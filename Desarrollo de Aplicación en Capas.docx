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EBB15" w14:textId="77777777" w:rsidR="00255023" w:rsidRPr="00E94DC2" w:rsidRDefault="00255023" w:rsidP="00255023">
      <w:pPr>
        <w:spacing w:line="360" w:lineRule="auto"/>
        <w:jc w:val="center"/>
        <w:rPr>
          <w:rFonts w:ascii="Times New Roman" w:eastAsia="Arial" w:hAnsi="Times New Roman" w:cs="Times New Roman"/>
          <w:b/>
          <w:szCs w:val="24"/>
        </w:rPr>
      </w:pPr>
      <w:ins w:id="0" w:author="jhon leturne" w:date="2023-12-30T10:47:00Z">
        <w:r w:rsidRPr="008306B0">
          <w:rPr>
            <w:b/>
            <w:bCs/>
            <w:noProof/>
          </w:rPr>
          <w:drawing>
            <wp:anchor distT="0" distB="0" distL="114300" distR="114300" simplePos="0" relativeHeight="251659264" behindDoc="0" locked="0" layoutInCell="1" allowOverlap="1" wp14:anchorId="15EAEE63" wp14:editId="16BBB237">
              <wp:simplePos x="0" y="0"/>
              <wp:positionH relativeFrom="margin">
                <wp:posOffset>5381625</wp:posOffset>
              </wp:positionH>
              <wp:positionV relativeFrom="paragraph">
                <wp:posOffset>0</wp:posOffset>
              </wp:positionV>
              <wp:extent cx="762000" cy="755015"/>
              <wp:effectExtent l="0" t="0" r="0" b="6985"/>
              <wp:wrapSquare wrapText="bothSides"/>
              <wp:docPr id="5" name="Picture 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000" cy="755015"/>
                      </a:xfrm>
                      <a:prstGeom prst="rect">
                        <a:avLst/>
                      </a:prstGeom>
                    </pic:spPr>
                  </pic:pic>
                </a:graphicData>
              </a:graphic>
            </wp:anchor>
          </w:drawing>
        </w:r>
        <w:r w:rsidRPr="008306B0">
          <w:rPr>
            <w:b/>
            <w:bCs/>
            <w:noProof/>
          </w:rPr>
          <w:drawing>
            <wp:anchor distT="0" distB="0" distL="114300" distR="114300" simplePos="0" relativeHeight="251658240" behindDoc="0" locked="0" layoutInCell="1" allowOverlap="1" wp14:anchorId="47B89485" wp14:editId="028DD89D">
              <wp:simplePos x="0" y="0"/>
              <wp:positionH relativeFrom="margin">
                <wp:posOffset>-180975</wp:posOffset>
              </wp:positionH>
              <wp:positionV relativeFrom="paragraph">
                <wp:posOffset>1905</wp:posOffset>
              </wp:positionV>
              <wp:extent cx="704850" cy="815340"/>
              <wp:effectExtent l="0" t="0" r="0" b="3810"/>
              <wp:wrapSquare wrapText="bothSides"/>
              <wp:docPr id="4"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850" cy="815340"/>
                      </a:xfrm>
                      <a:prstGeom prst="rect">
                        <a:avLst/>
                      </a:prstGeom>
                    </pic:spPr>
                  </pic:pic>
                </a:graphicData>
              </a:graphic>
              <wp14:sizeRelH relativeFrom="margin">
                <wp14:pctWidth>0</wp14:pctWidth>
              </wp14:sizeRelH>
              <wp14:sizeRelV relativeFrom="margin">
                <wp14:pctHeight>0</wp14:pctHeight>
              </wp14:sizeRelV>
            </wp:anchor>
          </w:drawing>
        </w:r>
      </w:ins>
      <w:r w:rsidRPr="00E94DC2">
        <w:rPr>
          <w:rFonts w:ascii="Times New Roman" w:eastAsia="Arial" w:hAnsi="Times New Roman" w:cs="Times New Roman"/>
          <w:b/>
          <w:szCs w:val="24"/>
        </w:rPr>
        <w:t>UNIVERSIDAD TÉCNICA ESTATAL DE QUEVEDO</w:t>
      </w:r>
    </w:p>
    <w:p w14:paraId="78ABEFAA" w14:textId="77777777" w:rsidR="00255023" w:rsidRPr="00E94DC2" w:rsidRDefault="00255023" w:rsidP="00255023">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Facultad de ciencias de la ingeniería</w:t>
      </w:r>
    </w:p>
    <w:p w14:paraId="77164131" w14:textId="77777777" w:rsidR="00255023" w:rsidRPr="00E94DC2" w:rsidRDefault="00255023" w:rsidP="00255023">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 </w:t>
      </w:r>
    </w:p>
    <w:p w14:paraId="2BCFFF7F" w14:textId="77777777" w:rsidR="00255023" w:rsidRPr="00E94DC2" w:rsidRDefault="00255023" w:rsidP="00255023">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ESTUDIANTE:</w:t>
      </w:r>
    </w:p>
    <w:p w14:paraId="65896701" w14:textId="77777777" w:rsidR="00255023" w:rsidRPr="00793EDA" w:rsidRDefault="00255023" w:rsidP="00255023">
      <w:pPr>
        <w:spacing w:line="360" w:lineRule="auto"/>
        <w:jc w:val="center"/>
        <w:rPr>
          <w:rFonts w:ascii="Times New Roman" w:eastAsia="Arial" w:hAnsi="Times New Roman" w:cs="Times New Roman"/>
          <w:szCs w:val="24"/>
        </w:rPr>
      </w:pPr>
      <w:r w:rsidRPr="00793EDA">
        <w:rPr>
          <w:rFonts w:ascii="Times New Roman" w:eastAsia="Arial" w:hAnsi="Times New Roman" w:cs="Times New Roman"/>
          <w:szCs w:val="24"/>
        </w:rPr>
        <w:t>CHICA VALFRE VALESKA SOFIA</w:t>
      </w:r>
    </w:p>
    <w:p w14:paraId="63417038" w14:textId="77777777" w:rsidR="00255023" w:rsidRDefault="00255023" w:rsidP="00255023">
      <w:pPr>
        <w:spacing w:line="360" w:lineRule="auto"/>
        <w:jc w:val="center"/>
        <w:rPr>
          <w:rFonts w:ascii="Times New Roman" w:eastAsia="Arial" w:hAnsi="Times New Roman" w:cs="Times New Roman"/>
          <w:szCs w:val="24"/>
        </w:rPr>
      </w:pPr>
      <w:r w:rsidRPr="00793EDA">
        <w:rPr>
          <w:rFonts w:ascii="Times New Roman" w:eastAsia="Arial" w:hAnsi="Times New Roman" w:cs="Times New Roman"/>
          <w:szCs w:val="24"/>
        </w:rPr>
        <w:t>LETURNE PLUAS JHON BYRON</w:t>
      </w:r>
    </w:p>
    <w:p w14:paraId="607B12E5" w14:textId="77777777" w:rsidR="00255023" w:rsidRPr="00E94DC2" w:rsidRDefault="00255023" w:rsidP="00255023">
      <w:pPr>
        <w:spacing w:line="360" w:lineRule="auto"/>
        <w:jc w:val="center"/>
        <w:rPr>
          <w:rFonts w:ascii="Times New Roman" w:eastAsia="Arial" w:hAnsi="Times New Roman" w:cs="Times New Roman"/>
          <w:szCs w:val="24"/>
        </w:rPr>
      </w:pPr>
    </w:p>
    <w:p w14:paraId="6C90D360" w14:textId="77777777" w:rsidR="00255023" w:rsidRPr="00E94DC2" w:rsidRDefault="00255023" w:rsidP="00255023">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CARRERA:</w:t>
      </w:r>
    </w:p>
    <w:p w14:paraId="0B09F134" w14:textId="77777777" w:rsidR="00255023" w:rsidRDefault="00255023" w:rsidP="00255023">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Ingeniería de software </w:t>
      </w:r>
    </w:p>
    <w:p w14:paraId="17771DF4" w14:textId="77777777" w:rsidR="00255023" w:rsidRPr="00E94DC2" w:rsidRDefault="00255023" w:rsidP="00255023">
      <w:pPr>
        <w:spacing w:line="360" w:lineRule="auto"/>
        <w:jc w:val="center"/>
        <w:rPr>
          <w:rFonts w:ascii="Times New Roman" w:eastAsia="Arial" w:hAnsi="Times New Roman" w:cs="Times New Roman"/>
          <w:szCs w:val="24"/>
        </w:rPr>
      </w:pPr>
    </w:p>
    <w:p w14:paraId="4FC4C6BF" w14:textId="77777777" w:rsidR="00255023" w:rsidRPr="00FF2D28" w:rsidRDefault="00255023" w:rsidP="00255023">
      <w:pPr>
        <w:spacing w:line="360" w:lineRule="auto"/>
        <w:jc w:val="center"/>
        <w:rPr>
          <w:rFonts w:ascii="Times New Roman" w:eastAsia="Arial" w:hAnsi="Times New Roman" w:cs="Times New Roman"/>
          <w:szCs w:val="24"/>
          <w:lang w:val="pt-PT"/>
        </w:rPr>
      </w:pPr>
      <w:r w:rsidRPr="00FF2D28">
        <w:rPr>
          <w:rFonts w:ascii="Times New Roman" w:eastAsia="Arial" w:hAnsi="Times New Roman" w:cs="Times New Roman"/>
          <w:b/>
          <w:szCs w:val="24"/>
          <w:lang w:val="pt-PT"/>
        </w:rPr>
        <w:t>CURSO</w:t>
      </w:r>
      <w:r w:rsidRPr="00FF2D28">
        <w:rPr>
          <w:rFonts w:ascii="Times New Roman" w:eastAsia="Arial" w:hAnsi="Times New Roman" w:cs="Times New Roman"/>
          <w:szCs w:val="24"/>
          <w:lang w:val="pt-PT"/>
        </w:rPr>
        <w:t>:</w:t>
      </w:r>
    </w:p>
    <w:p w14:paraId="4B097490" w14:textId="77777777" w:rsidR="00255023" w:rsidRPr="00FF2D28" w:rsidRDefault="00255023" w:rsidP="00255023">
      <w:pPr>
        <w:spacing w:line="360" w:lineRule="auto"/>
        <w:jc w:val="center"/>
        <w:rPr>
          <w:rFonts w:ascii="Times New Roman" w:eastAsia="Arial" w:hAnsi="Times New Roman" w:cs="Times New Roman"/>
          <w:szCs w:val="24"/>
          <w:lang w:val="pt-PT"/>
        </w:rPr>
      </w:pPr>
      <w:r w:rsidRPr="00FF2D28">
        <w:rPr>
          <w:rFonts w:ascii="Times New Roman" w:eastAsia="Arial" w:hAnsi="Times New Roman" w:cs="Times New Roman"/>
          <w:szCs w:val="24"/>
          <w:lang w:val="pt-PT"/>
        </w:rPr>
        <w:t>7to Software “A”</w:t>
      </w:r>
    </w:p>
    <w:p w14:paraId="44C996B9" w14:textId="77777777" w:rsidR="00255023" w:rsidRPr="00FF2D28" w:rsidRDefault="00255023" w:rsidP="00255023">
      <w:pPr>
        <w:spacing w:line="360" w:lineRule="auto"/>
        <w:jc w:val="center"/>
        <w:rPr>
          <w:rFonts w:ascii="Times New Roman" w:eastAsia="Arial" w:hAnsi="Times New Roman" w:cs="Times New Roman"/>
          <w:szCs w:val="24"/>
          <w:lang w:val="pt-PT"/>
        </w:rPr>
      </w:pPr>
    </w:p>
    <w:p w14:paraId="04A80BF4" w14:textId="77777777" w:rsidR="00255023" w:rsidRPr="00FF2D28" w:rsidRDefault="00255023" w:rsidP="00255023">
      <w:pPr>
        <w:spacing w:line="360" w:lineRule="auto"/>
        <w:jc w:val="center"/>
        <w:rPr>
          <w:rFonts w:ascii="Times New Roman" w:eastAsia="Arial" w:hAnsi="Times New Roman" w:cs="Times New Roman"/>
          <w:b/>
          <w:szCs w:val="24"/>
          <w:lang w:val="pt-PT"/>
        </w:rPr>
      </w:pPr>
      <w:r w:rsidRPr="00FF2D28">
        <w:rPr>
          <w:rFonts w:ascii="Times New Roman" w:eastAsia="Arial" w:hAnsi="Times New Roman" w:cs="Times New Roman"/>
          <w:b/>
          <w:szCs w:val="24"/>
          <w:lang w:val="pt-PT"/>
        </w:rPr>
        <w:t>ASIGNATURA:</w:t>
      </w:r>
    </w:p>
    <w:p w14:paraId="3DDF53D3" w14:textId="77777777" w:rsidR="00255023" w:rsidRDefault="00255023" w:rsidP="00255023">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Aplicaciones distribuidas</w:t>
      </w:r>
    </w:p>
    <w:p w14:paraId="3B9FAABB" w14:textId="77777777" w:rsidR="00255023" w:rsidRPr="00E94DC2" w:rsidRDefault="00255023" w:rsidP="00255023">
      <w:pPr>
        <w:spacing w:line="360" w:lineRule="auto"/>
        <w:jc w:val="center"/>
        <w:rPr>
          <w:rFonts w:ascii="Times New Roman" w:eastAsia="Arial" w:hAnsi="Times New Roman" w:cs="Times New Roman"/>
          <w:szCs w:val="24"/>
        </w:rPr>
      </w:pPr>
    </w:p>
    <w:p w14:paraId="7765A30B" w14:textId="77777777" w:rsidR="00255023" w:rsidRPr="00E94DC2" w:rsidRDefault="00255023" w:rsidP="00255023">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DOCENTE:</w:t>
      </w:r>
    </w:p>
    <w:p w14:paraId="112CD868" w14:textId="77777777" w:rsidR="00255023" w:rsidRDefault="00255023" w:rsidP="00255023">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Ing. Guerrero Ulloa </w:t>
      </w:r>
      <w:proofErr w:type="spellStart"/>
      <w:r w:rsidRPr="00E94DC2">
        <w:rPr>
          <w:rFonts w:ascii="Times New Roman" w:eastAsia="Arial" w:hAnsi="Times New Roman" w:cs="Times New Roman"/>
          <w:szCs w:val="24"/>
        </w:rPr>
        <w:t>Gleiston</w:t>
      </w:r>
      <w:proofErr w:type="spellEnd"/>
      <w:r w:rsidRPr="00E94DC2">
        <w:rPr>
          <w:rFonts w:ascii="Times New Roman" w:eastAsia="Arial" w:hAnsi="Times New Roman" w:cs="Times New Roman"/>
          <w:szCs w:val="24"/>
        </w:rPr>
        <w:t xml:space="preserve"> Cicerón, </w:t>
      </w:r>
      <w:proofErr w:type="spellStart"/>
      <w:r w:rsidRPr="00E94DC2">
        <w:rPr>
          <w:rFonts w:ascii="Times New Roman" w:eastAsia="Arial" w:hAnsi="Times New Roman" w:cs="Times New Roman"/>
          <w:szCs w:val="24"/>
        </w:rPr>
        <w:t>MSc</w:t>
      </w:r>
      <w:proofErr w:type="spellEnd"/>
      <w:r w:rsidRPr="00E94DC2">
        <w:rPr>
          <w:rFonts w:ascii="Times New Roman" w:eastAsia="Arial" w:hAnsi="Times New Roman" w:cs="Times New Roman"/>
          <w:szCs w:val="24"/>
        </w:rPr>
        <w:t xml:space="preserve"> </w:t>
      </w:r>
    </w:p>
    <w:p w14:paraId="0076C78E" w14:textId="77777777" w:rsidR="00255023" w:rsidRPr="00E94DC2" w:rsidRDefault="00255023" w:rsidP="00255023">
      <w:pPr>
        <w:spacing w:line="360" w:lineRule="auto"/>
        <w:jc w:val="center"/>
        <w:rPr>
          <w:rFonts w:ascii="Times New Roman" w:eastAsia="Arial" w:hAnsi="Times New Roman" w:cs="Times New Roman"/>
          <w:szCs w:val="24"/>
        </w:rPr>
      </w:pPr>
    </w:p>
    <w:p w14:paraId="67D247C8" w14:textId="77777777" w:rsidR="00255023" w:rsidRPr="00E94DC2" w:rsidRDefault="00255023" w:rsidP="00255023">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TEMA:</w:t>
      </w:r>
    </w:p>
    <w:p w14:paraId="63FEDF3A" w14:textId="03D01A35" w:rsidR="00FA434A" w:rsidRDefault="00255023" w:rsidP="00255023">
      <w:pPr>
        <w:jc w:val="center"/>
        <w:rPr>
          <w:rFonts w:ascii="Times New Roman" w:eastAsia="Arial" w:hAnsi="Times New Roman" w:cs="Times New Roman"/>
          <w:szCs w:val="24"/>
        </w:rPr>
      </w:pPr>
      <w:r w:rsidRPr="00255023">
        <w:rPr>
          <w:rFonts w:ascii="Times New Roman" w:eastAsia="Arial" w:hAnsi="Times New Roman" w:cs="Times New Roman"/>
          <w:szCs w:val="24"/>
        </w:rPr>
        <w:t>Desarrollo de Aplicación en Capas</w:t>
      </w:r>
    </w:p>
    <w:p w14:paraId="06E4F4A6" w14:textId="77777777" w:rsidR="00255023" w:rsidRDefault="00255023" w:rsidP="00255023">
      <w:pPr>
        <w:jc w:val="center"/>
        <w:rPr>
          <w:rFonts w:ascii="Times New Roman" w:eastAsia="Arial" w:hAnsi="Times New Roman" w:cs="Times New Roman"/>
          <w:szCs w:val="24"/>
        </w:rPr>
      </w:pPr>
    </w:p>
    <w:p w14:paraId="08379498" w14:textId="77777777" w:rsidR="00255023" w:rsidRDefault="00255023" w:rsidP="00255023">
      <w:pPr>
        <w:jc w:val="center"/>
        <w:rPr>
          <w:rFonts w:ascii="Times New Roman" w:eastAsia="Arial" w:hAnsi="Times New Roman" w:cs="Times New Roman"/>
          <w:szCs w:val="24"/>
        </w:rPr>
      </w:pPr>
    </w:p>
    <w:p w14:paraId="211F9A95" w14:textId="77777777" w:rsidR="00255023" w:rsidRDefault="00255023" w:rsidP="00255023">
      <w:pPr>
        <w:jc w:val="center"/>
        <w:rPr>
          <w:rFonts w:ascii="Times New Roman" w:eastAsia="Arial" w:hAnsi="Times New Roman" w:cs="Times New Roman"/>
          <w:szCs w:val="24"/>
        </w:rPr>
      </w:pPr>
    </w:p>
    <w:p w14:paraId="6915A233" w14:textId="77777777" w:rsidR="00255023" w:rsidRDefault="00255023" w:rsidP="00255023">
      <w:pPr>
        <w:jc w:val="center"/>
        <w:rPr>
          <w:rFonts w:ascii="Times New Roman" w:eastAsia="Arial" w:hAnsi="Times New Roman" w:cs="Times New Roman"/>
          <w:szCs w:val="24"/>
        </w:rPr>
      </w:pPr>
    </w:p>
    <w:p w14:paraId="5743C3E3" w14:textId="77777777" w:rsidR="00255023" w:rsidRDefault="00255023" w:rsidP="00255023">
      <w:pPr>
        <w:jc w:val="center"/>
        <w:rPr>
          <w:rFonts w:ascii="Times New Roman" w:eastAsia="Arial" w:hAnsi="Times New Roman" w:cs="Times New Roman"/>
          <w:szCs w:val="24"/>
        </w:rPr>
      </w:pPr>
    </w:p>
    <w:p w14:paraId="7DA5A9AC" w14:textId="77777777" w:rsidR="00255023" w:rsidRDefault="00255023" w:rsidP="00255023">
      <w:pPr>
        <w:rPr>
          <w:rFonts w:ascii="Times New Roman" w:eastAsia="Arial" w:hAnsi="Times New Roman" w:cs="Times New Roman"/>
          <w:szCs w:val="24"/>
        </w:rPr>
      </w:pPr>
    </w:p>
    <w:sdt>
      <w:sdtPr>
        <w:rPr>
          <w:rFonts w:ascii="Times New Roman" w:hAnsi="Times New Roman" w:cs="Times New Roman"/>
        </w:rPr>
        <w:id w:val="1624732228"/>
        <w:docPartObj>
          <w:docPartGallery w:val="Table of Contents"/>
          <w:docPartUnique/>
        </w:docPartObj>
      </w:sdtPr>
      <w:sdtEndPr>
        <w:rPr>
          <w:rFonts w:eastAsiaTheme="minorHAnsi"/>
          <w:b/>
          <w:bCs/>
          <w:color w:val="auto"/>
          <w:kern w:val="2"/>
          <w:sz w:val="24"/>
          <w:szCs w:val="24"/>
          <w:lang w:val="es-EC" w:eastAsia="en-US"/>
          <w14:ligatures w14:val="standardContextual"/>
        </w:rPr>
      </w:sdtEndPr>
      <w:sdtContent>
        <w:p w14:paraId="3140CD2D" w14:textId="5E6DABFD" w:rsidR="00917067" w:rsidRPr="00917067" w:rsidRDefault="00917067">
          <w:pPr>
            <w:pStyle w:val="TtuloTDC"/>
            <w:rPr>
              <w:rFonts w:ascii="Times New Roman" w:hAnsi="Times New Roman" w:cs="Times New Roman"/>
              <w:b/>
              <w:bCs/>
              <w:color w:val="000000" w:themeColor="text1"/>
            </w:rPr>
          </w:pPr>
          <w:r w:rsidRPr="00917067">
            <w:rPr>
              <w:rFonts w:ascii="Times New Roman" w:hAnsi="Times New Roman" w:cs="Times New Roman"/>
              <w:b/>
              <w:bCs/>
              <w:color w:val="000000" w:themeColor="text1"/>
            </w:rPr>
            <w:t>Contenido</w:t>
          </w:r>
        </w:p>
        <w:p w14:paraId="7B85B8F3" w14:textId="12259237" w:rsidR="00392F70" w:rsidRPr="00392F70" w:rsidRDefault="00917067">
          <w:pPr>
            <w:pStyle w:val="TDC1"/>
            <w:tabs>
              <w:tab w:val="left" w:pos="440"/>
              <w:tab w:val="right" w:leader="dot" w:pos="9038"/>
            </w:tabs>
            <w:rPr>
              <w:rFonts w:ascii="Times New Roman" w:eastAsiaTheme="minorEastAsia" w:hAnsi="Times New Roman" w:cs="Times New Roman"/>
              <w:noProof/>
              <w:sz w:val="24"/>
              <w:szCs w:val="24"/>
              <w:lang w:val="es-ES" w:eastAsia="es-ES"/>
            </w:rPr>
          </w:pPr>
          <w:r w:rsidRPr="008B34D9">
            <w:rPr>
              <w:rFonts w:ascii="Times New Roman" w:hAnsi="Times New Roman" w:cs="Times New Roman"/>
              <w:sz w:val="24"/>
              <w:szCs w:val="24"/>
            </w:rPr>
            <w:fldChar w:fldCharType="begin"/>
          </w:r>
          <w:r w:rsidRPr="008B34D9">
            <w:rPr>
              <w:rFonts w:ascii="Times New Roman" w:hAnsi="Times New Roman" w:cs="Times New Roman"/>
              <w:sz w:val="24"/>
              <w:szCs w:val="24"/>
            </w:rPr>
            <w:instrText xml:space="preserve"> TOC \o "1-3" \h \z \u </w:instrText>
          </w:r>
          <w:r w:rsidRPr="008B34D9">
            <w:rPr>
              <w:rFonts w:ascii="Times New Roman" w:hAnsi="Times New Roman" w:cs="Times New Roman"/>
              <w:sz w:val="24"/>
              <w:szCs w:val="24"/>
            </w:rPr>
            <w:fldChar w:fldCharType="separate"/>
          </w:r>
          <w:hyperlink w:anchor="_Toc158500137" w:history="1">
            <w:r w:rsidR="00392F70" w:rsidRPr="00392F70">
              <w:rPr>
                <w:rStyle w:val="Hipervnculo"/>
                <w:rFonts w:ascii="Times New Roman" w:hAnsi="Times New Roman" w:cs="Times New Roman"/>
                <w:noProof/>
                <w:sz w:val="24"/>
                <w:szCs w:val="24"/>
              </w:rPr>
              <w:t>1.</w:t>
            </w:r>
            <w:r w:rsidR="00392F70" w:rsidRPr="00392F70">
              <w:rPr>
                <w:rFonts w:ascii="Times New Roman" w:eastAsiaTheme="minorEastAsia" w:hAnsi="Times New Roman" w:cs="Times New Roman"/>
                <w:noProof/>
                <w:sz w:val="24"/>
                <w:szCs w:val="24"/>
                <w:lang w:val="es-ES" w:eastAsia="es-ES"/>
              </w:rPr>
              <w:tab/>
            </w:r>
            <w:r w:rsidR="00392F70" w:rsidRPr="00392F70">
              <w:rPr>
                <w:rStyle w:val="Hipervnculo"/>
                <w:rFonts w:ascii="Times New Roman" w:hAnsi="Times New Roman" w:cs="Times New Roman"/>
                <w:noProof/>
                <w:sz w:val="24"/>
                <w:szCs w:val="24"/>
              </w:rPr>
              <w:t>Introducción</w:t>
            </w:r>
            <w:r w:rsidR="00392F70" w:rsidRPr="00392F70">
              <w:rPr>
                <w:rFonts w:ascii="Times New Roman" w:hAnsi="Times New Roman" w:cs="Times New Roman"/>
                <w:noProof/>
                <w:webHidden/>
                <w:sz w:val="24"/>
                <w:szCs w:val="24"/>
              </w:rPr>
              <w:tab/>
            </w:r>
            <w:r w:rsidR="00392F70" w:rsidRPr="00392F70">
              <w:rPr>
                <w:rFonts w:ascii="Times New Roman" w:hAnsi="Times New Roman" w:cs="Times New Roman"/>
                <w:noProof/>
                <w:webHidden/>
                <w:sz w:val="24"/>
                <w:szCs w:val="24"/>
              </w:rPr>
              <w:fldChar w:fldCharType="begin"/>
            </w:r>
            <w:r w:rsidR="00392F70" w:rsidRPr="00392F70">
              <w:rPr>
                <w:rFonts w:ascii="Times New Roman" w:hAnsi="Times New Roman" w:cs="Times New Roman"/>
                <w:noProof/>
                <w:webHidden/>
                <w:sz w:val="24"/>
                <w:szCs w:val="24"/>
              </w:rPr>
              <w:instrText xml:space="preserve"> PAGEREF _Toc158500137 \h </w:instrText>
            </w:r>
            <w:r w:rsidR="00392F70" w:rsidRPr="00392F70">
              <w:rPr>
                <w:rFonts w:ascii="Times New Roman" w:hAnsi="Times New Roman" w:cs="Times New Roman"/>
                <w:noProof/>
                <w:webHidden/>
                <w:sz w:val="24"/>
                <w:szCs w:val="24"/>
              </w:rPr>
            </w:r>
            <w:r w:rsidR="00392F70"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4</w:t>
            </w:r>
            <w:r w:rsidR="00392F70" w:rsidRPr="00392F70">
              <w:rPr>
                <w:rFonts w:ascii="Times New Roman" w:hAnsi="Times New Roman" w:cs="Times New Roman"/>
                <w:noProof/>
                <w:webHidden/>
                <w:sz w:val="24"/>
                <w:szCs w:val="24"/>
              </w:rPr>
              <w:fldChar w:fldCharType="end"/>
            </w:r>
          </w:hyperlink>
        </w:p>
        <w:p w14:paraId="54153225" w14:textId="0BA25B3C" w:rsidR="00392F70" w:rsidRPr="00392F70" w:rsidRDefault="00392F70">
          <w:pPr>
            <w:pStyle w:val="TDC1"/>
            <w:tabs>
              <w:tab w:val="left" w:pos="440"/>
              <w:tab w:val="right" w:leader="dot" w:pos="9038"/>
            </w:tabs>
            <w:rPr>
              <w:rFonts w:ascii="Times New Roman" w:eastAsiaTheme="minorEastAsia" w:hAnsi="Times New Roman" w:cs="Times New Roman"/>
              <w:noProof/>
              <w:sz w:val="24"/>
              <w:szCs w:val="24"/>
              <w:lang w:val="es-ES" w:eastAsia="es-ES"/>
            </w:rPr>
          </w:pPr>
          <w:hyperlink w:anchor="_Toc158500138" w:history="1">
            <w:r w:rsidRPr="00392F70">
              <w:rPr>
                <w:rStyle w:val="Hipervnculo"/>
                <w:rFonts w:ascii="Times New Roman" w:hAnsi="Times New Roman" w:cs="Times New Roman"/>
                <w:noProof/>
                <w:sz w:val="24"/>
                <w:szCs w:val="24"/>
              </w:rPr>
              <w:t>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Firebase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_Toc158500138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5</w:t>
            </w:r>
            <w:r w:rsidRPr="00392F70">
              <w:rPr>
                <w:rFonts w:ascii="Times New Roman" w:hAnsi="Times New Roman" w:cs="Times New Roman"/>
                <w:noProof/>
                <w:webHidden/>
                <w:sz w:val="24"/>
                <w:szCs w:val="24"/>
              </w:rPr>
              <w:fldChar w:fldCharType="end"/>
            </w:r>
          </w:hyperlink>
        </w:p>
        <w:p w14:paraId="4C31969F" w14:textId="1153F32C"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39" w:history="1">
            <w:r w:rsidRPr="00392F70">
              <w:rPr>
                <w:rStyle w:val="Hipervnculo"/>
                <w:rFonts w:ascii="Times New Roman" w:hAnsi="Times New Roman" w:cs="Times New Roman"/>
                <w:noProof/>
                <w:sz w:val="24"/>
                <w:szCs w:val="24"/>
              </w:rPr>
              <w:t>2.1.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Firebase como plataforma de desarrollo de aplicaciones en tiempo real.</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_Toc158500139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5</w:t>
            </w:r>
            <w:r w:rsidRPr="00392F70">
              <w:rPr>
                <w:rFonts w:ascii="Times New Roman" w:hAnsi="Times New Roman" w:cs="Times New Roman"/>
                <w:noProof/>
                <w:webHidden/>
                <w:sz w:val="24"/>
                <w:szCs w:val="24"/>
              </w:rPr>
              <w:fldChar w:fldCharType="end"/>
            </w:r>
          </w:hyperlink>
        </w:p>
        <w:p w14:paraId="256C4228" w14:textId="2F5D1882"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0" w:history="1">
            <w:r w:rsidRPr="00392F70">
              <w:rPr>
                <w:rStyle w:val="Hipervnculo"/>
                <w:rFonts w:ascii="Times New Roman" w:hAnsi="Times New Roman" w:cs="Times New Roman"/>
                <w:noProof/>
                <w:sz w:val="24"/>
                <w:szCs w:val="24"/>
              </w:rPr>
              <w:t>2.2.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Uso de Firebase Authentication para autenticación de usuarios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5</w:t>
            </w:r>
            <w:r w:rsidRPr="00392F70">
              <w:rPr>
                <w:rFonts w:ascii="Times New Roman" w:hAnsi="Times New Roman" w:cs="Times New Roman"/>
                <w:noProof/>
                <w:webHidden/>
                <w:sz w:val="24"/>
                <w:szCs w:val="24"/>
              </w:rPr>
              <w:fldChar w:fldCharType="end"/>
            </w:r>
          </w:hyperlink>
        </w:p>
        <w:p w14:paraId="4532BDB1" w14:textId="12E07202"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1" w:history="1">
            <w:r w:rsidRPr="00392F70">
              <w:rPr>
                <w:rStyle w:val="Hipervnculo"/>
                <w:rFonts w:ascii="Times New Roman" w:hAnsi="Times New Roman" w:cs="Times New Roman"/>
                <w:noProof/>
                <w:sz w:val="24"/>
                <w:szCs w:val="24"/>
              </w:rPr>
              <w:t>2.3.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Firebase Realtime Database para almacenamiento y sincronización de datos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6</w:t>
            </w:r>
            <w:r w:rsidRPr="00392F70">
              <w:rPr>
                <w:rFonts w:ascii="Times New Roman" w:hAnsi="Times New Roman" w:cs="Times New Roman"/>
                <w:noProof/>
                <w:webHidden/>
                <w:sz w:val="24"/>
                <w:szCs w:val="24"/>
              </w:rPr>
              <w:fldChar w:fldCharType="end"/>
            </w:r>
          </w:hyperlink>
        </w:p>
        <w:p w14:paraId="46A3FBE1" w14:textId="7455FA59"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2" w:history="1">
            <w:r w:rsidRPr="00392F70">
              <w:rPr>
                <w:rStyle w:val="Hipervnculo"/>
                <w:rFonts w:ascii="Times New Roman" w:hAnsi="Times New Roman" w:cs="Times New Roman"/>
                <w:noProof/>
                <w:sz w:val="24"/>
                <w:szCs w:val="24"/>
              </w:rPr>
              <w:t>2.4.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Firebase Cloud Functions para la lógica de servidor sin servidor</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7</w:t>
            </w:r>
            <w:r w:rsidRPr="00392F70">
              <w:rPr>
                <w:rFonts w:ascii="Times New Roman" w:hAnsi="Times New Roman" w:cs="Times New Roman"/>
                <w:noProof/>
                <w:webHidden/>
                <w:sz w:val="24"/>
                <w:szCs w:val="24"/>
              </w:rPr>
              <w:fldChar w:fldCharType="end"/>
            </w:r>
          </w:hyperlink>
        </w:p>
        <w:p w14:paraId="1C02B2A5" w14:textId="3305A777" w:rsidR="00392F70" w:rsidRPr="00392F70" w:rsidRDefault="00392F70">
          <w:pPr>
            <w:pStyle w:val="TDC1"/>
            <w:tabs>
              <w:tab w:val="left" w:pos="440"/>
              <w:tab w:val="right" w:leader="dot" w:pos="9038"/>
            </w:tabs>
            <w:rPr>
              <w:rFonts w:ascii="Times New Roman" w:eastAsiaTheme="minorEastAsia" w:hAnsi="Times New Roman" w:cs="Times New Roman"/>
              <w:noProof/>
              <w:sz w:val="24"/>
              <w:szCs w:val="24"/>
              <w:lang w:val="es-ES" w:eastAsia="es-ES"/>
            </w:rPr>
          </w:pPr>
          <w:hyperlink w:anchor="_Toc158500143" w:history="1">
            <w:r w:rsidRPr="00392F70">
              <w:rPr>
                <w:rStyle w:val="Hipervnculo"/>
                <w:rFonts w:ascii="Times New Roman" w:hAnsi="Times New Roman" w:cs="Times New Roman"/>
                <w:noProof/>
                <w:sz w:val="24"/>
                <w:szCs w:val="24"/>
              </w:rPr>
              <w:t>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Herramientas de Desarrollo de Microsoft Azure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8</w:t>
            </w:r>
            <w:r w:rsidRPr="00392F70">
              <w:rPr>
                <w:rFonts w:ascii="Times New Roman" w:hAnsi="Times New Roman" w:cs="Times New Roman"/>
                <w:noProof/>
                <w:webHidden/>
                <w:sz w:val="24"/>
                <w:szCs w:val="24"/>
              </w:rPr>
              <w:fldChar w:fldCharType="end"/>
            </w:r>
          </w:hyperlink>
        </w:p>
        <w:p w14:paraId="2E8C177E" w14:textId="588E0ED7"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4" w:history="1">
            <w:r w:rsidRPr="00392F70">
              <w:rPr>
                <w:rStyle w:val="Hipervnculo"/>
                <w:rFonts w:ascii="Times New Roman" w:hAnsi="Times New Roman" w:cs="Times New Roman"/>
                <w:noProof/>
                <w:sz w:val="24"/>
                <w:szCs w:val="24"/>
              </w:rPr>
              <w:t>3.1.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Azure como plataforma de servicios en la nube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8</w:t>
            </w:r>
            <w:r w:rsidRPr="00392F70">
              <w:rPr>
                <w:rFonts w:ascii="Times New Roman" w:hAnsi="Times New Roman" w:cs="Times New Roman"/>
                <w:noProof/>
                <w:webHidden/>
                <w:sz w:val="24"/>
                <w:szCs w:val="24"/>
              </w:rPr>
              <w:fldChar w:fldCharType="end"/>
            </w:r>
          </w:hyperlink>
        </w:p>
        <w:p w14:paraId="4F6E156A" w14:textId="0431C962"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5" w:history="1">
            <w:r w:rsidRPr="00392F70">
              <w:rPr>
                <w:rStyle w:val="Hipervnculo"/>
                <w:rFonts w:ascii="Times New Roman" w:hAnsi="Times New Roman" w:cs="Times New Roman"/>
                <w:noProof/>
                <w:sz w:val="24"/>
                <w:szCs w:val="24"/>
              </w:rPr>
              <w:t>3.2.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Azure App Service para la implementación de aplicaciones web y móviles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9</w:t>
            </w:r>
            <w:r w:rsidRPr="00392F70">
              <w:rPr>
                <w:rFonts w:ascii="Times New Roman" w:hAnsi="Times New Roman" w:cs="Times New Roman"/>
                <w:noProof/>
                <w:webHidden/>
                <w:sz w:val="24"/>
                <w:szCs w:val="24"/>
              </w:rPr>
              <w:fldChar w:fldCharType="end"/>
            </w:r>
          </w:hyperlink>
        </w:p>
        <w:p w14:paraId="4D3858C7" w14:textId="09DFC58B"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6" w:history="1">
            <w:r w:rsidRPr="00392F70">
              <w:rPr>
                <w:rStyle w:val="Hipervnculo"/>
                <w:rFonts w:ascii="Times New Roman" w:hAnsi="Times New Roman" w:cs="Times New Roman"/>
                <w:noProof/>
                <w:sz w:val="24"/>
                <w:szCs w:val="24"/>
              </w:rPr>
              <w:t>3.3.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Azure Functions para la creación de funciones sin servidor</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9</w:t>
            </w:r>
            <w:r w:rsidRPr="00392F70">
              <w:rPr>
                <w:rFonts w:ascii="Times New Roman" w:hAnsi="Times New Roman" w:cs="Times New Roman"/>
                <w:noProof/>
                <w:webHidden/>
                <w:sz w:val="24"/>
                <w:szCs w:val="24"/>
              </w:rPr>
              <w:fldChar w:fldCharType="end"/>
            </w:r>
          </w:hyperlink>
        </w:p>
        <w:p w14:paraId="05B298E6" w14:textId="5FD4E267"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7" w:history="1">
            <w:r w:rsidRPr="00392F70">
              <w:rPr>
                <w:rStyle w:val="Hipervnculo"/>
                <w:rFonts w:ascii="Times New Roman" w:hAnsi="Times New Roman" w:cs="Times New Roman"/>
                <w:noProof/>
                <w:sz w:val="24"/>
                <w:szCs w:val="24"/>
              </w:rPr>
              <w:t>3.4.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Azure SQL Database para el almacenamiento de datos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10</w:t>
            </w:r>
            <w:r w:rsidRPr="00392F70">
              <w:rPr>
                <w:rFonts w:ascii="Times New Roman" w:hAnsi="Times New Roman" w:cs="Times New Roman"/>
                <w:noProof/>
                <w:webHidden/>
                <w:sz w:val="24"/>
                <w:szCs w:val="24"/>
              </w:rPr>
              <w:fldChar w:fldCharType="end"/>
            </w:r>
          </w:hyperlink>
        </w:p>
        <w:p w14:paraId="2FA0516C" w14:textId="3329337D" w:rsidR="00392F70" w:rsidRPr="00392F70" w:rsidRDefault="00392F70">
          <w:pPr>
            <w:pStyle w:val="TDC1"/>
            <w:tabs>
              <w:tab w:val="left" w:pos="440"/>
              <w:tab w:val="right" w:leader="dot" w:pos="9038"/>
            </w:tabs>
            <w:rPr>
              <w:rFonts w:ascii="Times New Roman" w:eastAsiaTheme="minorEastAsia" w:hAnsi="Times New Roman" w:cs="Times New Roman"/>
              <w:noProof/>
              <w:sz w:val="24"/>
              <w:szCs w:val="24"/>
              <w:lang w:val="es-ES" w:eastAsia="es-ES"/>
            </w:rPr>
          </w:pPr>
          <w:hyperlink w:anchor="_Toc158500148" w:history="1">
            <w:r w:rsidRPr="00392F70">
              <w:rPr>
                <w:rStyle w:val="Hipervnculo"/>
                <w:rFonts w:ascii="Times New Roman" w:hAnsi="Times New Roman" w:cs="Times New Roman"/>
                <w:noProof/>
                <w:sz w:val="24"/>
                <w:szCs w:val="24"/>
              </w:rPr>
              <w:t>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Amazon Web Services (AWS)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11</w:t>
            </w:r>
            <w:r w:rsidRPr="00392F70">
              <w:rPr>
                <w:rFonts w:ascii="Times New Roman" w:hAnsi="Times New Roman" w:cs="Times New Roman"/>
                <w:noProof/>
                <w:webHidden/>
                <w:sz w:val="24"/>
                <w:szCs w:val="24"/>
              </w:rPr>
              <w:fldChar w:fldCharType="end"/>
            </w:r>
          </w:hyperlink>
        </w:p>
        <w:p w14:paraId="346079F8" w14:textId="45D93583"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49" w:history="1">
            <w:r w:rsidRPr="00392F70">
              <w:rPr>
                <w:rStyle w:val="Hipervnculo"/>
                <w:rFonts w:ascii="Times New Roman" w:hAnsi="Times New Roman" w:cs="Times New Roman"/>
                <w:noProof/>
                <w:sz w:val="24"/>
                <w:szCs w:val="24"/>
              </w:rPr>
              <w:t>4.1.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AWS como plataforma de servicios en la nube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_Toc158500149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11</w:t>
            </w:r>
            <w:r w:rsidRPr="00392F70">
              <w:rPr>
                <w:rFonts w:ascii="Times New Roman" w:hAnsi="Times New Roman" w:cs="Times New Roman"/>
                <w:noProof/>
                <w:webHidden/>
                <w:sz w:val="24"/>
                <w:szCs w:val="24"/>
              </w:rPr>
              <w:fldChar w:fldCharType="end"/>
            </w:r>
          </w:hyperlink>
        </w:p>
        <w:p w14:paraId="743401D9" w14:textId="072DD5C2"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0" w:history="1">
            <w:r w:rsidRPr="00392F70">
              <w:rPr>
                <w:rStyle w:val="Hipervnculo"/>
                <w:rFonts w:ascii="Times New Roman" w:hAnsi="Times New Roman" w:cs="Times New Roman"/>
                <w:noProof/>
                <w:sz w:val="24"/>
                <w:szCs w:val="24"/>
              </w:rPr>
              <w:t>4.2.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AWS Lambda para la ejecución de código sin servidor</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12</w:t>
            </w:r>
            <w:r w:rsidRPr="00392F70">
              <w:rPr>
                <w:rFonts w:ascii="Times New Roman" w:hAnsi="Times New Roman" w:cs="Times New Roman"/>
                <w:noProof/>
                <w:webHidden/>
                <w:sz w:val="24"/>
                <w:szCs w:val="24"/>
              </w:rPr>
              <w:fldChar w:fldCharType="end"/>
            </w:r>
          </w:hyperlink>
        </w:p>
        <w:p w14:paraId="0A37CB1C" w14:textId="0F803FD6"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1" w:history="1">
            <w:r w:rsidRPr="00392F70">
              <w:rPr>
                <w:rStyle w:val="Hipervnculo"/>
                <w:rFonts w:ascii="Times New Roman" w:hAnsi="Times New Roman" w:cs="Times New Roman"/>
                <w:noProof/>
                <w:sz w:val="24"/>
                <w:szCs w:val="24"/>
              </w:rPr>
              <w:t>4.3.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AWS DynamoDB para el almacenamiento de datos NoSQL</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13</w:t>
            </w:r>
            <w:r w:rsidRPr="00392F70">
              <w:rPr>
                <w:rFonts w:ascii="Times New Roman" w:hAnsi="Times New Roman" w:cs="Times New Roman"/>
                <w:noProof/>
                <w:webHidden/>
                <w:sz w:val="24"/>
                <w:szCs w:val="24"/>
              </w:rPr>
              <w:fldChar w:fldCharType="end"/>
            </w:r>
          </w:hyperlink>
        </w:p>
        <w:p w14:paraId="1977AC98" w14:textId="7A190608"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2" w:history="1">
            <w:r w:rsidRPr="00392F70">
              <w:rPr>
                <w:rStyle w:val="Hipervnculo"/>
                <w:rFonts w:ascii="Times New Roman" w:hAnsi="Times New Roman" w:cs="Times New Roman"/>
                <w:noProof/>
                <w:sz w:val="24"/>
                <w:szCs w:val="24"/>
              </w:rPr>
              <w:t>4.4.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AWS Cognito para la autenticación y autorización de usuarios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13</w:t>
            </w:r>
            <w:r w:rsidRPr="00392F70">
              <w:rPr>
                <w:rFonts w:ascii="Times New Roman" w:hAnsi="Times New Roman" w:cs="Times New Roman"/>
                <w:noProof/>
                <w:webHidden/>
                <w:sz w:val="24"/>
                <w:szCs w:val="24"/>
              </w:rPr>
              <w:fldChar w:fldCharType="end"/>
            </w:r>
          </w:hyperlink>
        </w:p>
        <w:p w14:paraId="1F24F845" w14:textId="59D9D832" w:rsidR="00392F70" w:rsidRPr="00392F70" w:rsidRDefault="00392F70">
          <w:pPr>
            <w:pStyle w:val="TDC1"/>
            <w:tabs>
              <w:tab w:val="left" w:pos="440"/>
              <w:tab w:val="right" w:leader="dot" w:pos="9038"/>
            </w:tabs>
            <w:rPr>
              <w:rFonts w:ascii="Times New Roman" w:eastAsiaTheme="minorEastAsia" w:hAnsi="Times New Roman" w:cs="Times New Roman"/>
              <w:noProof/>
              <w:sz w:val="24"/>
              <w:szCs w:val="24"/>
              <w:lang w:val="es-ES" w:eastAsia="es-ES"/>
            </w:rPr>
          </w:pPr>
          <w:hyperlink w:anchor="_Toc158500153" w:history="1">
            <w:r w:rsidRPr="00392F70">
              <w:rPr>
                <w:rStyle w:val="Hipervnculo"/>
                <w:rFonts w:ascii="Times New Roman" w:hAnsi="Times New Roman" w:cs="Times New Roman"/>
                <w:noProof/>
                <w:sz w:val="24"/>
                <w:szCs w:val="24"/>
              </w:rPr>
              <w:t>5.</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Practica (Firebase)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14</w:t>
            </w:r>
            <w:r w:rsidRPr="00392F70">
              <w:rPr>
                <w:rFonts w:ascii="Times New Roman" w:hAnsi="Times New Roman" w:cs="Times New Roman"/>
                <w:noProof/>
                <w:webHidden/>
                <w:sz w:val="24"/>
                <w:szCs w:val="24"/>
              </w:rPr>
              <w:fldChar w:fldCharType="end"/>
            </w:r>
          </w:hyperlink>
        </w:p>
        <w:p w14:paraId="6855399E" w14:textId="01EC068B"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4" w:history="1">
            <w:r w:rsidRPr="00392F70">
              <w:rPr>
                <w:rStyle w:val="Hipervnculo"/>
                <w:rFonts w:ascii="Times New Roman" w:hAnsi="Times New Roman" w:cs="Times New Roman"/>
                <w:noProof/>
                <w:sz w:val="24"/>
                <w:szCs w:val="24"/>
              </w:rPr>
              <w:t>5.1.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Tecnologías utilizadas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14</w:t>
            </w:r>
            <w:r w:rsidRPr="00392F70">
              <w:rPr>
                <w:rFonts w:ascii="Times New Roman" w:hAnsi="Times New Roman" w:cs="Times New Roman"/>
                <w:noProof/>
                <w:webHidden/>
                <w:sz w:val="24"/>
                <w:szCs w:val="24"/>
              </w:rPr>
              <w:fldChar w:fldCharType="end"/>
            </w:r>
          </w:hyperlink>
        </w:p>
        <w:p w14:paraId="28905856" w14:textId="2E1D3824"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5" w:history="1">
            <w:r w:rsidRPr="00392F70">
              <w:rPr>
                <w:rStyle w:val="Hipervnculo"/>
                <w:rFonts w:ascii="Times New Roman" w:hAnsi="Times New Roman" w:cs="Times New Roman"/>
                <w:noProof/>
                <w:sz w:val="24"/>
                <w:szCs w:val="24"/>
              </w:rPr>
              <w:t>5.2.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Diagrama de ejemplo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4499B156" w14:textId="322E6AFF"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6" w:history="1">
            <w:r w:rsidRPr="00392F70">
              <w:rPr>
                <w:rStyle w:val="Hipervnculo"/>
                <w:rFonts w:ascii="Times New Roman" w:hAnsi="Times New Roman" w:cs="Times New Roman"/>
                <w:noProof/>
                <w:sz w:val="24"/>
                <w:szCs w:val="24"/>
              </w:rPr>
              <w:t>5.3.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Firebase datos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5734FEC4" w14:textId="50E4ADD2"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57" w:history="1">
            <w:r w:rsidRPr="00392F70">
              <w:rPr>
                <w:rStyle w:val="Hipervnculo"/>
                <w:rFonts w:ascii="Times New Roman" w:hAnsi="Times New Roman" w:cs="Times New Roman"/>
                <w:noProof/>
                <w:sz w:val="24"/>
                <w:szCs w:val="24"/>
              </w:rPr>
              <w:t>5.3.1.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Colección productos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271E8CD5" w14:textId="797C9892"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58" w:history="1">
            <w:r w:rsidRPr="00392F70">
              <w:rPr>
                <w:rStyle w:val="Hipervnculo"/>
                <w:rFonts w:ascii="Times New Roman" w:hAnsi="Times New Roman" w:cs="Times New Roman"/>
                <w:noProof/>
                <w:sz w:val="24"/>
                <w:szCs w:val="24"/>
              </w:rPr>
              <w:t>5.3.2.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Colección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5A0D82DF" w14:textId="68F44B22"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59" w:history="1">
            <w:r w:rsidRPr="00392F70">
              <w:rPr>
                <w:rStyle w:val="Hipervnculo"/>
                <w:rFonts w:ascii="Times New Roman" w:hAnsi="Times New Roman" w:cs="Times New Roman"/>
                <w:noProof/>
                <w:sz w:val="24"/>
                <w:szCs w:val="24"/>
              </w:rPr>
              <w:t>5.4.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Organización del ejemplo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_Toc158500159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16</w:t>
            </w:r>
            <w:r w:rsidRPr="00392F70">
              <w:rPr>
                <w:rFonts w:ascii="Times New Roman" w:hAnsi="Times New Roman" w:cs="Times New Roman"/>
                <w:noProof/>
                <w:webHidden/>
                <w:sz w:val="24"/>
                <w:szCs w:val="24"/>
              </w:rPr>
              <w:fldChar w:fldCharType="end"/>
            </w:r>
          </w:hyperlink>
        </w:p>
        <w:p w14:paraId="53628764" w14:textId="5675EB26"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60" w:history="1">
            <w:r w:rsidRPr="00392F70">
              <w:rPr>
                <w:rStyle w:val="Hipervnculo"/>
                <w:rFonts w:ascii="Times New Roman" w:hAnsi="Times New Roman" w:cs="Times New Roman"/>
                <w:noProof/>
                <w:sz w:val="24"/>
                <w:szCs w:val="24"/>
              </w:rPr>
              <w:t>5.5.</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Dependencias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17</w:t>
            </w:r>
            <w:r w:rsidRPr="00392F70">
              <w:rPr>
                <w:rFonts w:ascii="Times New Roman" w:hAnsi="Times New Roman" w:cs="Times New Roman"/>
                <w:noProof/>
                <w:webHidden/>
                <w:sz w:val="24"/>
                <w:szCs w:val="24"/>
              </w:rPr>
              <w:fldChar w:fldCharType="end"/>
            </w:r>
          </w:hyperlink>
        </w:p>
        <w:p w14:paraId="05F0F421" w14:textId="779E4D5A"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61" w:history="1">
            <w:r w:rsidRPr="00392F70">
              <w:rPr>
                <w:rStyle w:val="Hipervnculo"/>
                <w:rFonts w:ascii="Times New Roman" w:hAnsi="Times New Roman" w:cs="Times New Roman"/>
                <w:noProof/>
                <w:sz w:val="24"/>
                <w:szCs w:val="24"/>
              </w:rPr>
              <w:t>5.6.</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Obtención de servicio de FireBase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17</w:t>
            </w:r>
            <w:r w:rsidRPr="00392F70">
              <w:rPr>
                <w:rFonts w:ascii="Times New Roman" w:hAnsi="Times New Roman" w:cs="Times New Roman"/>
                <w:noProof/>
                <w:webHidden/>
                <w:sz w:val="24"/>
                <w:szCs w:val="24"/>
              </w:rPr>
              <w:fldChar w:fldCharType="end"/>
            </w:r>
          </w:hyperlink>
        </w:p>
        <w:p w14:paraId="07D23F94" w14:textId="1E0C594E"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62" w:history="1">
            <w:r w:rsidRPr="00392F70">
              <w:rPr>
                <w:rStyle w:val="Hipervnculo"/>
                <w:rFonts w:ascii="Times New Roman" w:hAnsi="Times New Roman" w:cs="Times New Roman"/>
                <w:noProof/>
                <w:sz w:val="24"/>
                <w:szCs w:val="24"/>
              </w:rPr>
              <w:t>5.7.</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Paquete principal</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20</w:t>
            </w:r>
            <w:r w:rsidRPr="00392F70">
              <w:rPr>
                <w:rFonts w:ascii="Times New Roman" w:hAnsi="Times New Roman" w:cs="Times New Roman"/>
                <w:noProof/>
                <w:webHidden/>
                <w:sz w:val="24"/>
                <w:szCs w:val="24"/>
              </w:rPr>
              <w:fldChar w:fldCharType="end"/>
            </w:r>
          </w:hyperlink>
        </w:p>
        <w:p w14:paraId="27DDBCFA" w14:textId="31C14B77"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63" w:history="1">
            <w:r w:rsidRPr="00392F70">
              <w:rPr>
                <w:rStyle w:val="Hipervnculo"/>
                <w:rFonts w:ascii="Times New Roman" w:hAnsi="Times New Roman" w:cs="Times New Roman"/>
                <w:noProof/>
                <w:sz w:val="24"/>
                <w:szCs w:val="24"/>
              </w:rPr>
              <w:t>5.7.1.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Utilización de Firebase Java y Registro aplicación</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20</w:t>
            </w:r>
            <w:r w:rsidRPr="00392F70">
              <w:rPr>
                <w:rFonts w:ascii="Times New Roman" w:hAnsi="Times New Roman" w:cs="Times New Roman"/>
                <w:noProof/>
                <w:webHidden/>
                <w:sz w:val="24"/>
                <w:szCs w:val="24"/>
              </w:rPr>
              <w:fldChar w:fldCharType="end"/>
            </w:r>
          </w:hyperlink>
        </w:p>
        <w:p w14:paraId="00A77CBE" w14:textId="393E8928"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64" w:history="1">
            <w:r w:rsidRPr="00392F70">
              <w:rPr>
                <w:rStyle w:val="Hipervnculo"/>
                <w:rFonts w:ascii="Times New Roman" w:hAnsi="Times New Roman" w:cs="Times New Roman"/>
                <w:noProof/>
                <w:sz w:val="24"/>
                <w:szCs w:val="24"/>
              </w:rPr>
              <w:t>5.7.2.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Messages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22</w:t>
            </w:r>
            <w:r w:rsidRPr="00392F70">
              <w:rPr>
                <w:rFonts w:ascii="Times New Roman" w:hAnsi="Times New Roman" w:cs="Times New Roman"/>
                <w:noProof/>
                <w:webHidden/>
                <w:sz w:val="24"/>
                <w:szCs w:val="24"/>
              </w:rPr>
              <w:fldChar w:fldCharType="end"/>
            </w:r>
          </w:hyperlink>
        </w:p>
        <w:p w14:paraId="34694829" w14:textId="1128385A"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65" w:history="1">
            <w:r w:rsidRPr="00392F70">
              <w:rPr>
                <w:rStyle w:val="Hipervnculo"/>
                <w:rFonts w:ascii="Times New Roman" w:hAnsi="Times New Roman" w:cs="Times New Roman"/>
                <w:noProof/>
                <w:sz w:val="24"/>
                <w:szCs w:val="24"/>
              </w:rPr>
              <w:t>5.7.3.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Encriptación de contraseñas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22</w:t>
            </w:r>
            <w:r w:rsidRPr="00392F70">
              <w:rPr>
                <w:rFonts w:ascii="Times New Roman" w:hAnsi="Times New Roman" w:cs="Times New Roman"/>
                <w:noProof/>
                <w:webHidden/>
                <w:sz w:val="24"/>
                <w:szCs w:val="24"/>
              </w:rPr>
              <w:fldChar w:fldCharType="end"/>
            </w:r>
          </w:hyperlink>
        </w:p>
        <w:p w14:paraId="46021D25" w14:textId="4860B4A1"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66" w:history="1">
            <w:r w:rsidRPr="00392F70">
              <w:rPr>
                <w:rStyle w:val="Hipervnculo"/>
                <w:rFonts w:ascii="Times New Roman" w:hAnsi="Times New Roman" w:cs="Times New Roman"/>
                <w:noProof/>
                <w:sz w:val="24"/>
                <w:szCs w:val="24"/>
              </w:rPr>
              <w:t>5.8.</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Modelos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22</w:t>
            </w:r>
            <w:r w:rsidRPr="00392F70">
              <w:rPr>
                <w:rFonts w:ascii="Times New Roman" w:hAnsi="Times New Roman" w:cs="Times New Roman"/>
                <w:noProof/>
                <w:webHidden/>
                <w:sz w:val="24"/>
                <w:szCs w:val="24"/>
              </w:rPr>
              <w:fldChar w:fldCharType="end"/>
            </w:r>
          </w:hyperlink>
        </w:p>
        <w:p w14:paraId="5A24E806" w14:textId="7C190FCB"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67" w:history="1">
            <w:r w:rsidRPr="00392F70">
              <w:rPr>
                <w:rStyle w:val="Hipervnculo"/>
                <w:rFonts w:ascii="Times New Roman" w:hAnsi="Times New Roman" w:cs="Times New Roman"/>
                <w:noProof/>
                <w:sz w:val="24"/>
                <w:szCs w:val="24"/>
              </w:rPr>
              <w:t>5.8.1.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Modelo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22</w:t>
            </w:r>
            <w:r w:rsidRPr="00392F70">
              <w:rPr>
                <w:rFonts w:ascii="Times New Roman" w:hAnsi="Times New Roman" w:cs="Times New Roman"/>
                <w:noProof/>
                <w:webHidden/>
                <w:sz w:val="24"/>
                <w:szCs w:val="24"/>
              </w:rPr>
              <w:fldChar w:fldCharType="end"/>
            </w:r>
          </w:hyperlink>
        </w:p>
        <w:p w14:paraId="54E60C97" w14:textId="0B2052E5"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68" w:history="1">
            <w:r w:rsidRPr="00392F70">
              <w:rPr>
                <w:rStyle w:val="Hipervnculo"/>
                <w:rFonts w:ascii="Times New Roman" w:hAnsi="Times New Roman" w:cs="Times New Roman"/>
                <w:noProof/>
                <w:sz w:val="24"/>
                <w:szCs w:val="24"/>
              </w:rPr>
              <w:t>5.8.2.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Modelo producto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23</w:t>
            </w:r>
            <w:r w:rsidRPr="00392F70">
              <w:rPr>
                <w:rFonts w:ascii="Times New Roman" w:hAnsi="Times New Roman" w:cs="Times New Roman"/>
                <w:noProof/>
                <w:webHidden/>
                <w:sz w:val="24"/>
                <w:szCs w:val="24"/>
              </w:rPr>
              <w:fldChar w:fldCharType="end"/>
            </w:r>
          </w:hyperlink>
        </w:p>
        <w:p w14:paraId="187DD19A" w14:textId="3D1663C9"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69" w:history="1">
            <w:r w:rsidRPr="00392F70">
              <w:rPr>
                <w:rStyle w:val="Hipervnculo"/>
                <w:rFonts w:ascii="Times New Roman" w:hAnsi="Times New Roman" w:cs="Times New Roman"/>
                <w:noProof/>
                <w:sz w:val="24"/>
                <w:szCs w:val="24"/>
              </w:rPr>
              <w:t>5.9.</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Repositorio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_Toc158500169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23</w:t>
            </w:r>
            <w:r w:rsidRPr="00392F70">
              <w:rPr>
                <w:rFonts w:ascii="Times New Roman" w:hAnsi="Times New Roman" w:cs="Times New Roman"/>
                <w:noProof/>
                <w:webHidden/>
                <w:sz w:val="24"/>
                <w:szCs w:val="24"/>
              </w:rPr>
              <w:fldChar w:fldCharType="end"/>
            </w:r>
          </w:hyperlink>
        </w:p>
        <w:p w14:paraId="2DDEC522" w14:textId="33507319"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0" w:history="1">
            <w:r w:rsidRPr="00392F70">
              <w:rPr>
                <w:rStyle w:val="Hipervnculo"/>
                <w:rFonts w:ascii="Times New Roman" w:hAnsi="Times New Roman" w:cs="Times New Roman"/>
                <w:noProof/>
                <w:sz w:val="24"/>
                <w:szCs w:val="24"/>
              </w:rPr>
              <w:t>5.9.1.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Insertar y actualizar</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24</w:t>
            </w:r>
            <w:r w:rsidRPr="00392F70">
              <w:rPr>
                <w:rFonts w:ascii="Times New Roman" w:hAnsi="Times New Roman" w:cs="Times New Roman"/>
                <w:noProof/>
                <w:webHidden/>
                <w:sz w:val="24"/>
                <w:szCs w:val="24"/>
              </w:rPr>
              <w:fldChar w:fldCharType="end"/>
            </w:r>
          </w:hyperlink>
        </w:p>
        <w:p w14:paraId="563D6811" w14:textId="6101479D"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1" w:history="1">
            <w:r w:rsidRPr="00392F70">
              <w:rPr>
                <w:rStyle w:val="Hipervnculo"/>
                <w:rFonts w:ascii="Times New Roman" w:hAnsi="Times New Roman" w:cs="Times New Roman"/>
                <w:noProof/>
                <w:sz w:val="24"/>
                <w:szCs w:val="24"/>
              </w:rPr>
              <w:t>5.9.2.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rPr>
              <w:t>Lectura de datos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25</w:t>
            </w:r>
            <w:r w:rsidRPr="00392F70">
              <w:rPr>
                <w:rFonts w:ascii="Times New Roman" w:hAnsi="Times New Roman" w:cs="Times New Roman"/>
                <w:noProof/>
                <w:webHidden/>
                <w:sz w:val="24"/>
                <w:szCs w:val="24"/>
              </w:rPr>
              <w:fldChar w:fldCharType="end"/>
            </w:r>
          </w:hyperlink>
        </w:p>
        <w:p w14:paraId="0CCE2F4B" w14:textId="758C19F4"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2" w:history="1">
            <w:r w:rsidRPr="00392F70">
              <w:rPr>
                <w:rStyle w:val="Hipervnculo"/>
                <w:rFonts w:ascii="Times New Roman" w:hAnsi="Times New Roman" w:cs="Times New Roman"/>
                <w:noProof/>
                <w:sz w:val="24"/>
                <w:szCs w:val="24"/>
                <w:lang w:val="pt-PT"/>
              </w:rPr>
              <w:t>5.9.3.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pt-PT"/>
              </w:rPr>
              <w:t>Busqueda de datos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25</w:t>
            </w:r>
            <w:r w:rsidRPr="00392F70">
              <w:rPr>
                <w:rFonts w:ascii="Times New Roman" w:hAnsi="Times New Roman" w:cs="Times New Roman"/>
                <w:noProof/>
                <w:webHidden/>
                <w:sz w:val="24"/>
                <w:szCs w:val="24"/>
              </w:rPr>
              <w:fldChar w:fldCharType="end"/>
            </w:r>
          </w:hyperlink>
        </w:p>
        <w:p w14:paraId="5CF8FEED" w14:textId="363735E9"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3" w:history="1">
            <w:r w:rsidRPr="00392F70">
              <w:rPr>
                <w:rStyle w:val="Hipervnculo"/>
                <w:rFonts w:ascii="Times New Roman" w:hAnsi="Times New Roman" w:cs="Times New Roman"/>
                <w:noProof/>
                <w:sz w:val="24"/>
                <w:szCs w:val="24"/>
                <w:lang w:val="es-ES"/>
              </w:rPr>
              <w:t>5.9.4.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Eliminación de documentos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26</w:t>
            </w:r>
            <w:r w:rsidRPr="00392F70">
              <w:rPr>
                <w:rFonts w:ascii="Times New Roman" w:hAnsi="Times New Roman" w:cs="Times New Roman"/>
                <w:noProof/>
                <w:webHidden/>
                <w:sz w:val="24"/>
                <w:szCs w:val="24"/>
              </w:rPr>
              <w:fldChar w:fldCharType="end"/>
            </w:r>
          </w:hyperlink>
        </w:p>
        <w:p w14:paraId="5758AA28" w14:textId="6D598244" w:rsidR="00392F70" w:rsidRPr="00392F70" w:rsidRDefault="00392F70">
          <w:pPr>
            <w:pStyle w:val="TDC2"/>
            <w:tabs>
              <w:tab w:val="left" w:pos="1100"/>
              <w:tab w:val="right" w:leader="dot" w:pos="9038"/>
            </w:tabs>
            <w:rPr>
              <w:rFonts w:ascii="Times New Roman" w:eastAsiaTheme="minorEastAsia" w:hAnsi="Times New Roman" w:cs="Times New Roman"/>
              <w:noProof/>
              <w:sz w:val="24"/>
              <w:szCs w:val="24"/>
              <w:lang w:val="es-ES" w:eastAsia="es-ES"/>
            </w:rPr>
          </w:pPr>
          <w:hyperlink w:anchor="_Toc158500174" w:history="1">
            <w:r w:rsidRPr="00392F70">
              <w:rPr>
                <w:rStyle w:val="Hipervnculo"/>
                <w:rFonts w:ascii="Times New Roman" w:hAnsi="Times New Roman" w:cs="Times New Roman"/>
                <w:noProof/>
                <w:sz w:val="24"/>
                <w:szCs w:val="24"/>
                <w:lang w:val="es-ES"/>
              </w:rPr>
              <w:t>5.10.</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Servicios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26</w:t>
            </w:r>
            <w:r w:rsidRPr="00392F70">
              <w:rPr>
                <w:rFonts w:ascii="Times New Roman" w:hAnsi="Times New Roman" w:cs="Times New Roman"/>
                <w:noProof/>
                <w:webHidden/>
                <w:sz w:val="24"/>
                <w:szCs w:val="24"/>
              </w:rPr>
              <w:fldChar w:fldCharType="end"/>
            </w:r>
          </w:hyperlink>
        </w:p>
        <w:p w14:paraId="7F84951F" w14:textId="4E260442"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5" w:history="1">
            <w:r w:rsidRPr="00392F70">
              <w:rPr>
                <w:rStyle w:val="Hipervnculo"/>
                <w:rFonts w:ascii="Times New Roman" w:hAnsi="Times New Roman" w:cs="Times New Roman"/>
                <w:noProof/>
                <w:sz w:val="24"/>
                <w:szCs w:val="24"/>
                <w:lang w:val="es-ES"/>
              </w:rPr>
              <w:t>5.10.1.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Servicio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27</w:t>
            </w:r>
            <w:r w:rsidRPr="00392F70">
              <w:rPr>
                <w:rFonts w:ascii="Times New Roman" w:hAnsi="Times New Roman" w:cs="Times New Roman"/>
                <w:noProof/>
                <w:webHidden/>
                <w:sz w:val="24"/>
                <w:szCs w:val="24"/>
              </w:rPr>
              <w:fldChar w:fldCharType="end"/>
            </w:r>
          </w:hyperlink>
        </w:p>
        <w:p w14:paraId="1C59C93D" w14:textId="3AC2D6AD"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6" w:history="1">
            <w:r w:rsidRPr="00392F70">
              <w:rPr>
                <w:rStyle w:val="Hipervnculo"/>
                <w:rFonts w:ascii="Times New Roman" w:hAnsi="Times New Roman" w:cs="Times New Roman"/>
                <w:noProof/>
                <w:sz w:val="24"/>
                <w:szCs w:val="24"/>
                <w:lang w:val="es-ES"/>
              </w:rPr>
              <w:t>5.10.2.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Servicio productos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27</w:t>
            </w:r>
            <w:r w:rsidRPr="00392F70">
              <w:rPr>
                <w:rFonts w:ascii="Times New Roman" w:hAnsi="Times New Roman" w:cs="Times New Roman"/>
                <w:noProof/>
                <w:webHidden/>
                <w:sz w:val="24"/>
                <w:szCs w:val="24"/>
              </w:rPr>
              <w:fldChar w:fldCharType="end"/>
            </w:r>
          </w:hyperlink>
        </w:p>
        <w:p w14:paraId="3B89F01E" w14:textId="5ECFC327" w:rsidR="00392F70" w:rsidRPr="00392F70" w:rsidRDefault="00392F70">
          <w:pPr>
            <w:pStyle w:val="TDC2"/>
            <w:tabs>
              <w:tab w:val="left" w:pos="1100"/>
              <w:tab w:val="right" w:leader="dot" w:pos="9038"/>
            </w:tabs>
            <w:rPr>
              <w:rFonts w:ascii="Times New Roman" w:eastAsiaTheme="minorEastAsia" w:hAnsi="Times New Roman" w:cs="Times New Roman"/>
              <w:noProof/>
              <w:sz w:val="24"/>
              <w:szCs w:val="24"/>
              <w:lang w:val="es-ES" w:eastAsia="es-ES"/>
            </w:rPr>
          </w:pPr>
          <w:hyperlink w:anchor="_Toc158500177" w:history="1">
            <w:r w:rsidRPr="00392F70">
              <w:rPr>
                <w:rStyle w:val="Hipervnculo"/>
                <w:rFonts w:ascii="Times New Roman" w:hAnsi="Times New Roman" w:cs="Times New Roman"/>
                <w:noProof/>
                <w:sz w:val="24"/>
                <w:szCs w:val="24"/>
                <w:lang w:val="es-ES"/>
              </w:rPr>
              <w:t>5.11.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Controladores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29</w:t>
            </w:r>
            <w:r w:rsidRPr="00392F70">
              <w:rPr>
                <w:rFonts w:ascii="Times New Roman" w:hAnsi="Times New Roman" w:cs="Times New Roman"/>
                <w:noProof/>
                <w:webHidden/>
                <w:sz w:val="24"/>
                <w:szCs w:val="24"/>
              </w:rPr>
              <w:fldChar w:fldCharType="end"/>
            </w:r>
          </w:hyperlink>
        </w:p>
        <w:p w14:paraId="35CD8943" w14:textId="080D46E5"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8" w:history="1">
            <w:r w:rsidRPr="00392F70">
              <w:rPr>
                <w:rStyle w:val="Hipervnculo"/>
                <w:rFonts w:ascii="Times New Roman" w:hAnsi="Times New Roman" w:cs="Times New Roman"/>
                <w:noProof/>
                <w:sz w:val="24"/>
                <w:szCs w:val="24"/>
                <w:lang w:val="es-ES"/>
              </w:rPr>
              <w:t>5.11.1.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Controlador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29</w:t>
            </w:r>
            <w:r w:rsidRPr="00392F70">
              <w:rPr>
                <w:rFonts w:ascii="Times New Roman" w:hAnsi="Times New Roman" w:cs="Times New Roman"/>
                <w:noProof/>
                <w:webHidden/>
                <w:sz w:val="24"/>
                <w:szCs w:val="24"/>
              </w:rPr>
              <w:fldChar w:fldCharType="end"/>
            </w:r>
          </w:hyperlink>
        </w:p>
        <w:p w14:paraId="2917AB6E" w14:textId="4E49032A"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79" w:history="1">
            <w:r w:rsidRPr="00392F70">
              <w:rPr>
                <w:rStyle w:val="Hipervnculo"/>
                <w:rFonts w:ascii="Times New Roman" w:hAnsi="Times New Roman" w:cs="Times New Roman"/>
                <w:noProof/>
                <w:sz w:val="24"/>
                <w:szCs w:val="24"/>
                <w:lang w:val="es-ES"/>
              </w:rPr>
              <w:t>5.11.2.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Controlador Producto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_Toc158500179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30</w:t>
            </w:r>
            <w:r w:rsidRPr="00392F70">
              <w:rPr>
                <w:rFonts w:ascii="Times New Roman" w:hAnsi="Times New Roman" w:cs="Times New Roman"/>
                <w:noProof/>
                <w:webHidden/>
                <w:sz w:val="24"/>
                <w:szCs w:val="24"/>
              </w:rPr>
              <w:fldChar w:fldCharType="end"/>
            </w:r>
          </w:hyperlink>
        </w:p>
        <w:p w14:paraId="0C185782" w14:textId="64B143C4" w:rsidR="00392F70" w:rsidRPr="00392F70" w:rsidRDefault="00392F70">
          <w:pPr>
            <w:pStyle w:val="TDC2"/>
            <w:tabs>
              <w:tab w:val="left" w:pos="880"/>
              <w:tab w:val="right" w:leader="dot" w:pos="9038"/>
            </w:tabs>
            <w:rPr>
              <w:rFonts w:ascii="Times New Roman" w:eastAsiaTheme="minorEastAsia" w:hAnsi="Times New Roman" w:cs="Times New Roman"/>
              <w:noProof/>
              <w:sz w:val="24"/>
              <w:szCs w:val="24"/>
              <w:lang w:val="es-ES" w:eastAsia="es-ES"/>
            </w:rPr>
          </w:pPr>
          <w:hyperlink w:anchor="_Toc158500180" w:history="1">
            <w:r w:rsidRPr="00392F70">
              <w:rPr>
                <w:rStyle w:val="Hipervnculo"/>
                <w:rFonts w:ascii="Times New Roman" w:hAnsi="Times New Roman" w:cs="Times New Roman"/>
                <w:noProof/>
                <w:sz w:val="24"/>
                <w:szCs w:val="24"/>
                <w:lang w:val="es-ES"/>
              </w:rPr>
              <w:t>5.12.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Vista Cliente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32</w:t>
            </w:r>
            <w:r w:rsidRPr="00392F70">
              <w:rPr>
                <w:rFonts w:ascii="Times New Roman" w:hAnsi="Times New Roman" w:cs="Times New Roman"/>
                <w:noProof/>
                <w:webHidden/>
                <w:sz w:val="24"/>
                <w:szCs w:val="24"/>
              </w:rPr>
              <w:fldChar w:fldCharType="end"/>
            </w:r>
          </w:hyperlink>
        </w:p>
        <w:p w14:paraId="1CE1C0B7" w14:textId="2CC136A8"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81" w:history="1">
            <w:r w:rsidRPr="00392F70">
              <w:rPr>
                <w:rStyle w:val="Hipervnculo"/>
                <w:rFonts w:ascii="Times New Roman" w:hAnsi="Times New Roman" w:cs="Times New Roman"/>
                <w:noProof/>
                <w:sz w:val="24"/>
                <w:szCs w:val="24"/>
                <w:lang w:val="es-ES"/>
              </w:rPr>
              <w:t>5.12.1.</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Login</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32</w:t>
            </w:r>
            <w:r w:rsidRPr="00392F70">
              <w:rPr>
                <w:rFonts w:ascii="Times New Roman" w:hAnsi="Times New Roman" w:cs="Times New Roman"/>
                <w:noProof/>
                <w:webHidden/>
                <w:sz w:val="24"/>
                <w:szCs w:val="24"/>
              </w:rPr>
              <w:fldChar w:fldCharType="end"/>
            </w:r>
          </w:hyperlink>
        </w:p>
        <w:p w14:paraId="1BAADF96" w14:textId="2B4C4089"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82" w:history="1">
            <w:r w:rsidRPr="00392F70">
              <w:rPr>
                <w:rStyle w:val="Hipervnculo"/>
                <w:rFonts w:ascii="Times New Roman" w:hAnsi="Times New Roman" w:cs="Times New Roman"/>
                <w:noProof/>
                <w:sz w:val="24"/>
                <w:szCs w:val="24"/>
                <w:lang w:val="es-ES"/>
              </w:rPr>
              <w:t>5.12.2.</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Registro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33</w:t>
            </w:r>
            <w:r w:rsidRPr="00392F70">
              <w:rPr>
                <w:rFonts w:ascii="Times New Roman" w:hAnsi="Times New Roman" w:cs="Times New Roman"/>
                <w:noProof/>
                <w:webHidden/>
                <w:sz w:val="24"/>
                <w:szCs w:val="24"/>
              </w:rPr>
              <w:fldChar w:fldCharType="end"/>
            </w:r>
          </w:hyperlink>
        </w:p>
        <w:p w14:paraId="05502C54" w14:textId="7341C0EE" w:rsidR="00392F70" w:rsidRPr="00392F70" w:rsidRDefault="00392F70">
          <w:pPr>
            <w:pStyle w:val="TDC3"/>
            <w:tabs>
              <w:tab w:val="left" w:pos="1320"/>
              <w:tab w:val="right" w:leader="dot" w:pos="9038"/>
            </w:tabs>
            <w:rPr>
              <w:rFonts w:ascii="Times New Roman" w:eastAsiaTheme="minorEastAsia" w:hAnsi="Times New Roman" w:cs="Times New Roman"/>
              <w:noProof/>
              <w:sz w:val="24"/>
              <w:szCs w:val="24"/>
              <w:lang w:val="es-ES" w:eastAsia="es-ES"/>
            </w:rPr>
          </w:pPr>
          <w:hyperlink w:anchor="_Toc158500183" w:history="1">
            <w:r w:rsidRPr="00392F70">
              <w:rPr>
                <w:rStyle w:val="Hipervnculo"/>
                <w:rFonts w:ascii="Times New Roman" w:hAnsi="Times New Roman" w:cs="Times New Roman"/>
                <w:noProof/>
                <w:sz w:val="24"/>
                <w:szCs w:val="24"/>
                <w:lang w:val="es-ES"/>
              </w:rPr>
              <w:t>5.12.3.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Registro productos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33</w:t>
            </w:r>
            <w:r w:rsidRPr="00392F70">
              <w:rPr>
                <w:rFonts w:ascii="Times New Roman" w:hAnsi="Times New Roman" w:cs="Times New Roman"/>
                <w:noProof/>
                <w:webHidden/>
                <w:sz w:val="24"/>
                <w:szCs w:val="24"/>
              </w:rPr>
              <w:fldChar w:fldCharType="end"/>
            </w:r>
          </w:hyperlink>
        </w:p>
        <w:p w14:paraId="6FC133C8" w14:textId="7C1FA824" w:rsidR="00392F70" w:rsidRPr="00392F70" w:rsidRDefault="00392F70">
          <w:pPr>
            <w:pStyle w:val="TDC2"/>
            <w:tabs>
              <w:tab w:val="left" w:pos="1100"/>
              <w:tab w:val="right" w:leader="dot" w:pos="9038"/>
            </w:tabs>
            <w:rPr>
              <w:rFonts w:ascii="Times New Roman" w:eastAsiaTheme="minorEastAsia" w:hAnsi="Times New Roman" w:cs="Times New Roman"/>
              <w:noProof/>
              <w:sz w:val="24"/>
              <w:szCs w:val="24"/>
              <w:lang w:val="es-ES" w:eastAsia="es-ES"/>
            </w:rPr>
          </w:pPr>
          <w:hyperlink w:anchor="_Toc158500184" w:history="1">
            <w:r w:rsidRPr="00392F70">
              <w:rPr>
                <w:rStyle w:val="Hipervnculo"/>
                <w:rFonts w:ascii="Times New Roman" w:hAnsi="Times New Roman" w:cs="Times New Roman"/>
                <w:noProof/>
                <w:sz w:val="24"/>
                <w:szCs w:val="24"/>
                <w:lang w:val="es-ES"/>
              </w:rPr>
              <w:t>5.13.</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Interfaces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35</w:t>
            </w:r>
            <w:r w:rsidRPr="00392F70">
              <w:rPr>
                <w:rFonts w:ascii="Times New Roman" w:hAnsi="Times New Roman" w:cs="Times New Roman"/>
                <w:noProof/>
                <w:webHidden/>
                <w:sz w:val="24"/>
                <w:szCs w:val="24"/>
              </w:rPr>
              <w:fldChar w:fldCharType="end"/>
            </w:r>
          </w:hyperlink>
        </w:p>
        <w:p w14:paraId="61EC725F" w14:textId="595F010A" w:rsidR="00392F70" w:rsidRPr="00392F70" w:rsidRDefault="00392F70">
          <w:pPr>
            <w:pStyle w:val="TDC2"/>
            <w:tabs>
              <w:tab w:val="left" w:pos="1100"/>
              <w:tab w:val="right" w:leader="dot" w:pos="9038"/>
            </w:tabs>
            <w:rPr>
              <w:rFonts w:ascii="Times New Roman" w:eastAsiaTheme="minorEastAsia" w:hAnsi="Times New Roman" w:cs="Times New Roman"/>
              <w:noProof/>
              <w:sz w:val="24"/>
              <w:szCs w:val="24"/>
              <w:lang w:val="es-ES" w:eastAsia="es-ES"/>
            </w:rPr>
          </w:pPr>
          <w:hyperlink w:anchor="_Toc158500185" w:history="1">
            <w:r w:rsidRPr="00392F70">
              <w:rPr>
                <w:rStyle w:val="Hipervnculo"/>
                <w:rFonts w:ascii="Times New Roman" w:hAnsi="Times New Roman" w:cs="Times New Roman"/>
                <w:noProof/>
                <w:sz w:val="24"/>
                <w:szCs w:val="24"/>
                <w:lang w:val="es-ES"/>
              </w:rPr>
              <w:t>5.14.</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GitHub ejemplo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37</w:t>
            </w:r>
            <w:r w:rsidRPr="00392F70">
              <w:rPr>
                <w:rFonts w:ascii="Times New Roman" w:hAnsi="Times New Roman" w:cs="Times New Roman"/>
                <w:noProof/>
                <w:webHidden/>
                <w:sz w:val="24"/>
                <w:szCs w:val="24"/>
              </w:rPr>
              <w:fldChar w:fldCharType="end"/>
            </w:r>
          </w:hyperlink>
        </w:p>
        <w:p w14:paraId="46EC83F2" w14:textId="220D8D08" w:rsidR="00392F70" w:rsidRPr="00392F70" w:rsidRDefault="00392F70">
          <w:pPr>
            <w:pStyle w:val="TDC1"/>
            <w:tabs>
              <w:tab w:val="left" w:pos="440"/>
              <w:tab w:val="right" w:leader="dot" w:pos="9038"/>
            </w:tabs>
            <w:rPr>
              <w:rFonts w:ascii="Times New Roman" w:eastAsiaTheme="minorEastAsia" w:hAnsi="Times New Roman" w:cs="Times New Roman"/>
              <w:noProof/>
              <w:sz w:val="24"/>
              <w:szCs w:val="24"/>
              <w:lang w:val="es-ES" w:eastAsia="es-ES"/>
            </w:rPr>
          </w:pPr>
          <w:hyperlink w:anchor="_Toc158500186" w:history="1">
            <w:r w:rsidRPr="00392F70">
              <w:rPr>
                <w:rStyle w:val="Hipervnculo"/>
                <w:rFonts w:ascii="Times New Roman" w:hAnsi="Times New Roman" w:cs="Times New Roman"/>
                <w:noProof/>
                <w:sz w:val="24"/>
                <w:szCs w:val="24"/>
                <w:lang w:val="es-ES"/>
              </w:rPr>
              <w:t>6.</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Conclusión</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37</w:t>
            </w:r>
            <w:r w:rsidRPr="00392F70">
              <w:rPr>
                <w:rFonts w:ascii="Times New Roman" w:hAnsi="Times New Roman" w:cs="Times New Roman"/>
                <w:noProof/>
                <w:webHidden/>
                <w:sz w:val="24"/>
                <w:szCs w:val="24"/>
              </w:rPr>
              <w:fldChar w:fldCharType="end"/>
            </w:r>
          </w:hyperlink>
        </w:p>
        <w:p w14:paraId="7A8EC828" w14:textId="7369FD58" w:rsidR="00392F70" w:rsidRDefault="00392F70">
          <w:pPr>
            <w:pStyle w:val="TDC1"/>
            <w:tabs>
              <w:tab w:val="left" w:pos="440"/>
              <w:tab w:val="right" w:leader="dot" w:pos="9038"/>
            </w:tabs>
            <w:rPr>
              <w:rFonts w:eastAsiaTheme="minorEastAsia"/>
              <w:noProof/>
              <w:lang w:val="es-ES" w:eastAsia="es-ES"/>
            </w:rPr>
          </w:pPr>
          <w:hyperlink w:anchor="_Toc158500187" w:history="1">
            <w:r w:rsidRPr="00392F70">
              <w:rPr>
                <w:rStyle w:val="Hipervnculo"/>
                <w:rFonts w:ascii="Times New Roman" w:hAnsi="Times New Roman" w:cs="Times New Roman"/>
                <w:noProof/>
                <w:sz w:val="24"/>
                <w:szCs w:val="24"/>
                <w:lang w:val="es-ES"/>
              </w:rPr>
              <w:t>7.</w:t>
            </w:r>
            <w:r w:rsidRPr="00392F70">
              <w:rPr>
                <w:rFonts w:ascii="Times New Roman" w:eastAsiaTheme="minorEastAsia" w:hAnsi="Times New Roman" w:cs="Times New Roman"/>
                <w:noProof/>
                <w:sz w:val="24"/>
                <w:szCs w:val="24"/>
                <w:lang w:val="es-ES" w:eastAsia="es-ES"/>
              </w:rPr>
              <w:tab/>
            </w:r>
            <w:r w:rsidRPr="00392F70">
              <w:rPr>
                <w:rStyle w:val="Hipervnculo"/>
                <w:rFonts w:ascii="Times New Roman" w:hAnsi="Times New Roman" w:cs="Times New Roman"/>
                <w:noProof/>
                <w:sz w:val="24"/>
                <w:szCs w:val="24"/>
                <w:lang w:val="es-ES"/>
              </w:rPr>
              <w:t>Bibliografía</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38</w:t>
            </w:r>
            <w:r w:rsidRPr="00392F70">
              <w:rPr>
                <w:rFonts w:ascii="Times New Roman" w:hAnsi="Times New Roman" w:cs="Times New Roman"/>
                <w:noProof/>
                <w:webHidden/>
                <w:sz w:val="24"/>
                <w:szCs w:val="24"/>
              </w:rPr>
              <w:fldChar w:fldCharType="end"/>
            </w:r>
          </w:hyperlink>
        </w:p>
        <w:p w14:paraId="7CB1F36A" w14:textId="53E920CF" w:rsidR="00255023" w:rsidRPr="00392F70" w:rsidRDefault="00917067" w:rsidP="00255023">
          <w:pPr>
            <w:rPr>
              <w:rFonts w:ascii="Times New Roman" w:hAnsi="Times New Roman" w:cs="Times New Roman"/>
              <w:sz w:val="24"/>
              <w:szCs w:val="24"/>
            </w:rPr>
          </w:pPr>
          <w:r w:rsidRPr="008B34D9">
            <w:rPr>
              <w:rFonts w:ascii="Times New Roman" w:hAnsi="Times New Roman" w:cs="Times New Roman"/>
              <w:b/>
              <w:bCs/>
              <w:sz w:val="24"/>
              <w:szCs w:val="24"/>
            </w:rPr>
            <w:fldChar w:fldCharType="end"/>
          </w:r>
        </w:p>
      </w:sdtContent>
    </w:sdt>
    <w:p w14:paraId="693FB223" w14:textId="460F62B1" w:rsidR="008B34D9" w:rsidRPr="008B34D9" w:rsidRDefault="008B34D9" w:rsidP="00255023">
      <w:pPr>
        <w:rPr>
          <w:rFonts w:ascii="Times New Roman" w:eastAsia="Arial" w:hAnsi="Times New Roman" w:cs="Times New Roman"/>
          <w:b/>
          <w:bCs/>
          <w:sz w:val="24"/>
          <w:szCs w:val="28"/>
        </w:rPr>
      </w:pPr>
      <w:r w:rsidRPr="008B34D9">
        <w:rPr>
          <w:rFonts w:ascii="Times New Roman" w:eastAsia="Arial" w:hAnsi="Times New Roman" w:cs="Times New Roman"/>
          <w:b/>
          <w:bCs/>
          <w:sz w:val="24"/>
          <w:szCs w:val="28"/>
        </w:rPr>
        <w:t>Ilustraciones</w:t>
      </w:r>
    </w:p>
    <w:p w14:paraId="21929ECE" w14:textId="0CE105AC" w:rsidR="00392F70" w:rsidRPr="00392F70" w:rsidRDefault="008B34D9">
      <w:pPr>
        <w:pStyle w:val="Tabladeilustraciones"/>
        <w:tabs>
          <w:tab w:val="right" w:leader="dot" w:pos="9038"/>
        </w:tabs>
        <w:rPr>
          <w:rFonts w:ascii="Times New Roman" w:eastAsiaTheme="minorEastAsia" w:hAnsi="Times New Roman" w:cs="Times New Roman"/>
          <w:noProof/>
          <w:sz w:val="24"/>
          <w:szCs w:val="24"/>
          <w:lang w:val="es-ES" w:eastAsia="es-ES"/>
        </w:rPr>
      </w:pPr>
      <w:r w:rsidRPr="00392F70">
        <w:rPr>
          <w:rFonts w:ascii="Times New Roman" w:eastAsia="Arial" w:hAnsi="Times New Roman" w:cs="Times New Roman"/>
          <w:b/>
          <w:bCs/>
          <w:sz w:val="24"/>
          <w:szCs w:val="24"/>
        </w:rPr>
        <w:fldChar w:fldCharType="begin"/>
      </w:r>
      <w:r w:rsidRPr="00392F70">
        <w:rPr>
          <w:rFonts w:ascii="Times New Roman" w:eastAsia="Arial" w:hAnsi="Times New Roman" w:cs="Times New Roman"/>
          <w:b/>
          <w:bCs/>
          <w:sz w:val="24"/>
          <w:szCs w:val="24"/>
        </w:rPr>
        <w:instrText xml:space="preserve"> TOC \h \z \c "Ilustración" </w:instrText>
      </w:r>
      <w:r w:rsidRPr="00392F70">
        <w:rPr>
          <w:rFonts w:ascii="Times New Roman" w:eastAsia="Arial" w:hAnsi="Times New Roman" w:cs="Times New Roman"/>
          <w:b/>
          <w:bCs/>
          <w:sz w:val="24"/>
          <w:szCs w:val="24"/>
        </w:rPr>
        <w:fldChar w:fldCharType="separate"/>
      </w:r>
      <w:hyperlink w:anchor="_Toc158500188" w:history="1">
        <w:r w:rsidR="00392F70" w:rsidRPr="00392F70">
          <w:rPr>
            <w:rStyle w:val="Hipervnculo"/>
            <w:rFonts w:ascii="Times New Roman" w:hAnsi="Times New Roman" w:cs="Times New Roman"/>
            <w:noProof/>
            <w:sz w:val="24"/>
            <w:szCs w:val="24"/>
          </w:rPr>
          <w:t>Ilustración 1 Diagrama de ejemplo de usuarios y productos</w:t>
        </w:r>
        <w:r w:rsidR="00392F70" w:rsidRPr="00392F70">
          <w:rPr>
            <w:rFonts w:ascii="Times New Roman" w:hAnsi="Times New Roman" w:cs="Times New Roman"/>
            <w:noProof/>
            <w:webHidden/>
            <w:sz w:val="24"/>
            <w:szCs w:val="24"/>
          </w:rPr>
          <w:tab/>
        </w:r>
        <w:r w:rsidR="00392F70" w:rsidRPr="00392F70">
          <w:rPr>
            <w:rFonts w:ascii="Times New Roman" w:hAnsi="Times New Roman" w:cs="Times New Roman"/>
            <w:noProof/>
            <w:webHidden/>
            <w:sz w:val="24"/>
            <w:szCs w:val="24"/>
          </w:rPr>
          <w:fldChar w:fldCharType="begin"/>
        </w:r>
        <w:r w:rsidR="00392F70" w:rsidRPr="00392F70">
          <w:rPr>
            <w:rFonts w:ascii="Times New Roman" w:hAnsi="Times New Roman" w:cs="Times New Roman"/>
            <w:noProof/>
            <w:webHidden/>
            <w:sz w:val="24"/>
            <w:szCs w:val="24"/>
          </w:rPr>
          <w:instrText xml:space="preserve"> PAGEREF _Toc158500188 \h </w:instrText>
        </w:r>
        <w:r w:rsidR="00392F70" w:rsidRPr="00392F70">
          <w:rPr>
            <w:rFonts w:ascii="Times New Roman" w:hAnsi="Times New Roman" w:cs="Times New Roman"/>
            <w:noProof/>
            <w:webHidden/>
            <w:sz w:val="24"/>
            <w:szCs w:val="24"/>
          </w:rPr>
        </w:r>
        <w:r w:rsidR="00392F70"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00392F70" w:rsidRPr="00392F70">
          <w:rPr>
            <w:rFonts w:ascii="Times New Roman" w:hAnsi="Times New Roman" w:cs="Times New Roman"/>
            <w:noProof/>
            <w:webHidden/>
            <w:sz w:val="24"/>
            <w:szCs w:val="24"/>
          </w:rPr>
          <w:fldChar w:fldCharType="end"/>
        </w:r>
      </w:hyperlink>
    </w:p>
    <w:p w14:paraId="10E2FEFC" w14:textId="296AEF6A"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89" w:history="1">
        <w:r w:rsidRPr="00392F70">
          <w:rPr>
            <w:rStyle w:val="Hipervnculo"/>
            <w:rFonts w:ascii="Times New Roman" w:hAnsi="Times New Roman" w:cs="Times New Roman"/>
            <w:noProof/>
            <w:sz w:val="24"/>
            <w:szCs w:val="24"/>
          </w:rPr>
          <w:t>Ilustración 2 Colección productos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_Toc158500189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6F5CBB39" w14:textId="01315721"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0" w:history="1">
        <w:r w:rsidRPr="00392F70">
          <w:rPr>
            <w:rStyle w:val="Hipervnculo"/>
            <w:rFonts w:ascii="Times New Roman" w:hAnsi="Times New Roman" w:cs="Times New Roman"/>
            <w:noProof/>
            <w:sz w:val="24"/>
            <w:szCs w:val="24"/>
          </w:rPr>
          <w:t>Ilustración 3 Colección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15</w:t>
        </w:r>
        <w:r w:rsidRPr="00392F70">
          <w:rPr>
            <w:rFonts w:ascii="Times New Roman" w:hAnsi="Times New Roman" w:cs="Times New Roman"/>
            <w:noProof/>
            <w:webHidden/>
            <w:sz w:val="24"/>
            <w:szCs w:val="24"/>
          </w:rPr>
          <w:fldChar w:fldCharType="end"/>
        </w:r>
      </w:hyperlink>
    </w:p>
    <w:p w14:paraId="538763F4" w14:textId="53A4F66C"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1" w:history="1">
        <w:r w:rsidRPr="00392F70">
          <w:rPr>
            <w:rStyle w:val="Hipervnculo"/>
            <w:rFonts w:ascii="Times New Roman" w:hAnsi="Times New Roman" w:cs="Times New Roman"/>
            <w:noProof/>
            <w:sz w:val="24"/>
            <w:szCs w:val="24"/>
          </w:rPr>
          <w:t>Ilustración 4 Organización de los paquetes (API)</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16</w:t>
        </w:r>
        <w:r w:rsidRPr="00392F70">
          <w:rPr>
            <w:rFonts w:ascii="Times New Roman" w:hAnsi="Times New Roman" w:cs="Times New Roman"/>
            <w:noProof/>
            <w:webHidden/>
            <w:sz w:val="24"/>
            <w:szCs w:val="24"/>
          </w:rPr>
          <w:fldChar w:fldCharType="end"/>
        </w:r>
      </w:hyperlink>
    </w:p>
    <w:p w14:paraId="0C12775D" w14:textId="451AA9CE"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2" w:history="1">
        <w:r w:rsidRPr="00392F70">
          <w:rPr>
            <w:rStyle w:val="Hipervnculo"/>
            <w:rFonts w:ascii="Times New Roman" w:hAnsi="Times New Roman" w:cs="Times New Roman"/>
            <w:noProof/>
            <w:sz w:val="24"/>
            <w:szCs w:val="24"/>
          </w:rPr>
          <w:t>Ilustración 5 Pagina principal FiresBase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18</w:t>
        </w:r>
        <w:r w:rsidRPr="00392F70">
          <w:rPr>
            <w:rFonts w:ascii="Times New Roman" w:hAnsi="Times New Roman" w:cs="Times New Roman"/>
            <w:noProof/>
            <w:webHidden/>
            <w:sz w:val="24"/>
            <w:szCs w:val="24"/>
          </w:rPr>
          <w:fldChar w:fldCharType="end"/>
        </w:r>
      </w:hyperlink>
    </w:p>
    <w:p w14:paraId="3B79D798" w14:textId="0048794C"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3" w:history="1">
        <w:r w:rsidRPr="00392F70">
          <w:rPr>
            <w:rStyle w:val="Hipervnculo"/>
            <w:rFonts w:ascii="Times New Roman" w:hAnsi="Times New Roman" w:cs="Times New Roman"/>
            <w:noProof/>
            <w:sz w:val="24"/>
            <w:szCs w:val="24"/>
          </w:rPr>
          <w:t>Ilustración 6 Creación de un proyecto Obtenida de: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_Toc158500193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18</w:t>
        </w:r>
        <w:r w:rsidRPr="00392F70">
          <w:rPr>
            <w:rFonts w:ascii="Times New Roman" w:hAnsi="Times New Roman" w:cs="Times New Roman"/>
            <w:noProof/>
            <w:webHidden/>
            <w:sz w:val="24"/>
            <w:szCs w:val="24"/>
          </w:rPr>
          <w:fldChar w:fldCharType="end"/>
        </w:r>
      </w:hyperlink>
    </w:p>
    <w:p w14:paraId="4C50AD85" w14:textId="08736E4A"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4" w:history="1">
        <w:r w:rsidRPr="00392F70">
          <w:rPr>
            <w:rStyle w:val="Hipervnculo"/>
            <w:rFonts w:ascii="Times New Roman" w:hAnsi="Times New Roman" w:cs="Times New Roman"/>
            <w:noProof/>
            <w:sz w:val="24"/>
            <w:szCs w:val="24"/>
          </w:rPr>
          <w:t>Ilustración 7</w:t>
        </w:r>
        <w:r w:rsidRPr="00392F70">
          <w:rPr>
            <w:rStyle w:val="Hipervnculo"/>
            <w:rFonts w:ascii="Times New Roman" w:hAnsi="Times New Roman" w:cs="Times New Roman"/>
            <w:noProof/>
            <w:sz w:val="24"/>
            <w:szCs w:val="24"/>
            <w:lang w:val="es-419"/>
          </w:rPr>
          <w:t xml:space="preserve"> Pasos para la creación del proyecto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_Toc158500194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19</w:t>
        </w:r>
        <w:r w:rsidRPr="00392F70">
          <w:rPr>
            <w:rFonts w:ascii="Times New Roman" w:hAnsi="Times New Roman" w:cs="Times New Roman"/>
            <w:noProof/>
            <w:webHidden/>
            <w:sz w:val="24"/>
            <w:szCs w:val="24"/>
          </w:rPr>
          <w:fldChar w:fldCharType="end"/>
        </w:r>
      </w:hyperlink>
    </w:p>
    <w:p w14:paraId="4E1DB636" w14:textId="670E210A"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5" w:history="1">
        <w:r w:rsidRPr="00392F70">
          <w:rPr>
            <w:rStyle w:val="Hipervnculo"/>
            <w:rFonts w:ascii="Times New Roman" w:hAnsi="Times New Roman" w:cs="Times New Roman"/>
            <w:noProof/>
            <w:sz w:val="24"/>
            <w:szCs w:val="24"/>
          </w:rPr>
          <w:t>Ilustración 8 Firestore Database</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_Toc158500195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19</w:t>
        </w:r>
        <w:r w:rsidRPr="00392F70">
          <w:rPr>
            <w:rFonts w:ascii="Times New Roman" w:hAnsi="Times New Roman" w:cs="Times New Roman"/>
            <w:noProof/>
            <w:webHidden/>
            <w:sz w:val="24"/>
            <w:szCs w:val="24"/>
          </w:rPr>
          <w:fldChar w:fldCharType="end"/>
        </w:r>
      </w:hyperlink>
    </w:p>
    <w:p w14:paraId="64E408DC" w14:textId="0D587413"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6" w:history="1">
        <w:r w:rsidRPr="00392F70">
          <w:rPr>
            <w:rStyle w:val="Hipervnculo"/>
            <w:rFonts w:ascii="Times New Roman" w:hAnsi="Times New Roman" w:cs="Times New Roman"/>
            <w:noProof/>
            <w:sz w:val="24"/>
            <w:szCs w:val="24"/>
          </w:rPr>
          <w:t>Ilustración 9 Obtención de clave privada</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_Toc158500196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20</w:t>
        </w:r>
        <w:r w:rsidRPr="00392F70">
          <w:rPr>
            <w:rFonts w:ascii="Times New Roman" w:hAnsi="Times New Roman" w:cs="Times New Roman"/>
            <w:noProof/>
            <w:webHidden/>
            <w:sz w:val="24"/>
            <w:szCs w:val="24"/>
          </w:rPr>
          <w:fldChar w:fldCharType="end"/>
        </w:r>
      </w:hyperlink>
    </w:p>
    <w:p w14:paraId="1B34D88F" w14:textId="11CB947C"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7" w:history="1">
        <w:r w:rsidRPr="00392F70">
          <w:rPr>
            <w:rStyle w:val="Hipervnculo"/>
            <w:rFonts w:ascii="Times New Roman" w:hAnsi="Times New Roman" w:cs="Times New Roman"/>
            <w:noProof/>
            <w:sz w:val="24"/>
            <w:szCs w:val="24"/>
          </w:rPr>
          <w:t>Ilustración 10 Archivo JSON (Clave Privada)</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_Toc158500197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20</w:t>
        </w:r>
        <w:r w:rsidRPr="00392F70">
          <w:rPr>
            <w:rFonts w:ascii="Times New Roman" w:hAnsi="Times New Roman" w:cs="Times New Roman"/>
            <w:noProof/>
            <w:webHidden/>
            <w:sz w:val="24"/>
            <w:szCs w:val="24"/>
          </w:rPr>
          <w:fldChar w:fldCharType="end"/>
        </w:r>
      </w:hyperlink>
    </w:p>
    <w:p w14:paraId="5564AA5C" w14:textId="4AED467D"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8" w:history="1">
        <w:r w:rsidRPr="00392F70">
          <w:rPr>
            <w:rStyle w:val="Hipervnculo"/>
            <w:rFonts w:ascii="Times New Roman" w:hAnsi="Times New Roman" w:cs="Times New Roman"/>
            <w:noProof/>
            <w:sz w:val="24"/>
            <w:szCs w:val="24"/>
          </w:rPr>
          <w:t>Ilustración 11 Login</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_Toc158500198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35</w:t>
        </w:r>
        <w:r w:rsidRPr="00392F70">
          <w:rPr>
            <w:rFonts w:ascii="Times New Roman" w:hAnsi="Times New Roman" w:cs="Times New Roman"/>
            <w:noProof/>
            <w:webHidden/>
            <w:sz w:val="24"/>
            <w:szCs w:val="24"/>
          </w:rPr>
          <w:fldChar w:fldCharType="end"/>
        </w:r>
      </w:hyperlink>
    </w:p>
    <w:p w14:paraId="11E85F0C" w14:textId="631A23BA"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199" w:history="1">
        <w:r w:rsidRPr="00392F70">
          <w:rPr>
            <w:rStyle w:val="Hipervnculo"/>
            <w:rFonts w:ascii="Times New Roman" w:hAnsi="Times New Roman" w:cs="Times New Roman"/>
            <w:noProof/>
            <w:sz w:val="24"/>
            <w:szCs w:val="24"/>
          </w:rPr>
          <w:t>Ilustración 12 Registro usuario</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_Toc158500199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35</w:t>
        </w:r>
        <w:r w:rsidRPr="00392F70">
          <w:rPr>
            <w:rFonts w:ascii="Times New Roman" w:hAnsi="Times New Roman" w:cs="Times New Roman"/>
            <w:noProof/>
            <w:webHidden/>
            <w:sz w:val="24"/>
            <w:szCs w:val="24"/>
          </w:rPr>
          <w:fldChar w:fldCharType="end"/>
        </w:r>
      </w:hyperlink>
    </w:p>
    <w:p w14:paraId="1A92F7C0" w14:textId="4001980E"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200" w:history="1">
        <w:r w:rsidRPr="00392F70">
          <w:rPr>
            <w:rStyle w:val="Hipervnculo"/>
            <w:rFonts w:ascii="Times New Roman" w:hAnsi="Times New Roman" w:cs="Times New Roman"/>
            <w:noProof/>
            <w:sz w:val="24"/>
            <w:szCs w:val="24"/>
          </w:rPr>
          <w:t>Ilustración 13 Productos registrados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_Toc158500200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36</w:t>
        </w:r>
        <w:r w:rsidRPr="00392F70">
          <w:rPr>
            <w:rFonts w:ascii="Times New Roman" w:hAnsi="Times New Roman" w:cs="Times New Roman"/>
            <w:noProof/>
            <w:webHidden/>
            <w:sz w:val="24"/>
            <w:szCs w:val="24"/>
          </w:rPr>
          <w:fldChar w:fldCharType="end"/>
        </w:r>
      </w:hyperlink>
    </w:p>
    <w:p w14:paraId="1337308F" w14:textId="7BDAB099"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201" w:history="1">
        <w:r w:rsidRPr="00392F70">
          <w:rPr>
            <w:rStyle w:val="Hipervnculo"/>
            <w:rFonts w:ascii="Times New Roman" w:hAnsi="Times New Roman" w:cs="Times New Roman"/>
            <w:noProof/>
            <w:sz w:val="24"/>
            <w:szCs w:val="24"/>
          </w:rPr>
          <w:t>Ilustración 14 Formulario productos</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_Toc158500201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36</w:t>
        </w:r>
        <w:r w:rsidRPr="00392F70">
          <w:rPr>
            <w:rFonts w:ascii="Times New Roman" w:hAnsi="Times New Roman" w:cs="Times New Roman"/>
            <w:noProof/>
            <w:webHidden/>
            <w:sz w:val="24"/>
            <w:szCs w:val="24"/>
          </w:rPr>
          <w:fldChar w:fldCharType="end"/>
        </w:r>
      </w:hyperlink>
    </w:p>
    <w:p w14:paraId="474E8D14" w14:textId="4CD1135F" w:rsidR="00392F70" w:rsidRPr="00392F70" w:rsidRDefault="00392F70">
      <w:pPr>
        <w:pStyle w:val="Tabladeilustraciones"/>
        <w:tabs>
          <w:tab w:val="right" w:leader="dot" w:pos="9038"/>
        </w:tabs>
        <w:rPr>
          <w:rFonts w:ascii="Times New Roman" w:eastAsiaTheme="minorEastAsia" w:hAnsi="Times New Roman" w:cs="Times New Roman"/>
          <w:noProof/>
          <w:sz w:val="24"/>
          <w:szCs w:val="24"/>
          <w:lang w:val="es-ES" w:eastAsia="es-ES"/>
        </w:rPr>
      </w:pPr>
      <w:hyperlink w:anchor="_Toc158500202" w:history="1">
        <w:r w:rsidRPr="00392F70">
          <w:rPr>
            <w:rStyle w:val="Hipervnculo"/>
            <w:rFonts w:ascii="Times New Roman" w:hAnsi="Times New Roman" w:cs="Times New Roman"/>
            <w:noProof/>
            <w:sz w:val="24"/>
            <w:szCs w:val="24"/>
          </w:rPr>
          <w:t>Ilustración 15 GitHub</w:t>
        </w:r>
        <w:r w:rsidRPr="00392F70">
          <w:rPr>
            <w:rFonts w:ascii="Times New Roman" w:hAnsi="Times New Roman" w:cs="Times New Roman"/>
            <w:noProof/>
            <w:webHidden/>
            <w:sz w:val="24"/>
            <w:szCs w:val="24"/>
          </w:rPr>
          <w:tab/>
        </w:r>
        <w:r w:rsidRPr="00392F70">
          <w:rPr>
            <w:rFonts w:ascii="Times New Roman" w:hAnsi="Times New Roman" w:cs="Times New Roman"/>
            <w:noProof/>
            <w:webHidden/>
            <w:sz w:val="24"/>
            <w:szCs w:val="24"/>
          </w:rPr>
          <w:fldChar w:fldCharType="begin"/>
        </w:r>
        <w:r w:rsidRPr="00392F70">
          <w:rPr>
            <w:rFonts w:ascii="Times New Roman" w:hAnsi="Times New Roman" w:cs="Times New Roman"/>
            <w:noProof/>
            <w:webHidden/>
            <w:sz w:val="24"/>
            <w:szCs w:val="24"/>
          </w:rPr>
          <w:instrText xml:space="preserve"> PAGEREF _Toc158500202 \h </w:instrText>
        </w:r>
        <w:r w:rsidRPr="00392F70">
          <w:rPr>
            <w:rFonts w:ascii="Times New Roman" w:hAnsi="Times New Roman" w:cs="Times New Roman"/>
            <w:noProof/>
            <w:webHidden/>
            <w:sz w:val="24"/>
            <w:szCs w:val="24"/>
          </w:rPr>
        </w:r>
        <w:r w:rsidRPr="00392F70">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37</w:t>
        </w:r>
        <w:r w:rsidRPr="00392F70">
          <w:rPr>
            <w:rFonts w:ascii="Times New Roman" w:hAnsi="Times New Roman" w:cs="Times New Roman"/>
            <w:noProof/>
            <w:webHidden/>
            <w:sz w:val="24"/>
            <w:szCs w:val="24"/>
          </w:rPr>
          <w:fldChar w:fldCharType="end"/>
        </w:r>
      </w:hyperlink>
    </w:p>
    <w:p w14:paraId="5BE4F2C0" w14:textId="77777777" w:rsidR="00392F70" w:rsidRDefault="008B34D9" w:rsidP="00392F70">
      <w:pPr>
        <w:spacing w:line="360" w:lineRule="auto"/>
        <w:rPr>
          <w:rFonts w:ascii="Times New Roman" w:eastAsia="Arial" w:hAnsi="Times New Roman" w:cs="Times New Roman"/>
          <w:b/>
          <w:bCs/>
          <w:sz w:val="24"/>
          <w:szCs w:val="24"/>
        </w:rPr>
      </w:pPr>
      <w:r w:rsidRPr="00392F70">
        <w:rPr>
          <w:rFonts w:ascii="Times New Roman" w:eastAsia="Arial" w:hAnsi="Times New Roman" w:cs="Times New Roman"/>
          <w:b/>
          <w:bCs/>
          <w:sz w:val="24"/>
          <w:szCs w:val="24"/>
        </w:rPr>
        <w:fldChar w:fldCharType="end"/>
      </w:r>
    </w:p>
    <w:p w14:paraId="3C3C66D2" w14:textId="319C7FF0" w:rsidR="008B34D9" w:rsidRPr="00392F70" w:rsidRDefault="008B34D9" w:rsidP="00392F70">
      <w:pPr>
        <w:spacing w:line="240" w:lineRule="auto"/>
        <w:rPr>
          <w:rFonts w:ascii="Times New Roman" w:eastAsia="Arial" w:hAnsi="Times New Roman" w:cs="Times New Roman"/>
          <w:b/>
          <w:bCs/>
          <w:sz w:val="24"/>
          <w:szCs w:val="24"/>
        </w:rPr>
      </w:pPr>
      <w:r w:rsidRPr="008B34D9">
        <w:rPr>
          <w:rFonts w:ascii="Times New Roman" w:eastAsia="Arial" w:hAnsi="Times New Roman" w:cs="Times New Roman"/>
          <w:b/>
          <w:bCs/>
          <w:sz w:val="24"/>
          <w:szCs w:val="28"/>
        </w:rPr>
        <w:t>Tablas</w:t>
      </w:r>
    </w:p>
    <w:p w14:paraId="719A8F26" w14:textId="53EAFA45" w:rsidR="008B34D9" w:rsidRPr="008B34D9" w:rsidRDefault="008B34D9" w:rsidP="00392F70">
      <w:pPr>
        <w:pStyle w:val="Tabladeilustraciones"/>
        <w:tabs>
          <w:tab w:val="right" w:leader="dot" w:pos="9038"/>
        </w:tabs>
        <w:spacing w:line="240" w:lineRule="auto"/>
        <w:rPr>
          <w:rFonts w:ascii="Times New Roman" w:eastAsiaTheme="minorEastAsia" w:hAnsi="Times New Roman" w:cs="Times New Roman"/>
          <w:noProof/>
          <w:sz w:val="24"/>
          <w:szCs w:val="24"/>
          <w:lang w:val="es-ES" w:eastAsia="es-ES"/>
        </w:rPr>
      </w:pPr>
      <w:r w:rsidRPr="008B34D9">
        <w:rPr>
          <w:rFonts w:ascii="Times New Roman" w:eastAsia="Arial" w:hAnsi="Times New Roman" w:cs="Times New Roman"/>
          <w:sz w:val="24"/>
          <w:szCs w:val="28"/>
        </w:rPr>
        <w:fldChar w:fldCharType="begin"/>
      </w:r>
      <w:r w:rsidRPr="008B34D9">
        <w:rPr>
          <w:rFonts w:ascii="Times New Roman" w:eastAsia="Arial" w:hAnsi="Times New Roman" w:cs="Times New Roman"/>
          <w:sz w:val="24"/>
          <w:szCs w:val="28"/>
        </w:rPr>
        <w:instrText xml:space="preserve"> TOC \h \z \c "Tabla" </w:instrText>
      </w:r>
      <w:r w:rsidRPr="008B34D9">
        <w:rPr>
          <w:rFonts w:ascii="Times New Roman" w:eastAsia="Arial" w:hAnsi="Times New Roman" w:cs="Times New Roman"/>
          <w:sz w:val="24"/>
          <w:szCs w:val="28"/>
        </w:rPr>
        <w:fldChar w:fldCharType="separate"/>
      </w:r>
      <w:hyperlink w:anchor="_Toc158497532" w:history="1">
        <w:r w:rsidRPr="008B34D9">
          <w:rPr>
            <w:rStyle w:val="Hipervnculo"/>
            <w:rFonts w:ascii="Times New Roman" w:hAnsi="Times New Roman" w:cs="Times New Roman"/>
            <w:noProof/>
            <w:sz w:val="24"/>
            <w:szCs w:val="24"/>
          </w:rPr>
          <w:t>Tabla 1 Herramientas utilizadas</w:t>
        </w:r>
        <w:r w:rsidRPr="008B34D9">
          <w:rPr>
            <w:rFonts w:ascii="Times New Roman" w:hAnsi="Times New Roman" w:cs="Times New Roman"/>
            <w:noProof/>
            <w:webHidden/>
            <w:sz w:val="24"/>
            <w:szCs w:val="24"/>
          </w:rPr>
          <w:tab/>
        </w:r>
        <w:r w:rsidRPr="008B34D9">
          <w:rPr>
            <w:rFonts w:ascii="Times New Roman" w:hAnsi="Times New Roman" w:cs="Times New Roman"/>
            <w:noProof/>
            <w:webHidden/>
            <w:sz w:val="24"/>
            <w:szCs w:val="24"/>
          </w:rPr>
          <w:fldChar w:fldCharType="begin"/>
        </w:r>
        <w:r w:rsidRPr="008B34D9">
          <w:rPr>
            <w:rFonts w:ascii="Times New Roman" w:hAnsi="Times New Roman" w:cs="Times New Roman"/>
            <w:noProof/>
            <w:webHidden/>
            <w:sz w:val="24"/>
            <w:szCs w:val="24"/>
          </w:rPr>
          <w:instrText xml:space="preserve"> PAGEREF _Toc158497532 \h </w:instrText>
        </w:r>
        <w:r w:rsidRPr="008B34D9">
          <w:rPr>
            <w:rFonts w:ascii="Times New Roman" w:hAnsi="Times New Roman" w:cs="Times New Roman"/>
            <w:noProof/>
            <w:webHidden/>
            <w:sz w:val="24"/>
            <w:szCs w:val="24"/>
          </w:rPr>
        </w:r>
        <w:r w:rsidRPr="008B34D9">
          <w:rPr>
            <w:rFonts w:ascii="Times New Roman" w:hAnsi="Times New Roman" w:cs="Times New Roman"/>
            <w:noProof/>
            <w:webHidden/>
            <w:sz w:val="24"/>
            <w:szCs w:val="24"/>
          </w:rPr>
          <w:fldChar w:fldCharType="separate"/>
        </w:r>
        <w:r w:rsidR="005512E4">
          <w:rPr>
            <w:rFonts w:ascii="Times New Roman" w:hAnsi="Times New Roman" w:cs="Times New Roman"/>
            <w:noProof/>
            <w:webHidden/>
            <w:sz w:val="24"/>
            <w:szCs w:val="24"/>
          </w:rPr>
          <w:t>14</w:t>
        </w:r>
        <w:r w:rsidRPr="008B34D9">
          <w:rPr>
            <w:rFonts w:ascii="Times New Roman" w:hAnsi="Times New Roman" w:cs="Times New Roman"/>
            <w:noProof/>
            <w:webHidden/>
            <w:sz w:val="24"/>
            <w:szCs w:val="24"/>
          </w:rPr>
          <w:fldChar w:fldCharType="end"/>
        </w:r>
      </w:hyperlink>
    </w:p>
    <w:p w14:paraId="5C05D9E9" w14:textId="05438E78" w:rsidR="00255023" w:rsidRPr="00392F70" w:rsidRDefault="008B34D9" w:rsidP="00392F70">
      <w:pPr>
        <w:spacing w:line="240" w:lineRule="auto"/>
        <w:rPr>
          <w:rFonts w:ascii="Times New Roman" w:eastAsia="Arial" w:hAnsi="Times New Roman" w:cs="Times New Roman"/>
          <w:sz w:val="24"/>
          <w:szCs w:val="28"/>
        </w:rPr>
      </w:pPr>
      <w:r w:rsidRPr="008B34D9">
        <w:rPr>
          <w:rFonts w:ascii="Times New Roman" w:eastAsia="Arial" w:hAnsi="Times New Roman" w:cs="Times New Roman"/>
          <w:sz w:val="24"/>
          <w:szCs w:val="28"/>
        </w:rPr>
        <w:fldChar w:fldCharType="end"/>
      </w:r>
    </w:p>
    <w:p w14:paraId="02F30D4E" w14:textId="3095A6DC" w:rsidR="005E6519" w:rsidRPr="00B37118" w:rsidRDefault="00255023" w:rsidP="003B183A">
      <w:pPr>
        <w:pStyle w:val="Ttulo1"/>
        <w:spacing w:line="360" w:lineRule="auto"/>
      </w:pPr>
      <w:bookmarkStart w:id="1" w:name="_Toc158500137"/>
      <w:r w:rsidRPr="00B37118">
        <w:lastRenderedPageBreak/>
        <w:t>Introducción</w:t>
      </w:r>
      <w:bookmarkEnd w:id="1"/>
      <w:r w:rsidRPr="00B37118">
        <w:t xml:space="preserve"> </w:t>
      </w:r>
    </w:p>
    <w:p w14:paraId="29B48CF3" w14:textId="058B0824" w:rsidR="005E6519" w:rsidRPr="005E6519" w:rsidRDefault="005E6519" w:rsidP="003B183A">
      <w:pPr>
        <w:spacing w:line="360" w:lineRule="auto"/>
        <w:jc w:val="both"/>
        <w:rPr>
          <w:rFonts w:ascii="Times New Roman" w:hAnsi="Times New Roman" w:cs="Times New Roman"/>
          <w:sz w:val="24"/>
          <w:szCs w:val="24"/>
        </w:rPr>
      </w:pPr>
      <w:r w:rsidRPr="005E6519">
        <w:rPr>
          <w:rFonts w:ascii="Times New Roman" w:hAnsi="Times New Roman" w:cs="Times New Roman"/>
          <w:sz w:val="24"/>
          <w:szCs w:val="24"/>
        </w:rPr>
        <w:t>En el vasto universo de la tecnología de la información, ¿cómo logramos construir aplicaciones robustas, escalables y fáciles de mantener? Una de las respuestas a esta interrogante reside en el modelo de Desarrollo de Aplicación en Capas, una metodología que ha cobrado especial relevancia en los últimos años debido al crecimiento exponencial de las necesidades empresariales y la complejidad de los sistemas informáticos. Este enfoque, que divide la aplicación en niveles lógicos o capas, cada uno con una responsabilidad específica, ha demostrado ser una solución eficaz para enfrentar los desafíos del desarrollo de software en el siglo XXI</w:t>
      </w:r>
      <w:r w:rsidR="00F9522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"/>
          <w:id w:val="2053412575"/>
          <w:placeholder>
            <w:docPart w:val="DefaultPlaceholder_-1854013440"/>
          </w:placeholder>
        </w:sdtPr>
        <w:sdtContent>
          <w:r w:rsidR="00B0799F" w:rsidRPr="00B0799F">
            <w:rPr>
              <w:rFonts w:ascii="Times New Roman" w:hAnsi="Times New Roman" w:cs="Times New Roman"/>
              <w:color w:val="000000"/>
              <w:sz w:val="24"/>
              <w:szCs w:val="24"/>
            </w:rPr>
            <w:t>[1]</w:t>
          </w:r>
        </w:sdtContent>
      </w:sdt>
      <w:r w:rsidRPr="005E6519">
        <w:rPr>
          <w:rFonts w:ascii="Times New Roman" w:hAnsi="Times New Roman" w:cs="Times New Roman"/>
          <w:sz w:val="24"/>
          <w:szCs w:val="24"/>
        </w:rPr>
        <w:t>.</w:t>
      </w:r>
    </w:p>
    <w:p w14:paraId="4A7337E4" w14:textId="76EB7AAA" w:rsidR="005E6519" w:rsidRPr="005E6519" w:rsidRDefault="005E6519" w:rsidP="003B183A">
      <w:pPr>
        <w:spacing w:line="360" w:lineRule="auto"/>
        <w:jc w:val="both"/>
        <w:rPr>
          <w:rFonts w:ascii="Times New Roman" w:hAnsi="Times New Roman" w:cs="Times New Roman"/>
          <w:sz w:val="24"/>
          <w:szCs w:val="24"/>
        </w:rPr>
      </w:pPr>
      <w:r w:rsidRPr="005E6519">
        <w:rPr>
          <w:rFonts w:ascii="Times New Roman" w:hAnsi="Times New Roman" w:cs="Times New Roman"/>
          <w:sz w:val="24"/>
          <w:szCs w:val="24"/>
        </w:rPr>
        <w:t>El presente trabajo tiene como objetivo explorar en profundidad el paradigma del Desarrollo de Aplicación en Capas, analizando sus principios fundamentales, la estructura que lo compone y las ventajas que ofrece para el desarrollo de aplicaciones complejas. Asimismo, se realizará una comparación con otros modelos de desarrollo para destacar sus particularidades y entender en qué contextos resulta más beneficioso su uso. A través de este análisis, se busca no solo comprender la importancia y aplicabilidad de este modelo en el escenario actual de la tecnología de la información, sino también proporcionar una guía para aquellos desarrolladores y arquitectos de software que buscan optimizar sus procesos de desarrollo y asegurar la calidad y sostenibilidad de sus aplicaciones. En un mundo donde la adaptabilidad y eficiencia son claves para el éxito, el Desarrollo de Aplicación en Capas emerge como una estrategia esencial para enfrentar los retos del futuro</w:t>
      </w:r>
      <w:r w:rsidR="00F9522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"/>
          <w:id w:val="522287939"/>
          <w:placeholder>
            <w:docPart w:val="DefaultPlaceholder_-1854013440"/>
          </w:placeholder>
        </w:sdtPr>
        <w:sdtContent>
          <w:r w:rsidR="00B0799F" w:rsidRPr="00B0799F">
            <w:rPr>
              <w:rFonts w:ascii="Times New Roman" w:hAnsi="Times New Roman" w:cs="Times New Roman"/>
              <w:color w:val="000000"/>
              <w:sz w:val="24"/>
              <w:szCs w:val="24"/>
            </w:rPr>
            <w:t>[2]</w:t>
          </w:r>
        </w:sdtContent>
      </w:sdt>
      <w:r w:rsidRPr="005E6519">
        <w:rPr>
          <w:rFonts w:ascii="Times New Roman" w:hAnsi="Times New Roman" w:cs="Times New Roman"/>
          <w:sz w:val="24"/>
          <w:szCs w:val="24"/>
        </w:rPr>
        <w:t>.</w:t>
      </w:r>
    </w:p>
    <w:p w14:paraId="1EF34B2A" w14:textId="04F62422" w:rsidR="00775192" w:rsidRPr="00775192" w:rsidRDefault="005E6519" w:rsidP="00775192">
      <w:pPr>
        <w:spacing w:line="360" w:lineRule="auto"/>
        <w:jc w:val="both"/>
        <w:rPr>
          <w:rFonts w:ascii="Times New Roman" w:hAnsi="Times New Roman" w:cs="Times New Roman"/>
          <w:sz w:val="24"/>
          <w:szCs w:val="24"/>
        </w:rPr>
      </w:pPr>
      <w:r w:rsidRPr="005E6519">
        <w:rPr>
          <w:rFonts w:ascii="Times New Roman" w:hAnsi="Times New Roman" w:cs="Times New Roman"/>
          <w:sz w:val="24"/>
          <w:szCs w:val="24"/>
        </w:rPr>
        <w:t>El Desarrollo en Capas ha demostrado traer múltiples beneficios a la construcción de aplicaciones empresariales modernas. Al dividir un sistema en capas lógicas e independientes, se promueve la separación de conceptos, la reutilización de código y el bajo acoplamiento entre módulos</w:t>
      </w:r>
      <w:r w:rsidR="00F9522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"/>
          <w:id w:val="-1573588065"/>
          <w:placeholder>
            <w:docPart w:val="DefaultPlaceholder_-1854013440"/>
          </w:placeholder>
        </w:sdtPr>
        <w:sdtContent>
          <w:r w:rsidR="00B0799F" w:rsidRPr="00B0799F">
            <w:rPr>
              <w:rFonts w:ascii="Times New Roman" w:hAnsi="Times New Roman" w:cs="Times New Roman"/>
              <w:color w:val="000000"/>
              <w:sz w:val="24"/>
              <w:szCs w:val="24"/>
            </w:rPr>
            <w:t>[2]</w:t>
          </w:r>
        </w:sdtContent>
      </w:sdt>
      <w:r w:rsidRPr="005E6519">
        <w:rPr>
          <w:rFonts w:ascii="Times New Roman" w:hAnsi="Times New Roman" w:cs="Times New Roman"/>
          <w:sz w:val="24"/>
          <w:szCs w:val="24"/>
        </w:rPr>
        <w:t xml:space="preserve">. Esto facilita el mantenimiento, </w:t>
      </w:r>
      <w:proofErr w:type="spellStart"/>
      <w:r w:rsidRPr="005E6519">
        <w:rPr>
          <w:rFonts w:ascii="Times New Roman" w:hAnsi="Times New Roman" w:cs="Times New Roman"/>
          <w:sz w:val="24"/>
          <w:szCs w:val="24"/>
        </w:rPr>
        <w:t>testing</w:t>
      </w:r>
      <w:proofErr w:type="spellEnd"/>
      <w:r w:rsidRPr="005E6519">
        <w:rPr>
          <w:rFonts w:ascii="Times New Roman" w:hAnsi="Times New Roman" w:cs="Times New Roman"/>
          <w:sz w:val="24"/>
          <w:szCs w:val="24"/>
        </w:rPr>
        <w:t xml:space="preserve"> y escalamiento de aplicaciones complejas a lo largo del tiempo. A pesar de agregar cierta complejidad inicial, un buen diseño en capas potencia la flexibilidad y productividad a mediano y largo plazo. Por estas razones, continúa siendo un paradigma dominante en la ingeniería de software de hoy</w:t>
      </w:r>
      <w:r w:rsidR="00F9522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"/>
          <w:id w:val="1692185453"/>
          <w:placeholder>
            <w:docPart w:val="DefaultPlaceholder_-1854013440"/>
          </w:placeholder>
        </w:sdtPr>
        <w:sdtContent>
          <w:r w:rsidR="00B0799F" w:rsidRPr="00B0799F">
            <w:rPr>
              <w:rFonts w:ascii="Times New Roman" w:hAnsi="Times New Roman" w:cs="Times New Roman"/>
              <w:color w:val="000000"/>
              <w:sz w:val="24"/>
              <w:szCs w:val="24"/>
            </w:rPr>
            <w:t>[3]</w:t>
          </w:r>
        </w:sdtContent>
      </w:sdt>
      <w:r w:rsidRPr="005E6519">
        <w:rPr>
          <w:rFonts w:ascii="Times New Roman" w:hAnsi="Times New Roman" w:cs="Times New Roman"/>
          <w:sz w:val="24"/>
          <w:szCs w:val="24"/>
        </w:rPr>
        <w:t>.</w:t>
      </w:r>
    </w:p>
    <w:p w14:paraId="3F3527F7" w14:textId="76975C87" w:rsidR="00F95221" w:rsidRDefault="00775192" w:rsidP="00775192">
      <w:pPr>
        <w:spacing w:line="360" w:lineRule="auto"/>
        <w:jc w:val="both"/>
        <w:rPr>
          <w:rFonts w:ascii="Times New Roman" w:hAnsi="Times New Roman" w:cs="Times New Roman"/>
          <w:sz w:val="24"/>
          <w:szCs w:val="24"/>
        </w:rPr>
      </w:pPr>
      <w:r w:rsidRPr="00775192">
        <w:rPr>
          <w:rFonts w:ascii="Times New Roman" w:hAnsi="Times New Roman" w:cs="Times New Roman"/>
          <w:sz w:val="24"/>
          <w:szCs w:val="24"/>
        </w:rPr>
        <w:t xml:space="preserve">En el documento, compartiremos varias definiciones de distintos servicios en la nube y exploraremos cómo interactúan entre sí. Además, se presentará un ejemplo con </w:t>
      </w:r>
      <w:proofErr w:type="spellStart"/>
      <w:r w:rsidRPr="00775192">
        <w:rPr>
          <w:rFonts w:ascii="Times New Roman" w:hAnsi="Times New Roman" w:cs="Times New Roman"/>
          <w:sz w:val="24"/>
          <w:szCs w:val="24"/>
        </w:rPr>
        <w:t>Firebase</w:t>
      </w:r>
      <w:proofErr w:type="spellEnd"/>
      <w:r w:rsidRPr="00775192">
        <w:rPr>
          <w:rFonts w:ascii="Times New Roman" w:hAnsi="Times New Roman" w:cs="Times New Roman"/>
          <w:sz w:val="24"/>
          <w:szCs w:val="24"/>
        </w:rPr>
        <w:t xml:space="preserve"> para comprender mejor su funcionamiento y cómo gestiona los datos.</w:t>
      </w:r>
    </w:p>
    <w:p w14:paraId="59A32593" w14:textId="77777777" w:rsidR="00F95221" w:rsidRDefault="00F95221" w:rsidP="003B183A">
      <w:pPr>
        <w:spacing w:line="360" w:lineRule="auto"/>
        <w:jc w:val="both"/>
        <w:rPr>
          <w:rFonts w:ascii="Times New Roman" w:hAnsi="Times New Roman" w:cs="Times New Roman"/>
          <w:sz w:val="24"/>
          <w:szCs w:val="24"/>
        </w:rPr>
      </w:pPr>
    </w:p>
    <w:p w14:paraId="49DBECE2" w14:textId="77777777" w:rsidR="00F95221" w:rsidRDefault="00F95221" w:rsidP="003B183A">
      <w:pPr>
        <w:spacing w:line="360" w:lineRule="auto"/>
        <w:jc w:val="both"/>
        <w:rPr>
          <w:rFonts w:ascii="Times New Roman" w:hAnsi="Times New Roman" w:cs="Times New Roman"/>
          <w:sz w:val="24"/>
          <w:szCs w:val="24"/>
        </w:rPr>
      </w:pPr>
    </w:p>
    <w:p w14:paraId="5935F67B" w14:textId="6A855B92" w:rsidR="00F95221" w:rsidRPr="00B37118" w:rsidRDefault="00F95221" w:rsidP="003B183A">
      <w:pPr>
        <w:pStyle w:val="Ttulo1"/>
        <w:spacing w:line="360" w:lineRule="auto"/>
      </w:pPr>
      <w:bookmarkStart w:id="2" w:name="_Toc158500138"/>
      <w:proofErr w:type="spellStart"/>
      <w:r w:rsidRPr="00B37118">
        <w:lastRenderedPageBreak/>
        <w:t>Firebase</w:t>
      </w:r>
      <w:bookmarkEnd w:id="2"/>
      <w:proofErr w:type="spellEnd"/>
    </w:p>
    <w:p w14:paraId="521C4B75" w14:textId="75CD40FD" w:rsidR="00F95221" w:rsidRDefault="00F95221" w:rsidP="003B183A">
      <w:pPr>
        <w:pStyle w:val="Ttulo2"/>
        <w:spacing w:line="360" w:lineRule="auto"/>
      </w:pPr>
      <w:bookmarkStart w:id="3" w:name="_Toc158500139"/>
      <w:proofErr w:type="spellStart"/>
      <w:r>
        <w:t>Firebase</w:t>
      </w:r>
      <w:proofErr w:type="spellEnd"/>
      <w:r>
        <w:t xml:space="preserve"> como plataforma de desarrollo de aplicaciones en tiempo real.</w:t>
      </w:r>
      <w:bookmarkEnd w:id="3"/>
    </w:p>
    <w:p w14:paraId="4C7D1690" w14:textId="309CC45A" w:rsidR="00F95221" w:rsidRPr="00F95221" w:rsidRDefault="00F95221" w:rsidP="003B183A">
      <w:pPr>
        <w:spacing w:line="360" w:lineRule="auto"/>
        <w:jc w:val="both"/>
        <w:rPr>
          <w:rFonts w:ascii="Times New Roman" w:hAnsi="Times New Roman" w:cs="Times New Roman"/>
          <w:sz w:val="24"/>
          <w:szCs w:val="24"/>
        </w:rPr>
      </w:pPr>
      <w:proofErr w:type="spellStart"/>
      <w:r w:rsidRPr="00F95221">
        <w:rPr>
          <w:rFonts w:ascii="Times New Roman" w:hAnsi="Times New Roman" w:cs="Times New Roman"/>
          <w:sz w:val="24"/>
          <w:szCs w:val="24"/>
        </w:rPr>
        <w:t>Firebase</w:t>
      </w:r>
      <w:proofErr w:type="spellEnd"/>
      <w:r w:rsidRPr="00F95221">
        <w:rPr>
          <w:rFonts w:ascii="Times New Roman" w:hAnsi="Times New Roman" w:cs="Times New Roman"/>
          <w:sz w:val="24"/>
          <w:szCs w:val="24"/>
        </w:rPr>
        <w:t xml:space="preserve"> es una plataforma integral de Google que permite a los desarrolladores crear aplicaciones móviles de alta calidad con capacidades en tiempo real. Gracias a sus servicios como base de datos en tiempo real, autenticación, alojamiento en la nube y mensajería, </w:t>
      </w:r>
      <w:proofErr w:type="spellStart"/>
      <w:r w:rsidRPr="00F95221">
        <w:rPr>
          <w:rFonts w:ascii="Times New Roman" w:hAnsi="Times New Roman" w:cs="Times New Roman"/>
          <w:sz w:val="24"/>
          <w:szCs w:val="24"/>
        </w:rPr>
        <w:t>Firebase</w:t>
      </w:r>
      <w:proofErr w:type="spellEnd"/>
      <w:r w:rsidRPr="00F95221">
        <w:rPr>
          <w:rFonts w:ascii="Times New Roman" w:hAnsi="Times New Roman" w:cs="Times New Roman"/>
          <w:sz w:val="24"/>
          <w:szCs w:val="24"/>
        </w:rPr>
        <w:t xml:space="preserve"> posibilita la sincronización instantánea de datos entre usuarios y proporciona una infraestructura lista para usar, optimizada para el desarrollo ágil de apps interactivas</w:t>
      </w:r>
      <w:r w:rsidR="00F43B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"/>
          <w:id w:val="-604732932"/>
          <w:placeholder>
            <w:docPart w:val="DefaultPlaceholder_-1854013440"/>
          </w:placeholder>
        </w:sdtPr>
        <w:sdtContent>
          <w:r w:rsidR="00B0799F" w:rsidRPr="00B0799F">
            <w:rPr>
              <w:rFonts w:ascii="Times New Roman" w:hAnsi="Times New Roman" w:cs="Times New Roman"/>
              <w:color w:val="000000"/>
              <w:sz w:val="24"/>
              <w:szCs w:val="24"/>
            </w:rPr>
            <w:t>[4]</w:t>
          </w:r>
        </w:sdtContent>
      </w:sdt>
      <w:r w:rsidRPr="00F95221">
        <w:rPr>
          <w:rFonts w:ascii="Times New Roman" w:hAnsi="Times New Roman" w:cs="Times New Roman"/>
          <w:sz w:val="24"/>
          <w:szCs w:val="24"/>
        </w:rPr>
        <w:t xml:space="preserve">. </w:t>
      </w:r>
    </w:p>
    <w:p w14:paraId="632673CE" w14:textId="1222256C" w:rsidR="00F95221" w:rsidRPr="00F95221" w:rsidRDefault="00F95221" w:rsidP="003B183A">
      <w:pPr>
        <w:spacing w:line="360" w:lineRule="auto"/>
        <w:jc w:val="both"/>
        <w:rPr>
          <w:rFonts w:ascii="Times New Roman" w:hAnsi="Times New Roman" w:cs="Times New Roman"/>
          <w:sz w:val="24"/>
          <w:szCs w:val="24"/>
        </w:rPr>
      </w:pPr>
      <w:r w:rsidRPr="00F95221">
        <w:rPr>
          <w:rFonts w:ascii="Times New Roman" w:hAnsi="Times New Roman" w:cs="Times New Roman"/>
          <w:sz w:val="24"/>
          <w:szCs w:val="24"/>
        </w:rPr>
        <w:t xml:space="preserve">Con </w:t>
      </w:r>
      <w:proofErr w:type="spellStart"/>
      <w:r w:rsidRPr="00F95221">
        <w:rPr>
          <w:rFonts w:ascii="Times New Roman" w:hAnsi="Times New Roman" w:cs="Times New Roman"/>
          <w:sz w:val="24"/>
          <w:szCs w:val="24"/>
        </w:rPr>
        <w:t>Firebase</w:t>
      </w:r>
      <w:proofErr w:type="spellEnd"/>
      <w:r w:rsidRPr="00F95221">
        <w:rPr>
          <w:rFonts w:ascii="Times New Roman" w:hAnsi="Times New Roman" w:cs="Times New Roman"/>
          <w:sz w:val="24"/>
          <w:szCs w:val="24"/>
        </w:rPr>
        <w:t xml:space="preserve"> los desarrolladores pueden enfocarse en crear experiencias de usuario innovadoras sabiendo que cuentan con una plataforma sólida que maneja todo el trabajo pesado de </w:t>
      </w:r>
      <w:proofErr w:type="spellStart"/>
      <w:r w:rsidRPr="00F95221">
        <w:rPr>
          <w:rFonts w:ascii="Times New Roman" w:hAnsi="Times New Roman" w:cs="Times New Roman"/>
          <w:sz w:val="24"/>
          <w:szCs w:val="24"/>
        </w:rPr>
        <w:t>backend</w:t>
      </w:r>
      <w:proofErr w:type="spellEnd"/>
      <w:r w:rsidRPr="00F95221">
        <w:rPr>
          <w:rFonts w:ascii="Times New Roman" w:hAnsi="Times New Roman" w:cs="Times New Roman"/>
          <w:sz w:val="24"/>
          <w:szCs w:val="24"/>
        </w:rPr>
        <w:t xml:space="preserve"> y escalamiento. La plataforma ofrece una base de datos NoSQL en tiempo real llamada </w:t>
      </w:r>
      <w:proofErr w:type="spellStart"/>
      <w:r w:rsidRPr="00F95221">
        <w:rPr>
          <w:rFonts w:ascii="Times New Roman" w:hAnsi="Times New Roman" w:cs="Times New Roman"/>
          <w:sz w:val="24"/>
          <w:szCs w:val="24"/>
        </w:rPr>
        <w:t>Firebase</w:t>
      </w:r>
      <w:proofErr w:type="spellEnd"/>
      <w:r w:rsidRPr="00F95221">
        <w:rPr>
          <w:rFonts w:ascii="Times New Roman" w:hAnsi="Times New Roman" w:cs="Times New Roman"/>
          <w:sz w:val="24"/>
          <w:szCs w:val="24"/>
        </w:rPr>
        <w:t xml:space="preserve"> </w:t>
      </w:r>
      <w:proofErr w:type="spellStart"/>
      <w:r w:rsidRPr="00F95221">
        <w:rPr>
          <w:rFonts w:ascii="Times New Roman" w:hAnsi="Times New Roman" w:cs="Times New Roman"/>
          <w:sz w:val="24"/>
          <w:szCs w:val="24"/>
        </w:rPr>
        <w:t>Realtime</w:t>
      </w:r>
      <w:proofErr w:type="spellEnd"/>
      <w:r w:rsidRPr="00F95221">
        <w:rPr>
          <w:rFonts w:ascii="Times New Roman" w:hAnsi="Times New Roman" w:cs="Times New Roman"/>
          <w:sz w:val="24"/>
          <w:szCs w:val="24"/>
        </w:rPr>
        <w:t xml:space="preserve"> </w:t>
      </w:r>
      <w:proofErr w:type="spellStart"/>
      <w:r w:rsidRPr="00F95221">
        <w:rPr>
          <w:rFonts w:ascii="Times New Roman" w:hAnsi="Times New Roman" w:cs="Times New Roman"/>
          <w:sz w:val="24"/>
          <w:szCs w:val="24"/>
        </w:rPr>
        <w:t>Database</w:t>
      </w:r>
      <w:proofErr w:type="spellEnd"/>
      <w:r w:rsidRPr="00F95221">
        <w:rPr>
          <w:rFonts w:ascii="Times New Roman" w:hAnsi="Times New Roman" w:cs="Times New Roman"/>
          <w:sz w:val="24"/>
          <w:szCs w:val="24"/>
        </w:rPr>
        <w:t xml:space="preserve"> que permite la sincronización bidireccional de los datos, de modo que se actualizan al instante en todos los clientes conectados</w:t>
      </w:r>
      <w:r w:rsidR="00F43B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"/>
          <w:id w:val="-99494461"/>
          <w:placeholder>
            <w:docPart w:val="DefaultPlaceholder_-1854013440"/>
          </w:placeholder>
        </w:sdtPr>
        <w:sdtContent>
          <w:r w:rsidR="00B0799F" w:rsidRPr="00B0799F">
            <w:rPr>
              <w:rFonts w:ascii="Times New Roman" w:hAnsi="Times New Roman" w:cs="Times New Roman"/>
              <w:color w:val="000000"/>
              <w:sz w:val="24"/>
              <w:szCs w:val="24"/>
            </w:rPr>
            <w:t>[4]</w:t>
          </w:r>
        </w:sdtContent>
      </w:sdt>
      <w:r w:rsidRPr="00F95221">
        <w:rPr>
          <w:rFonts w:ascii="Times New Roman" w:hAnsi="Times New Roman" w:cs="Times New Roman"/>
          <w:sz w:val="24"/>
          <w:szCs w:val="24"/>
        </w:rPr>
        <w:t>.</w:t>
      </w:r>
    </w:p>
    <w:p w14:paraId="5660373A" w14:textId="57F9C3D5" w:rsidR="00F95221" w:rsidRDefault="00F95221" w:rsidP="003B183A">
      <w:pPr>
        <w:spacing w:line="360" w:lineRule="auto"/>
        <w:jc w:val="both"/>
        <w:rPr>
          <w:rFonts w:ascii="Times New Roman" w:hAnsi="Times New Roman" w:cs="Times New Roman"/>
          <w:sz w:val="24"/>
          <w:szCs w:val="24"/>
        </w:rPr>
      </w:pPr>
      <w:r w:rsidRPr="00F95221">
        <w:rPr>
          <w:rFonts w:ascii="Times New Roman" w:hAnsi="Times New Roman" w:cs="Times New Roman"/>
          <w:sz w:val="24"/>
          <w:szCs w:val="24"/>
        </w:rPr>
        <w:t xml:space="preserve">También proporciona un sistema de autenticación lista para usar con proveedores sociales y por email/contraseña para que los usuarios puedan iniciar y cerrar sesión en tiempo real. Cuenta con servicios de alojamiento en la nube para contenido multimedia generado por usuarios, funciones </w:t>
      </w:r>
      <w:proofErr w:type="spellStart"/>
      <w:r w:rsidRPr="00F95221">
        <w:rPr>
          <w:rFonts w:ascii="Times New Roman" w:hAnsi="Times New Roman" w:cs="Times New Roman"/>
          <w:sz w:val="24"/>
          <w:szCs w:val="24"/>
        </w:rPr>
        <w:t>backend</w:t>
      </w:r>
      <w:proofErr w:type="spellEnd"/>
      <w:r w:rsidRPr="00F95221">
        <w:rPr>
          <w:rFonts w:ascii="Times New Roman" w:hAnsi="Times New Roman" w:cs="Times New Roman"/>
          <w:sz w:val="24"/>
          <w:szCs w:val="24"/>
        </w:rPr>
        <w:t xml:space="preserve"> ejecutadas en respuesta a eventos de la base de datos, hosting para desplegar y escalar apps web de forma automática, y mensajería </w:t>
      </w:r>
      <w:proofErr w:type="spellStart"/>
      <w:r w:rsidRPr="00F95221">
        <w:rPr>
          <w:rFonts w:ascii="Times New Roman" w:hAnsi="Times New Roman" w:cs="Times New Roman"/>
          <w:sz w:val="24"/>
          <w:szCs w:val="24"/>
        </w:rPr>
        <w:t>push</w:t>
      </w:r>
      <w:proofErr w:type="spellEnd"/>
      <w:r w:rsidRPr="00F95221">
        <w:rPr>
          <w:rFonts w:ascii="Times New Roman" w:hAnsi="Times New Roman" w:cs="Times New Roman"/>
          <w:sz w:val="24"/>
          <w:szCs w:val="24"/>
        </w:rPr>
        <w:t xml:space="preserve"> para notificaciones fiables a usuarios</w:t>
      </w:r>
      <w:r w:rsidR="00F43B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"/>
          <w:id w:val="-273402440"/>
          <w:placeholder>
            <w:docPart w:val="DefaultPlaceholder_-1854013440"/>
          </w:placeholder>
        </w:sdtPr>
        <w:sdtContent>
          <w:r w:rsidR="00B0799F" w:rsidRPr="00B0799F">
            <w:rPr>
              <w:rFonts w:ascii="Times New Roman" w:hAnsi="Times New Roman" w:cs="Times New Roman"/>
              <w:color w:val="000000"/>
              <w:sz w:val="24"/>
              <w:szCs w:val="24"/>
            </w:rPr>
            <w:t>[5]</w:t>
          </w:r>
        </w:sdtContent>
      </w:sdt>
      <w:r w:rsidRPr="00F95221">
        <w:rPr>
          <w:rFonts w:ascii="Times New Roman" w:hAnsi="Times New Roman" w:cs="Times New Roman"/>
          <w:sz w:val="24"/>
          <w:szCs w:val="24"/>
        </w:rPr>
        <w:t>.</w:t>
      </w:r>
    </w:p>
    <w:p w14:paraId="07D4E0B1" w14:textId="75A69BD1" w:rsidR="00F43B1E" w:rsidRDefault="009A698A" w:rsidP="003B183A">
      <w:pPr>
        <w:pStyle w:val="Ttulo2"/>
        <w:spacing w:line="360" w:lineRule="auto"/>
      </w:pPr>
      <w:bookmarkStart w:id="4" w:name="_Toc158500140"/>
      <w:r>
        <w:t xml:space="preserve">Uso de </w:t>
      </w:r>
      <w:proofErr w:type="spellStart"/>
      <w:r>
        <w:t>Firebase</w:t>
      </w:r>
      <w:proofErr w:type="spellEnd"/>
      <w:r>
        <w:t xml:space="preserve"> </w:t>
      </w:r>
      <w:proofErr w:type="spellStart"/>
      <w:r>
        <w:t>Authentication</w:t>
      </w:r>
      <w:proofErr w:type="spellEnd"/>
      <w:r>
        <w:t xml:space="preserve"> para autenticación de usuarios</w:t>
      </w:r>
      <w:bookmarkEnd w:id="4"/>
    </w:p>
    <w:p w14:paraId="6F3C1321" w14:textId="6DDB10FE" w:rsidR="009A698A" w:rsidRPr="009A698A" w:rsidRDefault="009A698A" w:rsidP="003B183A">
      <w:pPr>
        <w:spacing w:line="360" w:lineRule="auto"/>
        <w:jc w:val="both"/>
        <w:rPr>
          <w:rFonts w:ascii="Times New Roman" w:hAnsi="Times New Roman" w:cs="Times New Roman"/>
          <w:sz w:val="24"/>
          <w:szCs w:val="24"/>
        </w:rPr>
      </w:pP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Authentication</w:t>
      </w:r>
      <w:proofErr w:type="spellEnd"/>
      <w:r w:rsidRPr="009A698A">
        <w:rPr>
          <w:rFonts w:ascii="Times New Roman" w:hAnsi="Times New Roman" w:cs="Times New Roman"/>
          <w:sz w:val="24"/>
          <w:szCs w:val="24"/>
        </w:rPr>
        <w:t xml:space="preserve"> es una solución de gestión de identidades y autenticación de usuarios desarrollada por Google para aplicaciones web y móviles. Ofrece una manera segura y fácil de autenticar a los usuarios, soportando una amplia variedad de proveedores de identidad, como Google, Facebook, Twitter, y GitHub, así como autenticación por correo electrónico y contraseña, y autenticación por número de teléfono</w:t>
      </w:r>
      <w:r w:rsidR="00DA2F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Q4N2FiZjEtZTU3My00YzgwLWFlYTItODQ2NzNhMzgzMGVjIiwicHJvcGVydGllcyI6eyJub3RlSW5kZXgiOjB9LCJpc0VkaXRlZCI6ZmFsc2UsIm1hbnVhbE92ZXJyaWRlIjp7ImlzTWFudWFsbHlPdmVycmlkZGVuIjpmYWxzZSwiY2l0ZXByb2NUZXh0IjoiWzZdIiwibWFudWFsT3ZlcnJpZGVUZXh0IjoiIn0sImNpdGF0aW9uSXRlbXMiOlt7ImlkIjoiYWRjZTFjMWYtNzMxZS0zOGE3LTlmZmMtMGI1MDAwMmYyNjU4IiwiaXRlbURhdGEiOnsidHlwZSI6ImFydGljbGUtam91cm5hbCIsImlkIjoiYWRjZTFjMWYtNzMxZS0zOGE3LTlmZmMtMGI1MDAwMmYyNjU4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
          <w:id w:val="-1199706274"/>
          <w:placeholder>
            <w:docPart w:val="DefaultPlaceholder_-1854013440"/>
          </w:placeholder>
        </w:sdtPr>
        <w:sdtContent>
          <w:r w:rsidR="00B0799F" w:rsidRPr="00B0799F">
            <w:rPr>
              <w:rFonts w:ascii="Times New Roman" w:hAnsi="Times New Roman" w:cs="Times New Roman"/>
              <w:color w:val="000000"/>
              <w:sz w:val="24"/>
              <w:szCs w:val="24"/>
            </w:rPr>
            <w:t>[6]</w:t>
          </w:r>
        </w:sdtContent>
      </w:sdt>
      <w:r w:rsidRPr="009A698A">
        <w:rPr>
          <w:rFonts w:ascii="Times New Roman" w:hAnsi="Times New Roman" w:cs="Times New Roman"/>
          <w:sz w:val="24"/>
          <w:szCs w:val="24"/>
        </w:rPr>
        <w:t>.</w:t>
      </w:r>
    </w:p>
    <w:p w14:paraId="7535FB4F" w14:textId="17994F94" w:rsidR="009A698A" w:rsidRPr="009A698A" w:rsidRDefault="009A698A" w:rsidP="003B183A">
      <w:pPr>
        <w:spacing w:line="360" w:lineRule="auto"/>
        <w:jc w:val="both"/>
        <w:rPr>
          <w:rFonts w:ascii="Times New Roman" w:hAnsi="Times New Roman" w:cs="Times New Roman"/>
          <w:sz w:val="24"/>
          <w:szCs w:val="24"/>
        </w:rPr>
      </w:pPr>
      <w:r w:rsidRPr="009A698A">
        <w:rPr>
          <w:rFonts w:ascii="Times New Roman" w:hAnsi="Times New Roman" w:cs="Times New Roman"/>
          <w:sz w:val="24"/>
          <w:szCs w:val="24"/>
        </w:rPr>
        <w:t xml:space="preserve">El servicio simplifica el proceso de implementación de sistemas de autenticación, al manejar tareas comunes como la verificación de correos electrónicos, la recuperación de contraseñas y el inicio de sesión con proveedores de identidad de terceros. Esto permite a los desarrolladores concentrarse en la creación de las características únicas de sus aplicaciones, mientras confían en </w:t>
      </w: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para la gestión segura de la autenticación de usuarios</w:t>
      </w:r>
      <w:r w:rsidR="00DA2F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QzNjUyOWQtNzFjZS00MTk4LWEyNGYtMmIwNzRiYjYxNTNiIiwicHJvcGVydGllcyI6eyJub3RlSW5kZXgiOjB9LCJpc0VkaXRlZCI6ZmFsc2UsIm1hbnVhbE92ZXJyaWRlIjp7ImlzTWFudWFsbHlPdmVycmlkZGVuIjpmYWxzZSwiY2l0ZXByb2NUZXh0IjoiWzZdIiwibWFudWFsT3ZlcnJpZGVUZXh0IjoiIn0sImNpdGF0aW9uSXRlbXMiOlt7ImlkIjoiYWRjZTFjMWYtNzMxZS0zOGE3LTlmZmMtMGI1MDAwMmYyNjU4IiwiaXRlbURhdGEiOnsidHlwZSI6ImFydGljbGUtam91cm5hbCIsImlkIjoiYWRjZTFjMWYtNzMxZS0zOGE3LTlmZmMtMGI1MDAwMmYyNjU4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
          <w:id w:val="75021884"/>
          <w:placeholder>
            <w:docPart w:val="DefaultPlaceholder_-1854013440"/>
          </w:placeholder>
        </w:sdtPr>
        <w:sdtContent>
          <w:r w:rsidR="00B0799F" w:rsidRPr="00B0799F">
            <w:rPr>
              <w:rFonts w:ascii="Times New Roman" w:hAnsi="Times New Roman" w:cs="Times New Roman"/>
              <w:color w:val="000000"/>
              <w:sz w:val="24"/>
              <w:szCs w:val="24"/>
            </w:rPr>
            <w:t>[6]</w:t>
          </w:r>
        </w:sdtContent>
      </w:sdt>
      <w:r w:rsidRPr="009A698A">
        <w:rPr>
          <w:rFonts w:ascii="Times New Roman" w:hAnsi="Times New Roman" w:cs="Times New Roman"/>
          <w:sz w:val="24"/>
          <w:szCs w:val="24"/>
        </w:rPr>
        <w:t>.</w:t>
      </w:r>
    </w:p>
    <w:p w14:paraId="4959C449" w14:textId="58F9CB51" w:rsidR="009A698A" w:rsidRPr="009A698A" w:rsidRDefault="009A698A" w:rsidP="003B183A">
      <w:pPr>
        <w:spacing w:line="360" w:lineRule="auto"/>
        <w:jc w:val="both"/>
        <w:rPr>
          <w:rFonts w:ascii="Times New Roman" w:hAnsi="Times New Roman" w:cs="Times New Roman"/>
          <w:sz w:val="24"/>
          <w:szCs w:val="24"/>
        </w:rPr>
      </w:pP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Authentication</w:t>
      </w:r>
      <w:proofErr w:type="spellEnd"/>
      <w:r w:rsidRPr="009A698A">
        <w:rPr>
          <w:rFonts w:ascii="Times New Roman" w:hAnsi="Times New Roman" w:cs="Times New Roman"/>
          <w:sz w:val="24"/>
          <w:szCs w:val="24"/>
        </w:rPr>
        <w:t xml:space="preserve"> también se integra estrechamente con otros servicios de </w:t>
      </w: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como </w:t>
      </w:r>
      <w:proofErr w:type="spellStart"/>
      <w:r w:rsidRPr="009A698A">
        <w:rPr>
          <w:rFonts w:ascii="Times New Roman" w:hAnsi="Times New Roman" w:cs="Times New Roman"/>
          <w:sz w:val="24"/>
          <w:szCs w:val="24"/>
        </w:rPr>
        <w:t>Firestore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Realtime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Database</w:t>
      </w:r>
      <w:proofErr w:type="spellEnd"/>
      <w:r w:rsidRPr="009A698A">
        <w:rPr>
          <w:rFonts w:ascii="Times New Roman" w:hAnsi="Times New Roman" w:cs="Times New Roman"/>
          <w:sz w:val="24"/>
          <w:szCs w:val="24"/>
        </w:rPr>
        <w:t xml:space="preserve">, y Cloud </w:t>
      </w:r>
      <w:proofErr w:type="spellStart"/>
      <w:r w:rsidRPr="009A698A">
        <w:rPr>
          <w:rFonts w:ascii="Times New Roman" w:hAnsi="Times New Roman" w:cs="Times New Roman"/>
          <w:sz w:val="24"/>
          <w:szCs w:val="24"/>
        </w:rPr>
        <w:t>Functions</w:t>
      </w:r>
      <w:proofErr w:type="spellEnd"/>
      <w:r w:rsidRPr="009A698A">
        <w:rPr>
          <w:rFonts w:ascii="Times New Roman" w:hAnsi="Times New Roman" w:cs="Times New Roman"/>
          <w:sz w:val="24"/>
          <w:szCs w:val="24"/>
        </w:rPr>
        <w:t xml:space="preserve">, permitiendo una </w:t>
      </w:r>
      <w:r w:rsidRPr="009A698A">
        <w:rPr>
          <w:rFonts w:ascii="Times New Roman" w:hAnsi="Times New Roman" w:cs="Times New Roman"/>
          <w:sz w:val="24"/>
          <w:szCs w:val="24"/>
        </w:rPr>
        <w:lastRenderedPageBreak/>
        <w:t>sincronización y gestión de datos eficiente y segura. Esto facilita la creación de experiencias de usuario personalizadas, basadas en los datos de autenticación de los usuarios</w:t>
      </w:r>
      <w:r w:rsidR="00DA2F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"/>
          <w:id w:val="-541989251"/>
          <w:placeholder>
            <w:docPart w:val="DefaultPlaceholder_-1854013440"/>
          </w:placeholder>
        </w:sdtPr>
        <w:sdtContent>
          <w:r w:rsidR="00B0799F" w:rsidRPr="00B0799F">
            <w:rPr>
              <w:rFonts w:ascii="Times New Roman" w:hAnsi="Times New Roman" w:cs="Times New Roman"/>
              <w:color w:val="000000"/>
              <w:sz w:val="24"/>
              <w:szCs w:val="24"/>
            </w:rPr>
            <w:t>[6], [7]</w:t>
          </w:r>
        </w:sdtContent>
      </w:sdt>
      <w:r w:rsidRPr="009A698A">
        <w:rPr>
          <w:rFonts w:ascii="Times New Roman" w:hAnsi="Times New Roman" w:cs="Times New Roman"/>
          <w:sz w:val="24"/>
          <w:szCs w:val="24"/>
        </w:rPr>
        <w:t>.</w:t>
      </w:r>
    </w:p>
    <w:p w14:paraId="14EF7554" w14:textId="521FE79B" w:rsidR="009A698A" w:rsidRPr="009A698A" w:rsidRDefault="009A698A" w:rsidP="003B183A">
      <w:pPr>
        <w:spacing w:line="360" w:lineRule="auto"/>
        <w:jc w:val="both"/>
        <w:rPr>
          <w:rFonts w:ascii="Times New Roman" w:hAnsi="Times New Roman" w:cs="Times New Roman"/>
          <w:sz w:val="24"/>
          <w:szCs w:val="24"/>
        </w:rPr>
      </w:pPr>
      <w:r w:rsidRPr="009A698A">
        <w:rPr>
          <w:rFonts w:ascii="Times New Roman" w:hAnsi="Times New Roman" w:cs="Times New Roman"/>
          <w:sz w:val="24"/>
          <w:szCs w:val="24"/>
        </w:rPr>
        <w:t xml:space="preserve">Además, </w:t>
      </w: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Authentication</w:t>
      </w:r>
      <w:proofErr w:type="spellEnd"/>
      <w:r w:rsidRPr="009A698A">
        <w:rPr>
          <w:rFonts w:ascii="Times New Roman" w:hAnsi="Times New Roman" w:cs="Times New Roman"/>
          <w:sz w:val="24"/>
          <w:szCs w:val="24"/>
        </w:rPr>
        <w:t xml:space="preserve"> proporciona una consola de administración fácil de usar, donde los desarrolladores pueden gestionar los usuarios de sus aplicaciones, revisar las estadísticas de autenticación y configurar los métodos de autenticación. Esta consola simplifica la administración de usuarios y ayuda a los desarrolladores a mantener el control sobre el acceso a sus aplicaciones</w:t>
      </w:r>
      <w:r w:rsidR="00DA2F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JiNDE3OTgtMjJiYi00NzgzLWFlMmQtYjAwZTFjZGNiNjMwIiwicHJvcGVydGllcyI6eyJub3RlSW5kZXgiOjB9LCJpc0VkaXRlZCI6ZmFsc2UsIm1hbnVhbE92ZXJyaWRlIjp7ImlzTWFudWFsbHlPdmVycmlkZGVuIjpmYWxzZSwiY2l0ZXByb2NUZXh0IjoiWzddIiwibWFudWFsT3ZlcnJpZGVUZXh0IjoiIn0sImNpdGF0aW9uSXRlbXMiOlt7ImlkIjoiYzA5MjZkMGEtZTA4My0zNGUyLTkyYzAtYjY3OTBhMjQwYzJjIiwiaXRlbURhdGEiOnsidHlwZSI6ImFydGljbGUtam91cm5hbCIsImlkIjoiYzA5MjZkMGEtZTA4My0zNGUyLTkyYzAtYjY3OTBhMjQwYzJj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
          <w:id w:val="-715504389"/>
          <w:placeholder>
            <w:docPart w:val="DefaultPlaceholder_-1854013440"/>
          </w:placeholder>
        </w:sdtPr>
        <w:sdtContent>
          <w:r w:rsidR="00B0799F" w:rsidRPr="00B0799F">
            <w:rPr>
              <w:rFonts w:ascii="Times New Roman" w:hAnsi="Times New Roman" w:cs="Times New Roman"/>
              <w:color w:val="000000"/>
              <w:sz w:val="24"/>
              <w:szCs w:val="24"/>
            </w:rPr>
            <w:t>[7]</w:t>
          </w:r>
        </w:sdtContent>
      </w:sdt>
      <w:r w:rsidRPr="009A698A">
        <w:rPr>
          <w:rFonts w:ascii="Times New Roman" w:hAnsi="Times New Roman" w:cs="Times New Roman"/>
          <w:sz w:val="24"/>
          <w:szCs w:val="24"/>
        </w:rPr>
        <w:t>.</w:t>
      </w:r>
    </w:p>
    <w:p w14:paraId="0192BE99" w14:textId="4B21E45F" w:rsidR="009A698A" w:rsidRDefault="009A698A" w:rsidP="003B183A">
      <w:pPr>
        <w:spacing w:line="360" w:lineRule="auto"/>
        <w:jc w:val="both"/>
        <w:rPr>
          <w:rFonts w:ascii="Times New Roman" w:hAnsi="Times New Roman" w:cs="Times New Roman"/>
          <w:sz w:val="24"/>
          <w:szCs w:val="24"/>
        </w:rPr>
      </w:pPr>
      <w:r w:rsidRPr="009A698A">
        <w:rPr>
          <w:rFonts w:ascii="Times New Roman" w:hAnsi="Times New Roman" w:cs="Times New Roman"/>
          <w:sz w:val="24"/>
          <w:szCs w:val="24"/>
        </w:rPr>
        <w:t xml:space="preserve">La seguridad es una prioridad en </w:t>
      </w:r>
      <w:proofErr w:type="spellStart"/>
      <w:r w:rsidRPr="009A698A">
        <w:rPr>
          <w:rFonts w:ascii="Times New Roman" w:hAnsi="Times New Roman" w:cs="Times New Roman"/>
          <w:sz w:val="24"/>
          <w:szCs w:val="24"/>
        </w:rPr>
        <w:t>Firebase</w:t>
      </w:r>
      <w:proofErr w:type="spellEnd"/>
      <w:r w:rsidRPr="009A698A">
        <w:rPr>
          <w:rFonts w:ascii="Times New Roman" w:hAnsi="Times New Roman" w:cs="Times New Roman"/>
          <w:sz w:val="24"/>
          <w:szCs w:val="24"/>
        </w:rPr>
        <w:t xml:space="preserve"> </w:t>
      </w:r>
      <w:proofErr w:type="spellStart"/>
      <w:r w:rsidRPr="009A698A">
        <w:rPr>
          <w:rFonts w:ascii="Times New Roman" w:hAnsi="Times New Roman" w:cs="Times New Roman"/>
          <w:sz w:val="24"/>
          <w:szCs w:val="24"/>
        </w:rPr>
        <w:t>Authentication</w:t>
      </w:r>
      <w:proofErr w:type="spellEnd"/>
      <w:r w:rsidRPr="009A698A">
        <w:rPr>
          <w:rFonts w:ascii="Times New Roman" w:hAnsi="Times New Roman" w:cs="Times New Roman"/>
          <w:sz w:val="24"/>
          <w:szCs w:val="24"/>
        </w:rPr>
        <w:t>, que utiliza prácticas de seguridad robustas para proteger la información de los usuarios. Esto incluye el uso de HTTPS para todas las comunicaciones, el almacenamiento seguro de contraseñas y la conformidad con estándares de seguridad internacionales. Esto asegura que la información de autenticación de los usuarios se maneje de manera segura en todo momento</w:t>
      </w:r>
      <w:r w:rsidR="00DA2F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M3MWMyZTEtZTlmMy00NzJlLTk3ZDAtZjg5YTMwY2Q2ZmJiIiwicHJvcGVydGllcyI6eyJub3RlSW5kZXgiOjB9LCJpc0VkaXRlZCI6ZmFsc2UsIm1hbnVhbE92ZXJyaWRlIjp7ImlzTWFudWFsbHlPdmVycmlkZGVuIjpmYWxzZSwiY2l0ZXByb2NUZXh0IjoiWzddIiwibWFudWFsT3ZlcnJpZGVUZXh0IjoiIn0sImNpdGF0aW9uSXRlbXMiOlt7ImlkIjoiYzA5MjZkMGEtZTA4My0zNGUyLTkyYzAtYjY3OTBhMjQwYzJjIiwiaXRlbURhdGEiOnsidHlwZSI6ImFydGljbGUtam91cm5hbCIsImlkIjoiYzA5MjZkMGEtZTA4My0zNGUyLTkyYzAtYjY3OTBhMjQwYzJj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
          <w:id w:val="-103354475"/>
          <w:placeholder>
            <w:docPart w:val="DefaultPlaceholder_-1854013440"/>
          </w:placeholder>
        </w:sdtPr>
        <w:sdtContent>
          <w:r w:rsidR="00B0799F" w:rsidRPr="00B0799F">
            <w:rPr>
              <w:rFonts w:ascii="Times New Roman" w:hAnsi="Times New Roman" w:cs="Times New Roman"/>
              <w:color w:val="000000"/>
              <w:sz w:val="24"/>
              <w:szCs w:val="24"/>
            </w:rPr>
            <w:t>[7]</w:t>
          </w:r>
        </w:sdtContent>
      </w:sdt>
      <w:r w:rsidRPr="009A698A">
        <w:rPr>
          <w:rFonts w:ascii="Times New Roman" w:hAnsi="Times New Roman" w:cs="Times New Roman"/>
          <w:sz w:val="24"/>
          <w:szCs w:val="24"/>
        </w:rPr>
        <w:t>.</w:t>
      </w:r>
    </w:p>
    <w:p w14:paraId="71C9139D" w14:textId="738B258B" w:rsidR="00DA2FC1" w:rsidRPr="00B37118" w:rsidRDefault="00DA2FC1" w:rsidP="003B183A">
      <w:pPr>
        <w:pStyle w:val="Ttulo2"/>
        <w:spacing w:line="360" w:lineRule="auto"/>
      </w:pPr>
      <w:bookmarkStart w:id="5" w:name="_Toc158500141"/>
      <w:proofErr w:type="spellStart"/>
      <w:r w:rsidRPr="00B37118">
        <w:t>Firebase</w:t>
      </w:r>
      <w:proofErr w:type="spellEnd"/>
      <w:r w:rsidRPr="00B37118">
        <w:t xml:space="preserve"> </w:t>
      </w:r>
      <w:proofErr w:type="spellStart"/>
      <w:r w:rsidRPr="00B37118">
        <w:t>Realtime</w:t>
      </w:r>
      <w:proofErr w:type="spellEnd"/>
      <w:r w:rsidRPr="00B37118">
        <w:t xml:space="preserve"> </w:t>
      </w:r>
      <w:proofErr w:type="spellStart"/>
      <w:r w:rsidRPr="00B37118">
        <w:t>Database</w:t>
      </w:r>
      <w:proofErr w:type="spellEnd"/>
      <w:r w:rsidRPr="00B37118">
        <w:t xml:space="preserve"> para almacenamiento y sincronización de datos</w:t>
      </w:r>
      <w:bookmarkEnd w:id="5"/>
    </w:p>
    <w:p w14:paraId="1197359E" w14:textId="3D2A99AE" w:rsidR="00DA2FC1" w:rsidRPr="00DA2FC1" w:rsidRDefault="00DA2FC1" w:rsidP="003B183A">
      <w:pPr>
        <w:spacing w:line="360" w:lineRule="auto"/>
        <w:jc w:val="both"/>
        <w:rPr>
          <w:rFonts w:ascii="Times New Roman" w:hAnsi="Times New Roman" w:cs="Times New Roman"/>
          <w:sz w:val="24"/>
          <w:szCs w:val="24"/>
        </w:rPr>
      </w:pP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Realtime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Database</w:t>
      </w:r>
      <w:proofErr w:type="spellEnd"/>
      <w:r w:rsidRPr="00DA2FC1">
        <w:rPr>
          <w:rFonts w:ascii="Times New Roman" w:hAnsi="Times New Roman" w:cs="Times New Roman"/>
          <w:sz w:val="24"/>
          <w:szCs w:val="24"/>
        </w:rPr>
        <w:t xml:space="preserve"> es un servicio de base de datos alojado en la nube que permite a los desarrolladores de aplicaciones web y móviles almacenar y sincronizar datos entre los usuarios en tiempo real</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E4MjM0NjYtYmVlOS00ODYyLWEzOWUtMmI4NzNjYzJjMWZi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
          <w:id w:val="1728340969"/>
          <w:placeholder>
            <w:docPart w:val="DefaultPlaceholder_-1854013440"/>
          </w:placeholder>
        </w:sdtPr>
        <w:sdtContent>
          <w:r w:rsidR="00B0799F" w:rsidRPr="00B0799F">
            <w:rPr>
              <w:rFonts w:ascii="Times New Roman" w:hAnsi="Times New Roman" w:cs="Times New Roman"/>
              <w:color w:val="000000"/>
              <w:sz w:val="24"/>
              <w:szCs w:val="24"/>
            </w:rPr>
            <w:t>[8]</w:t>
          </w:r>
        </w:sdtContent>
      </w:sdt>
      <w:r w:rsidRPr="00DA2FC1">
        <w:rPr>
          <w:rFonts w:ascii="Times New Roman" w:hAnsi="Times New Roman" w:cs="Times New Roman"/>
          <w:sz w:val="24"/>
          <w:szCs w:val="24"/>
        </w:rPr>
        <w:t>. Es una base de datos NoSQL que almacena datos en formato JSON y proporciona una sincronización en tiempo real con cada cliente conectado. Esto significa que cuando los datos se actualizan, se transmiten inmediatamente a todos los dispositivos conectados, ofreciendo una experiencia de usuario fluida y reactiva</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c1MzAxMTItNmE5OS00NGVmLWIyZDMtNzg4YTY4ZWJjZjQx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
          <w:id w:val="169229183"/>
          <w:placeholder>
            <w:docPart w:val="DefaultPlaceholder_-1854013440"/>
          </w:placeholder>
        </w:sdtPr>
        <w:sdtContent>
          <w:r w:rsidR="00B0799F" w:rsidRPr="00B0799F">
            <w:rPr>
              <w:rFonts w:ascii="Times New Roman" w:hAnsi="Times New Roman" w:cs="Times New Roman"/>
              <w:color w:val="000000"/>
              <w:sz w:val="24"/>
              <w:szCs w:val="24"/>
            </w:rPr>
            <w:t>[9]</w:t>
          </w:r>
        </w:sdtContent>
      </w:sdt>
      <w:r w:rsidRPr="00DA2FC1">
        <w:rPr>
          <w:rFonts w:ascii="Times New Roman" w:hAnsi="Times New Roman" w:cs="Times New Roman"/>
          <w:sz w:val="24"/>
          <w:szCs w:val="24"/>
        </w:rPr>
        <w:t>.</w:t>
      </w:r>
    </w:p>
    <w:p w14:paraId="5D983C5A" w14:textId="042AC035" w:rsidR="00DA2FC1" w:rsidRPr="00DA2FC1" w:rsidRDefault="00DA2FC1" w:rsidP="003B183A">
      <w:pPr>
        <w:spacing w:line="360" w:lineRule="auto"/>
        <w:jc w:val="both"/>
        <w:rPr>
          <w:rFonts w:ascii="Times New Roman" w:hAnsi="Times New Roman" w:cs="Times New Roman"/>
          <w:sz w:val="24"/>
          <w:szCs w:val="24"/>
        </w:rPr>
      </w:pPr>
      <w:r w:rsidRPr="00DA2FC1">
        <w:rPr>
          <w:rFonts w:ascii="Times New Roman" w:hAnsi="Times New Roman" w:cs="Times New Roman"/>
          <w:sz w:val="24"/>
          <w:szCs w:val="24"/>
        </w:rPr>
        <w:t xml:space="preserve">Una de las características clave de </w:t>
      </w: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Realtime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Database</w:t>
      </w:r>
      <w:proofErr w:type="spellEnd"/>
      <w:r w:rsidRPr="00DA2FC1">
        <w:rPr>
          <w:rFonts w:ascii="Times New Roman" w:hAnsi="Times New Roman" w:cs="Times New Roman"/>
          <w:sz w:val="24"/>
          <w:szCs w:val="24"/>
        </w:rPr>
        <w:t xml:space="preserve"> es su capacidad para trabajar en aplicaciones offline. Los datos a los que acceden los usuarios se almacenan localmente en el dispositivo, permitiendo que las aplicaciones funcionen incluso sin una conexión a internet. Una vez que el dispositivo se reconecta, la base de datos sincroniza automáticamente los cambios con el estado actual del servidor, garantizando que los datos estén siempre actualizados</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lmNDQ5NmEtOGI2Zi00OGQ5LTk0YWYtYzNiNDQ2M2ZjMmVi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
          <w:id w:val="1651478405"/>
          <w:placeholder>
            <w:docPart w:val="DefaultPlaceholder_-1854013440"/>
          </w:placeholder>
        </w:sdtPr>
        <w:sdtContent>
          <w:r w:rsidR="00B0799F" w:rsidRPr="00B0799F">
            <w:rPr>
              <w:rFonts w:ascii="Times New Roman" w:hAnsi="Times New Roman" w:cs="Times New Roman"/>
              <w:color w:val="000000"/>
              <w:sz w:val="24"/>
              <w:szCs w:val="24"/>
            </w:rPr>
            <w:t>[8]</w:t>
          </w:r>
        </w:sdtContent>
      </w:sdt>
      <w:r w:rsidRPr="00DA2FC1">
        <w:rPr>
          <w:rFonts w:ascii="Times New Roman" w:hAnsi="Times New Roman" w:cs="Times New Roman"/>
          <w:sz w:val="24"/>
          <w:szCs w:val="24"/>
        </w:rPr>
        <w:t>.</w:t>
      </w:r>
    </w:p>
    <w:p w14:paraId="03439CAF" w14:textId="393CAA56" w:rsidR="00DA2FC1" w:rsidRPr="00DA2FC1" w:rsidRDefault="00DA2FC1" w:rsidP="003B183A">
      <w:pPr>
        <w:spacing w:line="360" w:lineRule="auto"/>
        <w:jc w:val="both"/>
        <w:rPr>
          <w:rFonts w:ascii="Times New Roman" w:hAnsi="Times New Roman" w:cs="Times New Roman"/>
          <w:sz w:val="24"/>
          <w:szCs w:val="24"/>
        </w:rPr>
      </w:pPr>
      <w:r w:rsidRPr="00DA2FC1">
        <w:rPr>
          <w:rFonts w:ascii="Times New Roman" w:hAnsi="Times New Roman" w:cs="Times New Roman"/>
          <w:sz w:val="24"/>
          <w:szCs w:val="24"/>
        </w:rPr>
        <w:t xml:space="preserve">La seguridad y la protección de datos son aspectos fundamentales en </w:t>
      </w: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Realtime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Database</w:t>
      </w:r>
      <w:proofErr w:type="spellEnd"/>
      <w:r w:rsidRPr="00DA2FC1">
        <w:rPr>
          <w:rFonts w:ascii="Times New Roman" w:hAnsi="Times New Roman" w:cs="Times New Roman"/>
          <w:sz w:val="24"/>
          <w:szCs w:val="24"/>
        </w:rPr>
        <w:t>. Los desarrolladores pueden definir reglas de seguridad detalladas en un lenguaje de configuración basado en JSON para controlar el acceso y las operaciones permitidas en la base de datos. Estas reglas de seguridad aseguran que los datos sean accesibles solo para los usuarios autorizados, protegiendo la privacidad y la integridad de los datos</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5MGQwMzgtOGUwYi00MGFjLWEwYjItMjAxOWE2MTNjZDIx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
          <w:id w:val="-1636176997"/>
          <w:placeholder>
            <w:docPart w:val="DefaultPlaceholder_-1854013440"/>
          </w:placeholder>
        </w:sdtPr>
        <w:sdtContent>
          <w:r w:rsidR="00B0799F" w:rsidRPr="00B0799F">
            <w:rPr>
              <w:rFonts w:ascii="Times New Roman" w:hAnsi="Times New Roman" w:cs="Times New Roman"/>
              <w:color w:val="000000"/>
              <w:sz w:val="24"/>
              <w:szCs w:val="24"/>
            </w:rPr>
            <w:t>[8]</w:t>
          </w:r>
        </w:sdtContent>
      </w:sdt>
      <w:r w:rsidRPr="00DA2FC1">
        <w:rPr>
          <w:rFonts w:ascii="Times New Roman" w:hAnsi="Times New Roman" w:cs="Times New Roman"/>
          <w:sz w:val="24"/>
          <w:szCs w:val="24"/>
        </w:rPr>
        <w:t>.</w:t>
      </w:r>
    </w:p>
    <w:p w14:paraId="1E1B13F8" w14:textId="75DEC047" w:rsidR="00DA2FC1" w:rsidRPr="00DA2FC1" w:rsidRDefault="00DA2FC1" w:rsidP="003B183A">
      <w:pPr>
        <w:spacing w:line="360" w:lineRule="auto"/>
        <w:jc w:val="both"/>
        <w:rPr>
          <w:rFonts w:ascii="Times New Roman" w:hAnsi="Times New Roman" w:cs="Times New Roman"/>
          <w:sz w:val="24"/>
          <w:szCs w:val="24"/>
        </w:rPr>
      </w:pPr>
      <w:r w:rsidRPr="00DA2FC1">
        <w:rPr>
          <w:rFonts w:ascii="Times New Roman" w:hAnsi="Times New Roman" w:cs="Times New Roman"/>
          <w:sz w:val="24"/>
          <w:szCs w:val="24"/>
        </w:rPr>
        <w:lastRenderedPageBreak/>
        <w:t xml:space="preserve">La integración con otros servicios de </w:t>
      </w: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es otra ventaja importante. Por ejemplo, se puede usar junto con </w:t>
      </w: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Authentication</w:t>
      </w:r>
      <w:proofErr w:type="spellEnd"/>
      <w:r w:rsidRPr="00DA2FC1">
        <w:rPr>
          <w:rFonts w:ascii="Times New Roman" w:hAnsi="Times New Roman" w:cs="Times New Roman"/>
          <w:sz w:val="24"/>
          <w:szCs w:val="24"/>
        </w:rPr>
        <w:t xml:space="preserve"> para crear sistemas de autenticación seguros y personalizados, o con Cloud </w:t>
      </w:r>
      <w:proofErr w:type="spellStart"/>
      <w:r w:rsidRPr="00DA2FC1">
        <w:rPr>
          <w:rFonts w:ascii="Times New Roman" w:hAnsi="Times New Roman" w:cs="Times New Roman"/>
          <w:sz w:val="24"/>
          <w:szCs w:val="24"/>
        </w:rPr>
        <w:t>Functions</w:t>
      </w:r>
      <w:proofErr w:type="spellEnd"/>
      <w:r w:rsidRPr="00DA2FC1">
        <w:rPr>
          <w:rFonts w:ascii="Times New Roman" w:hAnsi="Times New Roman" w:cs="Times New Roman"/>
          <w:sz w:val="24"/>
          <w:szCs w:val="24"/>
        </w:rPr>
        <w:t xml:space="preserve"> para ejecutar código </w:t>
      </w:r>
      <w:proofErr w:type="spellStart"/>
      <w:r w:rsidRPr="00DA2FC1">
        <w:rPr>
          <w:rFonts w:ascii="Times New Roman" w:hAnsi="Times New Roman" w:cs="Times New Roman"/>
          <w:sz w:val="24"/>
          <w:szCs w:val="24"/>
        </w:rPr>
        <w:t>backend</w:t>
      </w:r>
      <w:proofErr w:type="spellEnd"/>
      <w:r w:rsidRPr="00DA2FC1">
        <w:rPr>
          <w:rFonts w:ascii="Times New Roman" w:hAnsi="Times New Roman" w:cs="Times New Roman"/>
          <w:sz w:val="24"/>
          <w:szCs w:val="24"/>
        </w:rPr>
        <w:t xml:space="preserve"> en respuesta a eventos en la base de datos sin necesidad de administrar servidores</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c1ZDU5ZGEtNTc2ZC00ZjA2LWJlNTQtNzQxZTU0NDA3ZTVh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
          <w:id w:val="749701317"/>
          <w:placeholder>
            <w:docPart w:val="DefaultPlaceholder_-1854013440"/>
          </w:placeholder>
        </w:sdtPr>
        <w:sdtContent>
          <w:r w:rsidR="00B0799F" w:rsidRPr="00B0799F">
            <w:rPr>
              <w:rFonts w:ascii="Times New Roman" w:hAnsi="Times New Roman" w:cs="Times New Roman"/>
              <w:color w:val="000000"/>
              <w:sz w:val="24"/>
              <w:szCs w:val="24"/>
            </w:rPr>
            <w:t>[9]</w:t>
          </w:r>
        </w:sdtContent>
      </w:sdt>
      <w:r w:rsidRPr="00DA2FC1">
        <w:rPr>
          <w:rFonts w:ascii="Times New Roman" w:hAnsi="Times New Roman" w:cs="Times New Roman"/>
          <w:sz w:val="24"/>
          <w:szCs w:val="24"/>
        </w:rPr>
        <w:t>.</w:t>
      </w:r>
    </w:p>
    <w:p w14:paraId="0FD9C77F" w14:textId="2F8558E0" w:rsidR="00DA2FC1" w:rsidRDefault="00DA2FC1" w:rsidP="003B183A">
      <w:pPr>
        <w:spacing w:line="360" w:lineRule="auto"/>
        <w:jc w:val="both"/>
        <w:rPr>
          <w:rFonts w:ascii="Times New Roman" w:hAnsi="Times New Roman" w:cs="Times New Roman"/>
          <w:sz w:val="24"/>
          <w:szCs w:val="24"/>
        </w:rPr>
      </w:pPr>
      <w:r w:rsidRPr="00DA2FC1">
        <w:rPr>
          <w:rFonts w:ascii="Times New Roman" w:hAnsi="Times New Roman" w:cs="Times New Roman"/>
          <w:sz w:val="24"/>
          <w:szCs w:val="24"/>
        </w:rPr>
        <w:t xml:space="preserve">La implementación de </w:t>
      </w:r>
      <w:proofErr w:type="spellStart"/>
      <w:r w:rsidRPr="00DA2FC1">
        <w:rPr>
          <w:rFonts w:ascii="Times New Roman" w:hAnsi="Times New Roman" w:cs="Times New Roman"/>
          <w:sz w:val="24"/>
          <w:szCs w:val="24"/>
        </w:rPr>
        <w:t>Firebase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Realtime</w:t>
      </w:r>
      <w:proofErr w:type="spellEnd"/>
      <w:r w:rsidRPr="00DA2FC1">
        <w:rPr>
          <w:rFonts w:ascii="Times New Roman" w:hAnsi="Times New Roman" w:cs="Times New Roman"/>
          <w:sz w:val="24"/>
          <w:szCs w:val="24"/>
        </w:rPr>
        <w:t xml:space="preserve"> </w:t>
      </w:r>
      <w:proofErr w:type="spellStart"/>
      <w:r w:rsidRPr="00DA2FC1">
        <w:rPr>
          <w:rFonts w:ascii="Times New Roman" w:hAnsi="Times New Roman" w:cs="Times New Roman"/>
          <w:sz w:val="24"/>
          <w:szCs w:val="24"/>
        </w:rPr>
        <w:t>Database</w:t>
      </w:r>
      <w:proofErr w:type="spellEnd"/>
      <w:r w:rsidRPr="00DA2FC1">
        <w:rPr>
          <w:rFonts w:ascii="Times New Roman" w:hAnsi="Times New Roman" w:cs="Times New Roman"/>
          <w:sz w:val="24"/>
          <w:szCs w:val="24"/>
        </w:rPr>
        <w:t xml:space="preserve"> es relativamente sencilla, lo que permite a los desarrolladores comenzar rápidamente a trabajar en sus proyectos sin preocuparse por la infraestructura de </w:t>
      </w:r>
      <w:proofErr w:type="spellStart"/>
      <w:r w:rsidRPr="00DA2FC1">
        <w:rPr>
          <w:rFonts w:ascii="Times New Roman" w:hAnsi="Times New Roman" w:cs="Times New Roman"/>
          <w:sz w:val="24"/>
          <w:szCs w:val="24"/>
        </w:rPr>
        <w:t>backend</w:t>
      </w:r>
      <w:proofErr w:type="spellEnd"/>
      <w:r w:rsidRPr="00DA2FC1">
        <w:rPr>
          <w:rFonts w:ascii="Times New Roman" w:hAnsi="Times New Roman" w:cs="Times New Roman"/>
          <w:sz w:val="24"/>
          <w:szCs w:val="24"/>
        </w:rPr>
        <w:t>. La base de datos es escalable, lo que significa que puede manejar aplicaciones desde las más pequeñas hasta las de mayor tráfico, ajustando los recursos automáticamente según las necesidades</w:t>
      </w:r>
      <w:r w:rsidR="000C0A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Y0YjM1ZTgtYmYyMC00ZWE4LTljNGEtMmVlMmZmODU1YTYz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
          <w:id w:val="-1498957751"/>
          <w:placeholder>
            <w:docPart w:val="DefaultPlaceholder_-1854013440"/>
          </w:placeholder>
        </w:sdtPr>
        <w:sdtContent>
          <w:r w:rsidR="00B0799F" w:rsidRPr="00B0799F">
            <w:rPr>
              <w:rFonts w:ascii="Times New Roman" w:hAnsi="Times New Roman" w:cs="Times New Roman"/>
              <w:color w:val="000000"/>
              <w:sz w:val="24"/>
              <w:szCs w:val="24"/>
            </w:rPr>
            <w:t>[9]</w:t>
          </w:r>
        </w:sdtContent>
      </w:sdt>
      <w:r w:rsidRPr="00DA2FC1">
        <w:rPr>
          <w:rFonts w:ascii="Times New Roman" w:hAnsi="Times New Roman" w:cs="Times New Roman"/>
          <w:sz w:val="24"/>
          <w:szCs w:val="24"/>
        </w:rPr>
        <w:t>.</w:t>
      </w:r>
    </w:p>
    <w:p w14:paraId="686B534E" w14:textId="5C1F39DF" w:rsidR="000C0A00" w:rsidRDefault="000C0A00" w:rsidP="003B183A">
      <w:pPr>
        <w:pStyle w:val="Ttulo2"/>
        <w:spacing w:line="360" w:lineRule="auto"/>
      </w:pPr>
      <w:bookmarkStart w:id="6" w:name="_Toc158500142"/>
      <w:proofErr w:type="spellStart"/>
      <w:r>
        <w:t>Firebase</w:t>
      </w:r>
      <w:proofErr w:type="spellEnd"/>
      <w:r>
        <w:t xml:space="preserve"> Cloud </w:t>
      </w:r>
      <w:proofErr w:type="spellStart"/>
      <w:r>
        <w:t>Functions</w:t>
      </w:r>
      <w:proofErr w:type="spellEnd"/>
      <w:r>
        <w:t xml:space="preserve"> para la lógica de servidor sin servidor</w:t>
      </w:r>
      <w:bookmarkEnd w:id="6"/>
    </w:p>
    <w:p w14:paraId="00D59EC0" w14:textId="4AC9B84F" w:rsidR="000C0A00" w:rsidRPr="000C0A00" w:rsidRDefault="000C0A00" w:rsidP="003B183A">
      <w:pPr>
        <w:spacing w:line="360" w:lineRule="auto"/>
        <w:jc w:val="both"/>
        <w:rPr>
          <w:rFonts w:ascii="Times New Roman" w:hAnsi="Times New Roman" w:cs="Times New Roman"/>
          <w:sz w:val="24"/>
          <w:szCs w:val="24"/>
        </w:rPr>
      </w:pP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es un servicio de computación en la nube que permite a los desarrolladores ejecutar la lógica del lado del servidor en un entorno completamente administrado, sin la necesidad de administrar servidores</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AwYzk1OTMtNzM3My00NmI4LWFkM2ItYzc2YmVjNDgwMTZkIiwicHJvcGVydGllcyI6eyJub3RlSW5kZXgiOjB9LCJpc0VkaXRlZCI6ZmFsc2UsIm1hbnVhbE92ZXJyaWRlIjp7ImlzTWFudWFsbHlPdmVycmlkZGVuIjpmYWxzZSwiY2l0ZXByb2NUZXh0IjoiWzEwXSIsIm1hbnVhbE92ZXJyaWRlVGV4dCI6IiJ9LCJjaXRhdGlvbkl0ZW1zIjpbeyJpZCI6IjI4YjdlMTE1LTI3YWEtMzM1Mi1iMjNmLTc3NGU0YjRiNmE3NCIsIml0ZW1EYXRhIjp7InR5cGUiOiJjaGFwdGVyIiwiaWQiOiIyOGI3ZTExNS0yN2FhLTMzNTItYjIzZi03NzRlNGI0YjZhNz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
          <w:id w:val="2107607904"/>
          <w:placeholder>
            <w:docPart w:val="DefaultPlaceholder_-1854013440"/>
          </w:placeholder>
        </w:sdtPr>
        <w:sdtContent>
          <w:r w:rsidR="00B0799F" w:rsidRPr="00B0799F">
            <w:rPr>
              <w:rFonts w:ascii="Times New Roman" w:hAnsi="Times New Roman" w:cs="Times New Roman"/>
              <w:color w:val="000000"/>
              <w:sz w:val="24"/>
              <w:szCs w:val="24"/>
            </w:rPr>
            <w:t>[10]</w:t>
          </w:r>
        </w:sdtContent>
      </w:sdt>
      <w:r w:rsidRPr="000C0A00">
        <w:rPr>
          <w:rFonts w:ascii="Times New Roman" w:hAnsi="Times New Roman" w:cs="Times New Roman"/>
          <w:sz w:val="24"/>
          <w:szCs w:val="24"/>
        </w:rPr>
        <w:t xml:space="preserve">. Este enfoque de "computación sin servidor" permite a los desarrolladores escribir funciones individuales que se ejecutan en respuesta a eventos generados por otros servicios de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y HTTPS. Estas funciones pueden realizar tareas como el procesamiento de datos en segundo plano, la ejecución de lógica compleja en respuesta a eventos de la base de datos, el envío de notificaciones </w:t>
      </w:r>
      <w:proofErr w:type="spellStart"/>
      <w:r w:rsidRPr="000C0A00">
        <w:rPr>
          <w:rFonts w:ascii="Times New Roman" w:hAnsi="Times New Roman" w:cs="Times New Roman"/>
          <w:sz w:val="24"/>
          <w:szCs w:val="24"/>
        </w:rPr>
        <w:t>push</w:t>
      </w:r>
      <w:proofErr w:type="spellEnd"/>
      <w:r w:rsidRPr="000C0A00">
        <w:rPr>
          <w:rFonts w:ascii="Times New Roman" w:hAnsi="Times New Roman" w:cs="Times New Roman"/>
          <w:sz w:val="24"/>
          <w:szCs w:val="24"/>
        </w:rPr>
        <w:t>, y mucho más, sin necesidad de preocuparse por la infraestructura de alojamiento</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"/>
          <w:id w:val="1895704088"/>
          <w:placeholder>
            <w:docPart w:val="DefaultPlaceholder_-1854013440"/>
          </w:placeholder>
        </w:sdtPr>
        <w:sdtContent>
          <w:r w:rsidR="00B0799F" w:rsidRPr="00B0799F">
            <w:rPr>
              <w:rFonts w:ascii="Times New Roman" w:hAnsi="Times New Roman" w:cs="Times New Roman"/>
              <w:color w:val="000000"/>
              <w:sz w:val="24"/>
              <w:szCs w:val="24"/>
            </w:rPr>
            <w:t>[11]</w:t>
          </w:r>
        </w:sdtContent>
      </w:sdt>
      <w:r w:rsidRPr="000C0A00">
        <w:rPr>
          <w:rFonts w:ascii="Times New Roman" w:hAnsi="Times New Roman" w:cs="Times New Roman"/>
          <w:sz w:val="24"/>
          <w:szCs w:val="24"/>
        </w:rPr>
        <w:t>.</w:t>
      </w:r>
    </w:p>
    <w:p w14:paraId="5FA6CF50" w14:textId="07C21C6B" w:rsidR="000C0A00" w:rsidRPr="000C0A00" w:rsidRDefault="000C0A00" w:rsidP="003B183A">
      <w:pPr>
        <w:spacing w:line="360" w:lineRule="auto"/>
        <w:jc w:val="both"/>
        <w:rPr>
          <w:rFonts w:ascii="Times New Roman" w:hAnsi="Times New Roman" w:cs="Times New Roman"/>
          <w:sz w:val="24"/>
          <w:szCs w:val="24"/>
        </w:rPr>
      </w:pPr>
      <w:r w:rsidRPr="000C0A00">
        <w:rPr>
          <w:rFonts w:ascii="Times New Roman" w:hAnsi="Times New Roman" w:cs="Times New Roman"/>
          <w:sz w:val="24"/>
          <w:szCs w:val="24"/>
        </w:rPr>
        <w:t xml:space="preserve">La arquitectura sin servidor de 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ofrece varias ventajas. Primero, la escalabilidad es automática;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aloja y gestiona las funciones, escalándolas en respuesta a la demanda</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"/>
          <w:id w:val="-1111424090"/>
          <w:placeholder>
            <w:docPart w:val="DefaultPlaceholder_-1854013440"/>
          </w:placeholder>
        </w:sdtPr>
        <w:sdtContent>
          <w:r w:rsidR="00B0799F" w:rsidRPr="00B0799F">
            <w:rPr>
              <w:rFonts w:ascii="Times New Roman" w:hAnsi="Times New Roman" w:cs="Times New Roman"/>
              <w:color w:val="000000"/>
              <w:sz w:val="24"/>
              <w:szCs w:val="24"/>
            </w:rPr>
            <w:t>[11], [12]</w:t>
          </w:r>
        </w:sdtContent>
      </w:sdt>
      <w:r w:rsidRPr="000C0A00">
        <w:rPr>
          <w:rFonts w:ascii="Times New Roman" w:hAnsi="Times New Roman" w:cs="Times New Roman"/>
          <w:sz w:val="24"/>
          <w:szCs w:val="24"/>
        </w:rPr>
        <w:t xml:space="preserve">. Esto significa que las funciones pueden manejar desde unos pocos hasta millones de invocaciones sin necesidad de configuración adicional. Segundo, los desarrolladores pagan solo por los recursos que utilizan, lo que hace que 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sea una opción eficiente en términos de costos para muchas aplicaciones</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kwNDhiNWMtOWY4MC00Y2Y2LWEyMjgtMjljMGY4M2MyNWJlIiwicHJvcGVydGllcyI6eyJub3RlSW5kZXgiOjB9LCJpc0VkaXRlZCI6ZmFsc2UsIm1hbnVhbE92ZXJyaWRlIjp7ImlzTWFudWFsbHlPdmVycmlkZGVuIjpmYWxzZSwiY2l0ZXByb2NUZXh0IjoiWzEzXSIsIm1hbnVhbE92ZXJyaWRlVGV4dCI6IiJ9LCJjaXRhdGlvbkl0ZW1zIjpbeyJpZCI6IjExMmJlNThhLWI5OTItM2FjOC04OGNiLTczZDljMzZlM2VhZCIsIml0ZW1EYXRhIjp7InR5cGUiOiJjaGFwdGVyIiwiaWQiOiIxMTJiZTU4YS1iOTkyLTNhYzgtODhjYi03M2Q5YzM2ZTNlYW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
          <w:id w:val="-188303066"/>
          <w:placeholder>
            <w:docPart w:val="DefaultPlaceholder_-1854013440"/>
          </w:placeholder>
        </w:sdtPr>
        <w:sdtContent>
          <w:r w:rsidR="00B0799F" w:rsidRPr="00B0799F">
            <w:rPr>
              <w:rFonts w:ascii="Times New Roman" w:hAnsi="Times New Roman" w:cs="Times New Roman"/>
              <w:color w:val="000000"/>
              <w:sz w:val="24"/>
              <w:szCs w:val="24"/>
            </w:rPr>
            <w:t>[13]</w:t>
          </w:r>
        </w:sdtContent>
      </w:sdt>
      <w:r w:rsidRPr="000C0A00">
        <w:rPr>
          <w:rFonts w:ascii="Times New Roman" w:hAnsi="Times New Roman" w:cs="Times New Roman"/>
          <w:sz w:val="24"/>
          <w:szCs w:val="24"/>
        </w:rPr>
        <w:t>.</w:t>
      </w:r>
    </w:p>
    <w:p w14:paraId="5621F4EA" w14:textId="1EBBE2EE" w:rsidR="000C0A00" w:rsidRPr="000C0A00" w:rsidRDefault="000C0A00" w:rsidP="003B183A">
      <w:pPr>
        <w:spacing w:line="360" w:lineRule="auto"/>
        <w:jc w:val="both"/>
        <w:rPr>
          <w:rFonts w:ascii="Times New Roman" w:hAnsi="Times New Roman" w:cs="Times New Roman"/>
          <w:sz w:val="24"/>
          <w:szCs w:val="24"/>
        </w:rPr>
      </w:pPr>
      <w:r w:rsidRPr="000C0A00">
        <w:rPr>
          <w:rFonts w:ascii="Times New Roman" w:hAnsi="Times New Roman" w:cs="Times New Roman"/>
          <w:sz w:val="24"/>
          <w:szCs w:val="24"/>
        </w:rPr>
        <w:t xml:space="preserve">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se integra profundamente con otros servicios de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y Google Cloud, lo que permite a las funciones reaccionar a cambios en </w:t>
      </w:r>
      <w:proofErr w:type="spellStart"/>
      <w:r w:rsidRPr="000C0A00">
        <w:rPr>
          <w:rFonts w:ascii="Times New Roman" w:hAnsi="Times New Roman" w:cs="Times New Roman"/>
          <w:sz w:val="24"/>
          <w:szCs w:val="24"/>
        </w:rPr>
        <w:t>Firestore</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Realtime</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Database</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Authentication</w:t>
      </w:r>
      <w:proofErr w:type="spellEnd"/>
      <w:r w:rsidRPr="000C0A00">
        <w:rPr>
          <w:rFonts w:ascii="Times New Roman" w:hAnsi="Times New Roman" w:cs="Times New Roman"/>
          <w:sz w:val="24"/>
          <w:szCs w:val="24"/>
        </w:rPr>
        <w:t xml:space="preserve">, Google </w:t>
      </w:r>
      <w:proofErr w:type="spellStart"/>
      <w:r w:rsidRPr="000C0A00">
        <w:rPr>
          <w:rFonts w:ascii="Times New Roman" w:hAnsi="Times New Roman" w:cs="Times New Roman"/>
          <w:sz w:val="24"/>
          <w:szCs w:val="24"/>
        </w:rPr>
        <w:t>Analytics</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for</w:t>
      </w:r>
      <w:proofErr w:type="spellEnd"/>
      <w:r w:rsidRPr="000C0A00">
        <w:rPr>
          <w:rFonts w:ascii="Times New Roman" w:hAnsi="Times New Roman" w:cs="Times New Roman"/>
          <w:sz w:val="24"/>
          <w:szCs w:val="24"/>
        </w:rPr>
        <w:t xml:space="preserve">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y eventos de almacenamiento en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Cloud Storage. Por ejemplo, una función puede dispararse automáticamente cuando se agrega un nuevo documento a </w:t>
      </w:r>
      <w:proofErr w:type="spellStart"/>
      <w:r w:rsidRPr="000C0A00">
        <w:rPr>
          <w:rFonts w:ascii="Times New Roman" w:hAnsi="Times New Roman" w:cs="Times New Roman"/>
          <w:sz w:val="24"/>
          <w:szCs w:val="24"/>
        </w:rPr>
        <w:t>Firestore</w:t>
      </w:r>
      <w:proofErr w:type="spellEnd"/>
      <w:r w:rsidRPr="000C0A00">
        <w:rPr>
          <w:rFonts w:ascii="Times New Roman" w:hAnsi="Times New Roman" w:cs="Times New Roman"/>
          <w:sz w:val="24"/>
          <w:szCs w:val="24"/>
        </w:rPr>
        <w:t xml:space="preserve"> o cuando un usuario sube un archivo a Cloud Storage</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Q2NDViYTQtMWFkNS00Nzg2LThjNzQtNzNlNWY2OGM2Zjg2IiwicHJvcGVydGllcyI6eyJub3RlSW5kZXgiOjB9LCJpc0VkaXRlZCI6ZmFsc2UsIm1hbnVhbE92ZXJyaWRlIjp7ImlzTWFudWFsbHlPdmVycmlkZGVuIjpmYWxzZSwiY2l0ZXByb2NUZXh0IjoiWzEzXSIsIm1hbnVhbE92ZXJyaWRlVGV4dCI6IiJ9LCJjaXRhdGlvbkl0ZW1zIjpbeyJpZCI6IjExMmJlNThhLWI5OTItM2FjOC04OGNiLTczZDljMzZlM2VhZCIsIml0ZW1EYXRhIjp7InR5cGUiOiJjaGFwdGVyIiwiaWQiOiIxMTJiZTU4YS1iOTkyLTNhYzgtODhjYi03M2Q5YzM2ZTNlYW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
          <w:id w:val="-774178362"/>
          <w:placeholder>
            <w:docPart w:val="DefaultPlaceholder_-1854013440"/>
          </w:placeholder>
        </w:sdtPr>
        <w:sdtContent>
          <w:r w:rsidR="00B0799F" w:rsidRPr="00B0799F">
            <w:rPr>
              <w:rFonts w:ascii="Times New Roman" w:hAnsi="Times New Roman" w:cs="Times New Roman"/>
              <w:color w:val="000000"/>
              <w:sz w:val="24"/>
              <w:szCs w:val="24"/>
            </w:rPr>
            <w:t>[13]</w:t>
          </w:r>
        </w:sdtContent>
      </w:sdt>
      <w:r w:rsidR="003F23C4">
        <w:rPr>
          <w:rFonts w:ascii="Times New Roman" w:hAnsi="Times New Roman" w:cs="Times New Roman"/>
          <w:sz w:val="24"/>
          <w:szCs w:val="24"/>
        </w:rPr>
        <w:t>.</w:t>
      </w:r>
    </w:p>
    <w:p w14:paraId="56462AB1" w14:textId="00B7D673" w:rsidR="000C0A00" w:rsidRPr="000C0A00" w:rsidRDefault="000C0A00" w:rsidP="003B183A">
      <w:pPr>
        <w:spacing w:line="360" w:lineRule="auto"/>
        <w:jc w:val="both"/>
        <w:rPr>
          <w:rFonts w:ascii="Times New Roman" w:hAnsi="Times New Roman" w:cs="Times New Roman"/>
          <w:sz w:val="24"/>
          <w:szCs w:val="24"/>
        </w:rPr>
      </w:pPr>
      <w:r w:rsidRPr="000C0A00">
        <w:rPr>
          <w:rFonts w:ascii="Times New Roman" w:hAnsi="Times New Roman" w:cs="Times New Roman"/>
          <w:sz w:val="24"/>
          <w:szCs w:val="24"/>
        </w:rPr>
        <w:t xml:space="preserve">La implementación de la lógica del lado del servidor mediante 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facilita la creación de aplicaciones más seguras y escalables. Al mover la lógica y las operaciones </w:t>
      </w:r>
      <w:r w:rsidRPr="000C0A00">
        <w:rPr>
          <w:rFonts w:ascii="Times New Roman" w:hAnsi="Times New Roman" w:cs="Times New Roman"/>
          <w:sz w:val="24"/>
          <w:szCs w:val="24"/>
        </w:rPr>
        <w:lastRenderedPageBreak/>
        <w:t>sensibles al servidor, los desarrolladores pueden mantener el control sobre las operaciones que se realizan en sus datos, asegurando que solo se ejecuten acciones validadas y autorizadas</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"/>
          <w:id w:val="-1548674326"/>
          <w:placeholder>
            <w:docPart w:val="DefaultPlaceholder_-1854013440"/>
          </w:placeholder>
        </w:sdtPr>
        <w:sdtContent>
          <w:r w:rsidR="00B0799F" w:rsidRPr="00B0799F">
            <w:rPr>
              <w:rFonts w:ascii="Times New Roman" w:hAnsi="Times New Roman" w:cs="Times New Roman"/>
              <w:color w:val="000000"/>
              <w:sz w:val="24"/>
              <w:szCs w:val="24"/>
            </w:rPr>
            <w:t>[14]</w:t>
          </w:r>
        </w:sdtContent>
      </w:sdt>
      <w:r w:rsidRPr="000C0A00">
        <w:rPr>
          <w:rFonts w:ascii="Times New Roman" w:hAnsi="Times New Roman" w:cs="Times New Roman"/>
          <w:sz w:val="24"/>
          <w:szCs w:val="24"/>
        </w:rPr>
        <w:t>.</w:t>
      </w:r>
    </w:p>
    <w:p w14:paraId="068F0A18" w14:textId="6437BA90" w:rsidR="00DA2FC1" w:rsidRDefault="000C0A00" w:rsidP="003B183A">
      <w:pPr>
        <w:spacing w:line="360" w:lineRule="auto"/>
        <w:jc w:val="both"/>
        <w:rPr>
          <w:rFonts w:ascii="Times New Roman" w:hAnsi="Times New Roman" w:cs="Times New Roman"/>
          <w:sz w:val="24"/>
          <w:szCs w:val="24"/>
        </w:rPr>
      </w:pPr>
      <w:r w:rsidRPr="000C0A00">
        <w:rPr>
          <w:rFonts w:ascii="Times New Roman" w:hAnsi="Times New Roman" w:cs="Times New Roman"/>
          <w:sz w:val="24"/>
          <w:szCs w:val="24"/>
        </w:rPr>
        <w:t xml:space="preserve">Desarrollar con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Cloud </w:t>
      </w:r>
      <w:proofErr w:type="spellStart"/>
      <w:r w:rsidRPr="000C0A00">
        <w:rPr>
          <w:rFonts w:ascii="Times New Roman" w:hAnsi="Times New Roman" w:cs="Times New Roman"/>
          <w:sz w:val="24"/>
          <w:szCs w:val="24"/>
        </w:rPr>
        <w:t>Functions</w:t>
      </w:r>
      <w:proofErr w:type="spellEnd"/>
      <w:r w:rsidRPr="000C0A00">
        <w:rPr>
          <w:rFonts w:ascii="Times New Roman" w:hAnsi="Times New Roman" w:cs="Times New Roman"/>
          <w:sz w:val="24"/>
          <w:szCs w:val="24"/>
        </w:rPr>
        <w:t xml:space="preserve"> también implica una experiencia de desarrollo más ágil. Los desarrolladores pueden escribir funciones en JavaScript o </w:t>
      </w:r>
      <w:proofErr w:type="spellStart"/>
      <w:r w:rsidRPr="000C0A00">
        <w:rPr>
          <w:rFonts w:ascii="Times New Roman" w:hAnsi="Times New Roman" w:cs="Times New Roman"/>
          <w:sz w:val="24"/>
          <w:szCs w:val="24"/>
        </w:rPr>
        <w:t>TypeScript</w:t>
      </w:r>
      <w:proofErr w:type="spellEnd"/>
      <w:r w:rsidRPr="000C0A00">
        <w:rPr>
          <w:rFonts w:ascii="Times New Roman" w:hAnsi="Times New Roman" w:cs="Times New Roman"/>
          <w:sz w:val="24"/>
          <w:szCs w:val="24"/>
        </w:rPr>
        <w:t xml:space="preserve">, aprovechando el ecosistema de Node.js para acceder a una amplia gama de bibliotecas y herramientas. Además, </w:t>
      </w:r>
      <w:proofErr w:type="spellStart"/>
      <w:r w:rsidRPr="000C0A00">
        <w:rPr>
          <w:rFonts w:ascii="Times New Roman" w:hAnsi="Times New Roman" w:cs="Times New Roman"/>
          <w:sz w:val="24"/>
          <w:szCs w:val="24"/>
        </w:rPr>
        <w:t>Firebase</w:t>
      </w:r>
      <w:proofErr w:type="spellEnd"/>
      <w:r w:rsidRPr="000C0A00">
        <w:rPr>
          <w:rFonts w:ascii="Times New Roman" w:hAnsi="Times New Roman" w:cs="Times New Roman"/>
          <w:sz w:val="24"/>
          <w:szCs w:val="24"/>
        </w:rPr>
        <w:t xml:space="preserve"> proporciona herramientas para probar funciones localmente y desplegarlas fácilmente a la nube, simplificando el proceso de desarrollo y despliegue</w:t>
      </w:r>
      <w:r w:rsidR="003F23C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"/>
          <w:id w:val="-742714825"/>
          <w:placeholder>
            <w:docPart w:val="DefaultPlaceholder_-1854013440"/>
          </w:placeholder>
        </w:sdtPr>
        <w:sdtContent>
          <w:r w:rsidR="00B0799F" w:rsidRPr="00B0799F">
            <w:rPr>
              <w:rFonts w:ascii="Times New Roman" w:hAnsi="Times New Roman" w:cs="Times New Roman"/>
              <w:color w:val="000000"/>
              <w:sz w:val="24"/>
              <w:szCs w:val="24"/>
            </w:rPr>
            <w:t>[14]</w:t>
          </w:r>
        </w:sdtContent>
      </w:sdt>
      <w:r w:rsidRPr="000C0A00">
        <w:rPr>
          <w:rFonts w:ascii="Times New Roman" w:hAnsi="Times New Roman" w:cs="Times New Roman"/>
          <w:sz w:val="24"/>
          <w:szCs w:val="24"/>
        </w:rPr>
        <w:t>.</w:t>
      </w:r>
    </w:p>
    <w:p w14:paraId="16ACD3F8" w14:textId="6DEBD07D" w:rsidR="003F23C4" w:rsidRDefault="003F23C4" w:rsidP="003B183A">
      <w:pPr>
        <w:pStyle w:val="Ttulo1"/>
        <w:spacing w:line="360" w:lineRule="auto"/>
      </w:pPr>
      <w:bookmarkStart w:id="7" w:name="_Toc158500143"/>
      <w:r>
        <w:t>Herramientas de Desarrollo de Microsoft Azure</w:t>
      </w:r>
      <w:bookmarkEnd w:id="7"/>
    </w:p>
    <w:p w14:paraId="0CC2CE4A" w14:textId="26A04540" w:rsidR="003F23C4" w:rsidRDefault="003F23C4" w:rsidP="003B183A">
      <w:pPr>
        <w:pStyle w:val="Ttulo2"/>
        <w:spacing w:line="360" w:lineRule="auto"/>
      </w:pPr>
      <w:bookmarkStart w:id="8" w:name="_Toc158500144"/>
      <w:r>
        <w:t>Azure como plataforma de servicios en la nube</w:t>
      </w:r>
      <w:bookmarkEnd w:id="8"/>
    </w:p>
    <w:p w14:paraId="69BAFE2F" w14:textId="39A575FD" w:rsidR="003F23C4" w:rsidRDefault="003F23C4" w:rsidP="003B183A">
      <w:pPr>
        <w:spacing w:line="360" w:lineRule="auto"/>
        <w:jc w:val="both"/>
        <w:rPr>
          <w:rFonts w:ascii="Times New Roman" w:hAnsi="Times New Roman" w:cs="Times New Roman"/>
          <w:sz w:val="24"/>
          <w:szCs w:val="24"/>
        </w:rPr>
      </w:pPr>
      <w:r w:rsidRPr="003F23C4">
        <w:rPr>
          <w:rFonts w:ascii="Times New Roman" w:hAnsi="Times New Roman" w:cs="Times New Roman"/>
          <w:sz w:val="24"/>
          <w:szCs w:val="24"/>
        </w:rPr>
        <w:t>Azure, desarrollada por Microsoft, es una de las plataformas de servicios en la nube líderes en el mercado, ofreciendo una amplia gama de servicios de computación en la nube para ayudar a las empresas a construir, administrar y desplegar aplicaciones en una red global gestionada por Microsoft</w:t>
      </w:r>
      <w:r w:rsidR="004373C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"/>
          <w:id w:val="-1277639787"/>
          <w:placeholder>
            <w:docPart w:val="DefaultPlaceholder_-1854013440"/>
          </w:placeholder>
        </w:sdtPr>
        <w:sdtContent>
          <w:r w:rsidR="00B0799F" w:rsidRPr="00B0799F">
            <w:rPr>
              <w:rFonts w:ascii="Times New Roman" w:hAnsi="Times New Roman" w:cs="Times New Roman"/>
              <w:color w:val="000000"/>
              <w:sz w:val="24"/>
              <w:szCs w:val="24"/>
            </w:rPr>
            <w:t>[15]</w:t>
          </w:r>
        </w:sdtContent>
      </w:sdt>
      <w:r w:rsidRPr="003F23C4">
        <w:rPr>
          <w:rFonts w:ascii="Times New Roman" w:hAnsi="Times New Roman" w:cs="Times New Roman"/>
          <w:sz w:val="24"/>
          <w:szCs w:val="24"/>
        </w:rPr>
        <w:t>. Proporciona soluciones en varias categorías, incluyendo computación, redes, bases de datos, almacenamiento, inteligencia artificial (IA), Internet de las Cosas (</w:t>
      </w:r>
      <w:proofErr w:type="spellStart"/>
      <w:r w:rsidRPr="003F23C4">
        <w:rPr>
          <w:rFonts w:ascii="Times New Roman" w:hAnsi="Times New Roman" w:cs="Times New Roman"/>
          <w:sz w:val="24"/>
          <w:szCs w:val="24"/>
        </w:rPr>
        <w:t>IoT</w:t>
      </w:r>
      <w:proofErr w:type="spellEnd"/>
      <w:r w:rsidRPr="003F23C4">
        <w:rPr>
          <w:rFonts w:ascii="Times New Roman" w:hAnsi="Times New Roman" w:cs="Times New Roman"/>
          <w:sz w:val="24"/>
          <w:szCs w:val="24"/>
        </w:rPr>
        <w:t>), seguridad y mucho más. Azure permite a las organizaciones aprovechar la escalabilidad, la flexibilidad y la eficiencia de la nube para innovar y optimizar sus operaciones</w:t>
      </w:r>
      <w:r w:rsidR="004373C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"/>
          <w:id w:val="1622338351"/>
          <w:placeholder>
            <w:docPart w:val="DefaultPlaceholder_-1854013440"/>
          </w:placeholder>
        </w:sdtPr>
        <w:sdtContent>
          <w:r w:rsidR="00B0799F" w:rsidRPr="00B0799F">
            <w:rPr>
              <w:rFonts w:ascii="Times New Roman" w:hAnsi="Times New Roman" w:cs="Times New Roman"/>
              <w:color w:val="000000"/>
              <w:sz w:val="24"/>
              <w:szCs w:val="24"/>
            </w:rPr>
            <w:t>[16]</w:t>
          </w:r>
        </w:sdtContent>
      </w:sdt>
      <w:r w:rsidRPr="003F23C4">
        <w:rPr>
          <w:rFonts w:ascii="Times New Roman" w:hAnsi="Times New Roman" w:cs="Times New Roman"/>
          <w:sz w:val="24"/>
          <w:szCs w:val="24"/>
        </w:rPr>
        <w:t>.</w:t>
      </w:r>
    </w:p>
    <w:p w14:paraId="0508078A" w14:textId="0A484721" w:rsidR="00E20C4D" w:rsidRPr="003F23C4" w:rsidRDefault="00E20C4D" w:rsidP="003B183A">
      <w:pPr>
        <w:spacing w:line="360" w:lineRule="auto"/>
        <w:jc w:val="both"/>
        <w:rPr>
          <w:rFonts w:ascii="Times New Roman" w:hAnsi="Times New Roman" w:cs="Times New Roman"/>
          <w:sz w:val="24"/>
          <w:szCs w:val="24"/>
        </w:rPr>
      </w:pPr>
      <w:r w:rsidRPr="00E20C4D">
        <w:rPr>
          <w:rFonts w:ascii="Times New Roman" w:hAnsi="Times New Roman" w:cs="Times New Roman"/>
          <w:sz w:val="24"/>
          <w:szCs w:val="24"/>
        </w:rPr>
        <w:t xml:space="preserve">Azure brinda una suite completa de servicios que incluyen opciones de computación como Máquinas Virtuales, Azure </w:t>
      </w:r>
      <w:proofErr w:type="spellStart"/>
      <w:r w:rsidRPr="00E20C4D">
        <w:rPr>
          <w:rFonts w:ascii="Times New Roman" w:hAnsi="Times New Roman" w:cs="Times New Roman"/>
          <w:sz w:val="24"/>
          <w:szCs w:val="24"/>
        </w:rPr>
        <w:t>Kubernetes</w:t>
      </w:r>
      <w:proofErr w:type="spellEnd"/>
      <w:r w:rsidRPr="00E20C4D">
        <w:rPr>
          <w:rFonts w:ascii="Times New Roman" w:hAnsi="Times New Roman" w:cs="Times New Roman"/>
          <w:sz w:val="24"/>
          <w:szCs w:val="24"/>
        </w:rPr>
        <w:t xml:space="preserve"> </w:t>
      </w:r>
      <w:proofErr w:type="spellStart"/>
      <w:r w:rsidRPr="00E20C4D">
        <w:rPr>
          <w:rFonts w:ascii="Times New Roman" w:hAnsi="Times New Roman" w:cs="Times New Roman"/>
          <w:sz w:val="24"/>
          <w:szCs w:val="24"/>
        </w:rPr>
        <w:t>Service</w:t>
      </w:r>
      <w:proofErr w:type="spellEnd"/>
      <w:r w:rsidRPr="00E20C4D">
        <w:rPr>
          <w:rFonts w:ascii="Times New Roman" w:hAnsi="Times New Roman" w:cs="Times New Roman"/>
          <w:sz w:val="24"/>
          <w:szCs w:val="24"/>
        </w:rPr>
        <w:t xml:space="preserve"> para contenedores y Azure </w:t>
      </w:r>
      <w:proofErr w:type="spellStart"/>
      <w:r w:rsidRPr="00E20C4D">
        <w:rPr>
          <w:rFonts w:ascii="Times New Roman" w:hAnsi="Times New Roman" w:cs="Times New Roman"/>
          <w:sz w:val="24"/>
          <w:szCs w:val="24"/>
        </w:rPr>
        <w:t>Functions</w:t>
      </w:r>
      <w:proofErr w:type="spellEnd"/>
      <w:r w:rsidRPr="00E20C4D">
        <w:rPr>
          <w:rFonts w:ascii="Times New Roman" w:hAnsi="Times New Roman" w:cs="Times New Roman"/>
          <w:sz w:val="24"/>
          <w:szCs w:val="24"/>
        </w:rPr>
        <w:t xml:space="preserve"> para ejecución sin servidor, adaptándose a diferentes necesidades de desarrollo. Ofrece almacenamiento seguro y escalable con Azure Blob Storage, File Storage, y </w:t>
      </w:r>
      <w:proofErr w:type="spellStart"/>
      <w:r w:rsidRPr="00E20C4D">
        <w:rPr>
          <w:rFonts w:ascii="Times New Roman" w:hAnsi="Times New Roman" w:cs="Times New Roman"/>
          <w:sz w:val="24"/>
          <w:szCs w:val="24"/>
        </w:rPr>
        <w:t>Queue</w:t>
      </w:r>
      <w:proofErr w:type="spellEnd"/>
      <w:r w:rsidRPr="00E20C4D">
        <w:rPr>
          <w:rFonts w:ascii="Times New Roman" w:hAnsi="Times New Roman" w:cs="Times New Roman"/>
          <w:sz w:val="24"/>
          <w:szCs w:val="24"/>
        </w:rPr>
        <w:t xml:space="preserve"> Storage, así como bases de datos avanzadas como Azure SQL </w:t>
      </w:r>
      <w:proofErr w:type="spellStart"/>
      <w:r w:rsidRPr="00E20C4D">
        <w:rPr>
          <w:rFonts w:ascii="Times New Roman" w:hAnsi="Times New Roman" w:cs="Times New Roman"/>
          <w:sz w:val="24"/>
          <w:szCs w:val="24"/>
        </w:rPr>
        <w:t>Database</w:t>
      </w:r>
      <w:proofErr w:type="spellEnd"/>
      <w:r w:rsidRPr="00E20C4D">
        <w:rPr>
          <w:rFonts w:ascii="Times New Roman" w:hAnsi="Times New Roman" w:cs="Times New Roman"/>
          <w:sz w:val="24"/>
          <w:szCs w:val="24"/>
        </w:rPr>
        <w:t xml:space="preserve"> y Cosmos DB para aplicaciones de alta demanda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"/>
          <w:id w:val="-1571880775"/>
          <w:placeholder>
            <w:docPart w:val="DefaultPlaceholder_-1854013440"/>
          </w:placeholder>
        </w:sdtPr>
        <w:sdtContent>
          <w:r w:rsidR="00B0799F" w:rsidRPr="00B0799F">
            <w:rPr>
              <w:rFonts w:ascii="Times New Roman" w:hAnsi="Times New Roman" w:cs="Times New Roman"/>
              <w:color w:val="000000"/>
              <w:sz w:val="24"/>
              <w:szCs w:val="24"/>
            </w:rPr>
            <w:t>[16]</w:t>
          </w:r>
        </w:sdtContent>
      </w:sdt>
      <w:r w:rsidRPr="00E20C4D">
        <w:rPr>
          <w:rFonts w:ascii="Times New Roman" w:hAnsi="Times New Roman" w:cs="Times New Roman"/>
          <w:sz w:val="24"/>
          <w:szCs w:val="24"/>
        </w:rPr>
        <w:t xml:space="preserve">. En redes, Azure Virtual Network y DNS mejoran la seguridad y rendimiento. Para IA y aprendizaje automático, Azure AI y Machine </w:t>
      </w:r>
      <w:proofErr w:type="spellStart"/>
      <w:r w:rsidRPr="00E20C4D">
        <w:rPr>
          <w:rFonts w:ascii="Times New Roman" w:hAnsi="Times New Roman" w:cs="Times New Roman"/>
          <w:sz w:val="24"/>
          <w:szCs w:val="24"/>
        </w:rPr>
        <w:t>Learning</w:t>
      </w:r>
      <w:proofErr w:type="spellEnd"/>
      <w:r w:rsidRPr="00E20C4D">
        <w:rPr>
          <w:rFonts w:ascii="Times New Roman" w:hAnsi="Times New Roman" w:cs="Times New Roman"/>
          <w:sz w:val="24"/>
          <w:szCs w:val="24"/>
        </w:rPr>
        <w:t xml:space="preserve"> permiten incorporar inteligencia avanzada en aplicaciones. La seguridad es robusta con Azure Active </w:t>
      </w:r>
      <w:proofErr w:type="spellStart"/>
      <w:r w:rsidRPr="00E20C4D">
        <w:rPr>
          <w:rFonts w:ascii="Times New Roman" w:hAnsi="Times New Roman" w:cs="Times New Roman"/>
          <w:sz w:val="24"/>
          <w:szCs w:val="24"/>
        </w:rPr>
        <w:t>Directory</w:t>
      </w:r>
      <w:proofErr w:type="spellEnd"/>
      <w:r w:rsidRPr="00E20C4D">
        <w:rPr>
          <w:rFonts w:ascii="Times New Roman" w:hAnsi="Times New Roman" w:cs="Times New Roman"/>
          <w:sz w:val="24"/>
          <w:szCs w:val="24"/>
        </w:rPr>
        <w:t xml:space="preserve"> y Security Center, mientras que herramientas como Azure </w:t>
      </w:r>
      <w:proofErr w:type="spellStart"/>
      <w:r w:rsidRPr="00E20C4D">
        <w:rPr>
          <w:rFonts w:ascii="Times New Roman" w:hAnsi="Times New Roman" w:cs="Times New Roman"/>
          <w:sz w:val="24"/>
          <w:szCs w:val="24"/>
        </w:rPr>
        <w:t>Synapse</w:t>
      </w:r>
      <w:proofErr w:type="spellEnd"/>
      <w:r w:rsidRPr="00E20C4D">
        <w:rPr>
          <w:rFonts w:ascii="Times New Roman" w:hAnsi="Times New Roman" w:cs="Times New Roman"/>
          <w:sz w:val="24"/>
          <w:szCs w:val="24"/>
        </w:rPr>
        <w:t xml:space="preserve"> </w:t>
      </w:r>
      <w:proofErr w:type="spellStart"/>
      <w:r w:rsidRPr="00E20C4D">
        <w:rPr>
          <w:rFonts w:ascii="Times New Roman" w:hAnsi="Times New Roman" w:cs="Times New Roman"/>
          <w:sz w:val="24"/>
          <w:szCs w:val="24"/>
        </w:rPr>
        <w:t>Analytics</w:t>
      </w:r>
      <w:proofErr w:type="spellEnd"/>
      <w:r w:rsidRPr="00E20C4D">
        <w:rPr>
          <w:rFonts w:ascii="Times New Roman" w:hAnsi="Times New Roman" w:cs="Times New Roman"/>
          <w:sz w:val="24"/>
          <w:szCs w:val="24"/>
        </w:rPr>
        <w:t xml:space="preserve"> y </w:t>
      </w:r>
      <w:proofErr w:type="spellStart"/>
      <w:r w:rsidRPr="00E20C4D">
        <w:rPr>
          <w:rFonts w:ascii="Times New Roman" w:hAnsi="Times New Roman" w:cs="Times New Roman"/>
          <w:sz w:val="24"/>
          <w:szCs w:val="24"/>
        </w:rPr>
        <w:t>IoT</w:t>
      </w:r>
      <w:proofErr w:type="spellEnd"/>
      <w:r w:rsidRPr="00E20C4D">
        <w:rPr>
          <w:rFonts w:ascii="Times New Roman" w:hAnsi="Times New Roman" w:cs="Times New Roman"/>
          <w:sz w:val="24"/>
          <w:szCs w:val="24"/>
        </w:rPr>
        <w:t xml:space="preserve"> Hub facilitan la integración y análisis de datos, consolidando a Azure como una plataforma integral para soluciones empresariales en la nube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"/>
          <w:id w:val="2129657302"/>
          <w:placeholder>
            <w:docPart w:val="DefaultPlaceholder_-1854013440"/>
          </w:placeholder>
        </w:sdtPr>
        <w:sdtContent>
          <w:r w:rsidR="00B0799F" w:rsidRPr="00B0799F">
            <w:rPr>
              <w:rFonts w:ascii="Times New Roman" w:hAnsi="Times New Roman" w:cs="Times New Roman"/>
              <w:color w:val="000000"/>
              <w:sz w:val="24"/>
              <w:szCs w:val="24"/>
            </w:rPr>
            <w:t>[17]</w:t>
          </w:r>
        </w:sdtContent>
      </w:sdt>
      <w:r w:rsidRPr="00E20C4D">
        <w:rPr>
          <w:rFonts w:ascii="Times New Roman" w:hAnsi="Times New Roman" w:cs="Times New Roman"/>
          <w:sz w:val="24"/>
          <w:szCs w:val="24"/>
        </w:rPr>
        <w:t>.</w:t>
      </w:r>
    </w:p>
    <w:p w14:paraId="77BA0F7D" w14:textId="742E9CF8" w:rsidR="003F23C4" w:rsidRDefault="003F23C4" w:rsidP="003B183A">
      <w:pPr>
        <w:spacing w:line="360" w:lineRule="auto"/>
        <w:jc w:val="both"/>
        <w:rPr>
          <w:rFonts w:ascii="Times New Roman" w:hAnsi="Times New Roman" w:cs="Times New Roman"/>
          <w:sz w:val="24"/>
          <w:szCs w:val="24"/>
        </w:rPr>
      </w:pPr>
      <w:r w:rsidRPr="003F23C4">
        <w:rPr>
          <w:rFonts w:ascii="Times New Roman" w:hAnsi="Times New Roman" w:cs="Times New Roman"/>
          <w:sz w:val="24"/>
          <w:szCs w:val="24"/>
        </w:rPr>
        <w:t xml:space="preserve">Azure se destaca por su capacidad para integrarse con productos existentes de Microsoft, como Office 365 y SharePoint, proporcionando una experiencia cohesiva para las empresas que ya dependen de herramientas de Microsoft. Además, su compromiso con la apertura y la flexibilidad significa que Azure soporta una variedad de sistemas operativos, lenguajes de programación, </w:t>
      </w:r>
      <w:proofErr w:type="spellStart"/>
      <w:r w:rsidRPr="003F23C4">
        <w:rPr>
          <w:rFonts w:ascii="Times New Roman" w:hAnsi="Times New Roman" w:cs="Times New Roman"/>
          <w:sz w:val="24"/>
          <w:szCs w:val="24"/>
        </w:rPr>
        <w:t>frameworks</w:t>
      </w:r>
      <w:proofErr w:type="spellEnd"/>
      <w:r w:rsidRPr="003F23C4">
        <w:rPr>
          <w:rFonts w:ascii="Times New Roman" w:hAnsi="Times New Roman" w:cs="Times New Roman"/>
          <w:sz w:val="24"/>
          <w:szCs w:val="24"/>
        </w:rPr>
        <w:t>, bases de datos y dispositivos</w:t>
      </w:r>
      <w:r w:rsidR="001E2C0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"/>
          <w:id w:val="483583721"/>
          <w:placeholder>
            <w:docPart w:val="DefaultPlaceholder_-1854013440"/>
          </w:placeholder>
        </w:sdtPr>
        <w:sdtContent>
          <w:r w:rsidR="00B0799F" w:rsidRPr="00B0799F">
            <w:rPr>
              <w:rFonts w:ascii="Times New Roman" w:hAnsi="Times New Roman" w:cs="Times New Roman"/>
              <w:color w:val="000000"/>
              <w:sz w:val="24"/>
              <w:szCs w:val="24"/>
            </w:rPr>
            <w:t>[18]</w:t>
          </w:r>
        </w:sdtContent>
      </w:sdt>
      <w:r w:rsidRPr="003F23C4">
        <w:rPr>
          <w:rFonts w:ascii="Times New Roman" w:hAnsi="Times New Roman" w:cs="Times New Roman"/>
          <w:sz w:val="24"/>
          <w:szCs w:val="24"/>
        </w:rPr>
        <w:t>.</w:t>
      </w:r>
    </w:p>
    <w:p w14:paraId="3E56B2F5" w14:textId="01623836" w:rsidR="001E2C0B" w:rsidRDefault="001E2C0B" w:rsidP="003B183A">
      <w:pPr>
        <w:pStyle w:val="Ttulo2"/>
        <w:spacing w:line="360" w:lineRule="auto"/>
      </w:pPr>
      <w:bookmarkStart w:id="9" w:name="_Toc158500145"/>
      <w:r>
        <w:lastRenderedPageBreak/>
        <w:t xml:space="preserve">Azure App </w:t>
      </w:r>
      <w:proofErr w:type="spellStart"/>
      <w:r>
        <w:t>Service</w:t>
      </w:r>
      <w:proofErr w:type="spellEnd"/>
      <w:r>
        <w:t xml:space="preserve"> para la implementación de aplicaciones web y móviles</w:t>
      </w:r>
      <w:bookmarkEnd w:id="9"/>
    </w:p>
    <w:p w14:paraId="4DB55F7D" w14:textId="08AA370A" w:rsidR="00116969" w:rsidRPr="00116969" w:rsidRDefault="00116969" w:rsidP="003B183A">
      <w:pPr>
        <w:spacing w:line="360" w:lineRule="auto"/>
        <w:jc w:val="both"/>
        <w:rPr>
          <w:rFonts w:ascii="Times New Roman" w:hAnsi="Times New Roman" w:cs="Times New Roman"/>
          <w:sz w:val="24"/>
          <w:szCs w:val="24"/>
        </w:rPr>
      </w:pPr>
      <w:r w:rsidRPr="00116969">
        <w:rPr>
          <w:rFonts w:ascii="Times New Roman" w:hAnsi="Times New Roman" w:cs="Times New Roman"/>
          <w:sz w:val="24"/>
          <w:szCs w:val="24"/>
        </w:rPr>
        <w:t xml:space="preserve">Azure App </w:t>
      </w:r>
      <w:proofErr w:type="spellStart"/>
      <w:r w:rsidRPr="00116969">
        <w:rPr>
          <w:rFonts w:ascii="Times New Roman" w:hAnsi="Times New Roman" w:cs="Times New Roman"/>
          <w:sz w:val="24"/>
          <w:szCs w:val="24"/>
        </w:rPr>
        <w:t>Service</w:t>
      </w:r>
      <w:proofErr w:type="spellEnd"/>
      <w:r w:rsidRPr="00116969">
        <w:rPr>
          <w:rFonts w:ascii="Times New Roman" w:hAnsi="Times New Roman" w:cs="Times New Roman"/>
          <w:sz w:val="24"/>
          <w:szCs w:val="24"/>
        </w:rPr>
        <w:t>, proporcionado por Microsoft Azure, es una plataforma como servicio (PaaS) diseñada para simplificar el desarrollo, implementación y escalado de aplicaciones web y móviles. Este servicio permite a los desarrolladores construir aplicaciones robustas sin preocuparse por la gestión de la infraestructura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"/>
          <w:id w:val="-899512497"/>
          <w:placeholder>
            <w:docPart w:val="DefaultPlaceholder_-1854013440"/>
          </w:placeholder>
        </w:sdtPr>
        <w:sdtContent>
          <w:r w:rsidR="00B0799F" w:rsidRPr="00B0799F">
            <w:rPr>
              <w:rFonts w:ascii="Times New Roman" w:hAnsi="Times New Roman" w:cs="Times New Roman"/>
              <w:color w:val="000000"/>
              <w:sz w:val="24"/>
              <w:szCs w:val="24"/>
            </w:rPr>
            <w:t>[19]</w:t>
          </w:r>
        </w:sdtContent>
      </w:sdt>
      <w:r w:rsidRPr="00116969">
        <w:rPr>
          <w:rFonts w:ascii="Times New Roman" w:hAnsi="Times New Roman" w:cs="Times New Roman"/>
          <w:sz w:val="24"/>
          <w:szCs w:val="24"/>
        </w:rPr>
        <w:t xml:space="preserve">. Soporta múltiples lenguajes y </w:t>
      </w:r>
      <w:proofErr w:type="spellStart"/>
      <w:r w:rsidRPr="00116969">
        <w:rPr>
          <w:rFonts w:ascii="Times New Roman" w:hAnsi="Times New Roman" w:cs="Times New Roman"/>
          <w:sz w:val="24"/>
          <w:szCs w:val="24"/>
        </w:rPr>
        <w:t>frameworks</w:t>
      </w:r>
      <w:proofErr w:type="spellEnd"/>
      <w:r w:rsidRPr="00116969">
        <w:rPr>
          <w:rFonts w:ascii="Times New Roman" w:hAnsi="Times New Roman" w:cs="Times New Roman"/>
          <w:sz w:val="24"/>
          <w:szCs w:val="24"/>
        </w:rPr>
        <w:t>, incluidos .NET, Java, Node.js, PHP, y Python, facilitando la integración continua con plataformas como GitHub y Azure DevOps para un flujo de trabajo de desarrollo ágil</w:t>
      </w:r>
      <w:r w:rsidR="00F3283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"/>
          <w:id w:val="1065686722"/>
          <w:placeholder>
            <w:docPart w:val="DefaultPlaceholder_-1854013440"/>
          </w:placeholder>
        </w:sdtPr>
        <w:sdtContent>
          <w:r w:rsidR="00B0799F" w:rsidRPr="00B0799F">
            <w:rPr>
              <w:rFonts w:ascii="Times New Roman" w:hAnsi="Times New Roman" w:cs="Times New Roman"/>
              <w:color w:val="000000"/>
              <w:sz w:val="24"/>
              <w:szCs w:val="24"/>
            </w:rPr>
            <w:t>[20]</w:t>
          </w:r>
        </w:sdtContent>
      </w:sdt>
      <w:r w:rsidRPr="00116969">
        <w:rPr>
          <w:rFonts w:ascii="Times New Roman" w:hAnsi="Times New Roman" w:cs="Times New Roman"/>
          <w:sz w:val="24"/>
          <w:szCs w:val="24"/>
        </w:rPr>
        <w:t>.</w:t>
      </w:r>
    </w:p>
    <w:p w14:paraId="6F2A1896" w14:textId="12086B11" w:rsidR="00116969" w:rsidRPr="00116969" w:rsidRDefault="00116969" w:rsidP="003B183A">
      <w:pPr>
        <w:spacing w:line="360" w:lineRule="auto"/>
        <w:jc w:val="both"/>
        <w:rPr>
          <w:rFonts w:ascii="Times New Roman" w:hAnsi="Times New Roman" w:cs="Times New Roman"/>
          <w:sz w:val="24"/>
          <w:szCs w:val="24"/>
        </w:rPr>
      </w:pPr>
      <w:r w:rsidRPr="00116969">
        <w:rPr>
          <w:rFonts w:ascii="Times New Roman" w:hAnsi="Times New Roman" w:cs="Times New Roman"/>
          <w:sz w:val="24"/>
          <w:szCs w:val="24"/>
        </w:rPr>
        <w:t xml:space="preserve">Para el desarrollo de aplicaciones móviles, Azure App </w:t>
      </w:r>
      <w:proofErr w:type="spellStart"/>
      <w:r w:rsidRPr="00116969">
        <w:rPr>
          <w:rFonts w:ascii="Times New Roman" w:hAnsi="Times New Roman" w:cs="Times New Roman"/>
          <w:sz w:val="24"/>
          <w:szCs w:val="24"/>
        </w:rPr>
        <w:t>Service</w:t>
      </w:r>
      <w:proofErr w:type="spellEnd"/>
      <w:r w:rsidRPr="00116969">
        <w:rPr>
          <w:rFonts w:ascii="Times New Roman" w:hAnsi="Times New Roman" w:cs="Times New Roman"/>
          <w:sz w:val="24"/>
          <w:szCs w:val="24"/>
        </w:rPr>
        <w:t xml:space="preserve"> ofrece funcionalidades clave como autenticación de usuarios, almacenamiento de datos offline y notificaciones </w:t>
      </w:r>
      <w:proofErr w:type="spellStart"/>
      <w:r w:rsidRPr="00116969">
        <w:rPr>
          <w:rFonts w:ascii="Times New Roman" w:hAnsi="Times New Roman" w:cs="Times New Roman"/>
          <w:sz w:val="24"/>
          <w:szCs w:val="24"/>
        </w:rPr>
        <w:t>push</w:t>
      </w:r>
      <w:proofErr w:type="spellEnd"/>
      <w:r w:rsidRPr="00116969">
        <w:rPr>
          <w:rFonts w:ascii="Times New Roman" w:hAnsi="Times New Roman" w:cs="Times New Roman"/>
          <w:sz w:val="24"/>
          <w:szCs w:val="24"/>
        </w:rPr>
        <w:t xml:space="preserve">. Estas características permiten crear experiencias móviles interactivas sin la complejidad de manejar el </w:t>
      </w:r>
      <w:proofErr w:type="spellStart"/>
      <w:r w:rsidRPr="00116969">
        <w:rPr>
          <w:rFonts w:ascii="Times New Roman" w:hAnsi="Times New Roman" w:cs="Times New Roman"/>
          <w:sz w:val="24"/>
          <w:szCs w:val="24"/>
        </w:rPr>
        <w:t>backend</w:t>
      </w:r>
      <w:proofErr w:type="spellEnd"/>
      <w:r w:rsidRPr="00116969">
        <w:rPr>
          <w:rFonts w:ascii="Times New Roman" w:hAnsi="Times New Roman" w:cs="Times New Roman"/>
          <w:sz w:val="24"/>
          <w:szCs w:val="24"/>
        </w:rPr>
        <w:t>. Además, la plataforma asegura la escalabilidad automática de las aplicaciones, permitiendo ajustar recursos fácilmente para manejar picos de tráfico, lo que garantiza un rendimiento óptimo bajo cualquier carga de trabajo</w:t>
      </w:r>
      <w:r w:rsidR="00F3283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"/>
          <w:id w:val="-362209391"/>
          <w:placeholder>
            <w:docPart w:val="DefaultPlaceholder_-1854013440"/>
          </w:placeholder>
        </w:sdtPr>
        <w:sdtContent>
          <w:r w:rsidR="00B0799F" w:rsidRPr="00B0799F">
            <w:rPr>
              <w:rFonts w:ascii="Times New Roman" w:hAnsi="Times New Roman" w:cs="Times New Roman"/>
              <w:color w:val="000000"/>
              <w:sz w:val="24"/>
              <w:szCs w:val="24"/>
            </w:rPr>
            <w:t>[20]</w:t>
          </w:r>
        </w:sdtContent>
      </w:sdt>
      <w:r w:rsidRPr="00116969">
        <w:rPr>
          <w:rFonts w:ascii="Times New Roman" w:hAnsi="Times New Roman" w:cs="Times New Roman"/>
          <w:sz w:val="24"/>
          <w:szCs w:val="24"/>
        </w:rPr>
        <w:t>.</w:t>
      </w:r>
    </w:p>
    <w:p w14:paraId="7CE35FE4" w14:textId="509542E6" w:rsidR="00116969" w:rsidRPr="00116969" w:rsidRDefault="00116969" w:rsidP="003B183A">
      <w:pPr>
        <w:spacing w:line="360" w:lineRule="auto"/>
        <w:jc w:val="both"/>
        <w:rPr>
          <w:rFonts w:ascii="Times New Roman" w:hAnsi="Times New Roman" w:cs="Times New Roman"/>
          <w:sz w:val="24"/>
          <w:szCs w:val="24"/>
        </w:rPr>
      </w:pPr>
      <w:r w:rsidRPr="00116969">
        <w:rPr>
          <w:rFonts w:ascii="Times New Roman" w:hAnsi="Times New Roman" w:cs="Times New Roman"/>
          <w:sz w:val="24"/>
          <w:szCs w:val="24"/>
        </w:rPr>
        <w:t xml:space="preserve">La seguridad es una prioridad en Azure App </w:t>
      </w:r>
      <w:proofErr w:type="spellStart"/>
      <w:r w:rsidRPr="00116969">
        <w:rPr>
          <w:rFonts w:ascii="Times New Roman" w:hAnsi="Times New Roman" w:cs="Times New Roman"/>
          <w:sz w:val="24"/>
          <w:szCs w:val="24"/>
        </w:rPr>
        <w:t>Service</w:t>
      </w:r>
      <w:proofErr w:type="spellEnd"/>
      <w:r w:rsidRPr="00116969">
        <w:rPr>
          <w:rFonts w:ascii="Times New Roman" w:hAnsi="Times New Roman" w:cs="Times New Roman"/>
          <w:sz w:val="24"/>
          <w:szCs w:val="24"/>
        </w:rPr>
        <w:t xml:space="preserve">, ofreciendo autenticación integrada, conexiones seguras SSL/TLS y aislamiento de red a través de Azure Virtual Network. La integración con Azure Active </w:t>
      </w:r>
      <w:proofErr w:type="spellStart"/>
      <w:r w:rsidRPr="00116969">
        <w:rPr>
          <w:rFonts w:ascii="Times New Roman" w:hAnsi="Times New Roman" w:cs="Times New Roman"/>
          <w:sz w:val="24"/>
          <w:szCs w:val="24"/>
        </w:rPr>
        <w:t>Directory</w:t>
      </w:r>
      <w:proofErr w:type="spellEnd"/>
      <w:r w:rsidRPr="00116969">
        <w:rPr>
          <w:rFonts w:ascii="Times New Roman" w:hAnsi="Times New Roman" w:cs="Times New Roman"/>
          <w:sz w:val="24"/>
          <w:szCs w:val="24"/>
        </w:rPr>
        <w:t xml:space="preserve"> facilita la implementación de políticas de seguridad y control de acceso. Además, la plataforma se integra sin problemas con otros servicios de Azure, como bases de datos y almacenamiento, extendiendo la funcionalidad de las aplicaciones con las extensiones disponibles en Azure Marketplace</w:t>
      </w:r>
      <w:r w:rsidR="00F3283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"/>
          <w:id w:val="-564567774"/>
          <w:placeholder>
            <w:docPart w:val="DefaultPlaceholder_-1854013440"/>
          </w:placeholder>
        </w:sdtPr>
        <w:sdtContent>
          <w:r w:rsidR="00B0799F" w:rsidRPr="00B0799F">
            <w:rPr>
              <w:rFonts w:ascii="Times New Roman" w:hAnsi="Times New Roman" w:cs="Times New Roman"/>
              <w:color w:val="000000"/>
              <w:sz w:val="24"/>
              <w:szCs w:val="24"/>
            </w:rPr>
            <w:t>[21]</w:t>
          </w:r>
        </w:sdtContent>
      </w:sdt>
      <w:r w:rsidRPr="00116969">
        <w:rPr>
          <w:rFonts w:ascii="Times New Roman" w:hAnsi="Times New Roman" w:cs="Times New Roman"/>
          <w:sz w:val="24"/>
          <w:szCs w:val="24"/>
        </w:rPr>
        <w:t>.</w:t>
      </w:r>
    </w:p>
    <w:p w14:paraId="6388FA4B" w14:textId="7A672794" w:rsidR="003F23C4" w:rsidRDefault="00116969" w:rsidP="003B183A">
      <w:pPr>
        <w:spacing w:line="360" w:lineRule="auto"/>
        <w:jc w:val="both"/>
        <w:rPr>
          <w:rFonts w:ascii="Times New Roman" w:hAnsi="Times New Roman" w:cs="Times New Roman"/>
          <w:sz w:val="24"/>
          <w:szCs w:val="24"/>
        </w:rPr>
      </w:pPr>
      <w:r w:rsidRPr="00116969">
        <w:rPr>
          <w:rFonts w:ascii="Times New Roman" w:hAnsi="Times New Roman" w:cs="Times New Roman"/>
          <w:sz w:val="24"/>
          <w:szCs w:val="24"/>
        </w:rPr>
        <w:t xml:space="preserve">Azure App </w:t>
      </w:r>
      <w:proofErr w:type="spellStart"/>
      <w:r w:rsidRPr="00116969">
        <w:rPr>
          <w:rFonts w:ascii="Times New Roman" w:hAnsi="Times New Roman" w:cs="Times New Roman"/>
          <w:sz w:val="24"/>
          <w:szCs w:val="24"/>
        </w:rPr>
        <w:t>Service</w:t>
      </w:r>
      <w:proofErr w:type="spellEnd"/>
      <w:r w:rsidRPr="00116969">
        <w:rPr>
          <w:rFonts w:ascii="Times New Roman" w:hAnsi="Times New Roman" w:cs="Times New Roman"/>
          <w:sz w:val="24"/>
          <w:szCs w:val="24"/>
        </w:rPr>
        <w:t xml:space="preserve"> también proporciona entornos de </w:t>
      </w:r>
      <w:proofErr w:type="spellStart"/>
      <w:r w:rsidRPr="00116969">
        <w:rPr>
          <w:rFonts w:ascii="Times New Roman" w:hAnsi="Times New Roman" w:cs="Times New Roman"/>
          <w:sz w:val="24"/>
          <w:szCs w:val="24"/>
        </w:rPr>
        <w:t>staging</w:t>
      </w:r>
      <w:proofErr w:type="spellEnd"/>
      <w:r w:rsidRPr="00116969">
        <w:rPr>
          <w:rFonts w:ascii="Times New Roman" w:hAnsi="Times New Roman" w:cs="Times New Roman"/>
          <w:sz w:val="24"/>
          <w:szCs w:val="24"/>
        </w:rPr>
        <w:t xml:space="preserve"> para pruebas y desarrollo, permitiendo a los equipos desplegar y testear aplicaciones en entornos aislados antes de su lanzamiento</w:t>
      </w:r>
      <w:r w:rsidR="00F3283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"/>
          <w:id w:val="-1158765730"/>
          <w:placeholder>
            <w:docPart w:val="DefaultPlaceholder_-1854013440"/>
          </w:placeholder>
        </w:sdtPr>
        <w:sdtContent>
          <w:r w:rsidR="00B0799F" w:rsidRPr="00B0799F">
            <w:rPr>
              <w:rFonts w:ascii="Times New Roman" w:hAnsi="Times New Roman" w:cs="Times New Roman"/>
              <w:color w:val="000000"/>
              <w:sz w:val="24"/>
              <w:szCs w:val="24"/>
            </w:rPr>
            <w:t>[21]</w:t>
          </w:r>
        </w:sdtContent>
      </w:sdt>
      <w:r w:rsidRPr="00116969">
        <w:rPr>
          <w:rFonts w:ascii="Times New Roman" w:hAnsi="Times New Roman" w:cs="Times New Roman"/>
          <w:sz w:val="24"/>
          <w:szCs w:val="24"/>
        </w:rPr>
        <w:t xml:space="preserve">. Esta característica es esencial para adoptar prácticas de integración y entrega continuas (CI/CD), mejorando el ciclo de vida del desarrollo de software. En resumen, Azure App </w:t>
      </w:r>
      <w:proofErr w:type="spellStart"/>
      <w:r w:rsidRPr="00116969">
        <w:rPr>
          <w:rFonts w:ascii="Times New Roman" w:hAnsi="Times New Roman" w:cs="Times New Roman"/>
          <w:sz w:val="24"/>
          <w:szCs w:val="24"/>
        </w:rPr>
        <w:t>Service</w:t>
      </w:r>
      <w:proofErr w:type="spellEnd"/>
      <w:r w:rsidRPr="00116969">
        <w:rPr>
          <w:rFonts w:ascii="Times New Roman" w:hAnsi="Times New Roman" w:cs="Times New Roman"/>
          <w:sz w:val="24"/>
          <w:szCs w:val="24"/>
        </w:rPr>
        <w:t xml:space="preserve"> es una solución flexible y potente para el desarrollo e implementación de aplicaciones en la nube, ofreciendo escalabilidad, seguridad y una amplia gama de integraciones para optimizar el desarrollo de aplicaciones</w:t>
      </w:r>
      <w:r w:rsidR="00F3283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"/>
          <w:id w:val="2090885284"/>
          <w:placeholder>
            <w:docPart w:val="DefaultPlaceholder_-1854013440"/>
          </w:placeholder>
        </w:sdtPr>
        <w:sdtContent>
          <w:r w:rsidR="00B0799F" w:rsidRPr="00B0799F">
            <w:rPr>
              <w:rFonts w:ascii="Times New Roman" w:hAnsi="Times New Roman" w:cs="Times New Roman"/>
              <w:color w:val="000000"/>
              <w:sz w:val="24"/>
              <w:szCs w:val="24"/>
            </w:rPr>
            <w:t>[22]</w:t>
          </w:r>
        </w:sdtContent>
      </w:sdt>
      <w:r w:rsidRPr="00116969">
        <w:rPr>
          <w:rFonts w:ascii="Times New Roman" w:hAnsi="Times New Roman" w:cs="Times New Roman"/>
          <w:sz w:val="24"/>
          <w:szCs w:val="24"/>
        </w:rPr>
        <w:t>.</w:t>
      </w:r>
    </w:p>
    <w:p w14:paraId="6CA1EB43" w14:textId="75CBF26D" w:rsidR="00F32833" w:rsidRDefault="00F32833" w:rsidP="003B183A">
      <w:pPr>
        <w:pStyle w:val="Ttulo2"/>
        <w:spacing w:line="360" w:lineRule="auto"/>
      </w:pPr>
      <w:bookmarkStart w:id="10" w:name="_Toc158500146"/>
      <w:r w:rsidRPr="00F32833">
        <w:t xml:space="preserve">Azure </w:t>
      </w:r>
      <w:proofErr w:type="spellStart"/>
      <w:r w:rsidRPr="00F32833">
        <w:t>Functions</w:t>
      </w:r>
      <w:proofErr w:type="spellEnd"/>
      <w:r w:rsidRPr="00F32833">
        <w:t xml:space="preserve"> para la creación de funciones sin servidor</w:t>
      </w:r>
      <w:bookmarkEnd w:id="10"/>
    </w:p>
    <w:p w14:paraId="31C8DD29" w14:textId="28E068DF" w:rsidR="00F32833" w:rsidRPr="00F32833" w:rsidRDefault="00F32833" w:rsidP="003B183A">
      <w:pPr>
        <w:spacing w:line="360" w:lineRule="auto"/>
        <w:jc w:val="both"/>
        <w:rPr>
          <w:rFonts w:ascii="Times New Roman" w:hAnsi="Times New Roman" w:cs="Times New Roman"/>
          <w:sz w:val="24"/>
          <w:szCs w:val="24"/>
        </w:rPr>
      </w:pPr>
      <w:r w:rsidRPr="00F32833">
        <w:rPr>
          <w:rFonts w:ascii="Times New Roman" w:hAnsi="Times New Roman" w:cs="Times New Roman"/>
          <w:sz w:val="24"/>
          <w:szCs w:val="24"/>
        </w:rPr>
        <w:t xml:space="preserve">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es un servicio de computación sin servidor ofrecido por Microsoft Azure que permite a los desarrolladores ejecutar pequeños fragmentos de código, o "funciones", en respuesta a varios eventos, sin la necesidad de preocuparse por la infraestructura de servidor subyacente. Este modelo de ejecución basado en eventos es ideal para tareas como el </w:t>
      </w:r>
      <w:r w:rsidRPr="00F32833">
        <w:rPr>
          <w:rFonts w:ascii="Times New Roman" w:hAnsi="Times New Roman" w:cs="Times New Roman"/>
          <w:sz w:val="24"/>
          <w:szCs w:val="24"/>
        </w:rPr>
        <w:lastRenderedPageBreak/>
        <w:t xml:space="preserve">procesamiento de datos en tiempo real, la integración de sistemas, la automatización de flujos de trabajo y la creación de </w:t>
      </w:r>
      <w:proofErr w:type="spellStart"/>
      <w:r w:rsidRPr="00F32833">
        <w:rPr>
          <w:rFonts w:ascii="Times New Roman" w:hAnsi="Times New Roman" w:cs="Times New Roman"/>
          <w:sz w:val="24"/>
          <w:szCs w:val="24"/>
        </w:rPr>
        <w:t>APIs</w:t>
      </w:r>
      <w:proofErr w:type="spellEnd"/>
      <w:r w:rsidR="005D6C7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"/>
          <w:id w:val="-851104219"/>
          <w:placeholder>
            <w:docPart w:val="DefaultPlaceholder_-1854013440"/>
          </w:placeholder>
        </w:sdtPr>
        <w:sdtContent>
          <w:r w:rsidR="00B0799F" w:rsidRPr="00B0799F">
            <w:rPr>
              <w:rFonts w:ascii="Times New Roman" w:hAnsi="Times New Roman" w:cs="Times New Roman"/>
              <w:color w:val="000000"/>
              <w:sz w:val="24"/>
              <w:szCs w:val="24"/>
            </w:rPr>
            <w:t>[23]</w:t>
          </w:r>
        </w:sdtContent>
      </w:sdt>
      <w:r w:rsidRPr="00F32833">
        <w:rPr>
          <w:rFonts w:ascii="Times New Roman" w:hAnsi="Times New Roman" w:cs="Times New Roman"/>
          <w:sz w:val="24"/>
          <w:szCs w:val="24"/>
        </w:rPr>
        <w:t>.</w:t>
      </w:r>
    </w:p>
    <w:p w14:paraId="03AB16A0" w14:textId="6DE530D7" w:rsidR="00F32833" w:rsidRPr="00F32833" w:rsidRDefault="00F32833" w:rsidP="003B183A">
      <w:pPr>
        <w:spacing w:line="360" w:lineRule="auto"/>
        <w:jc w:val="both"/>
        <w:rPr>
          <w:rFonts w:ascii="Times New Roman" w:hAnsi="Times New Roman" w:cs="Times New Roman"/>
          <w:sz w:val="24"/>
          <w:szCs w:val="24"/>
        </w:rPr>
      </w:pPr>
      <w:r w:rsidRPr="00F32833">
        <w:rPr>
          <w:rFonts w:ascii="Times New Roman" w:hAnsi="Times New Roman" w:cs="Times New Roman"/>
          <w:sz w:val="24"/>
          <w:szCs w:val="24"/>
        </w:rPr>
        <w:t xml:space="preserve">Una de las principales ventajas de 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es su capacidad para escalar automáticamente. Dependiendo del volumen de solicitudes, Azure puede asignar más recursos para manejar aumentos en la carga de trabajo, y luego reducir esos recursos cuando la demanda disminuye, optimizando así los costos. Los desarrolladores solo pagan por el tiempo de ejecución de sus funciones, lo que hace de 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una solución costo-efectiva para muchos escenarios de uso</w:t>
      </w:r>
      <w:r w:rsidR="005D6C7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"/>
          <w:id w:val="-894584938"/>
          <w:placeholder>
            <w:docPart w:val="DefaultPlaceholder_-1854013440"/>
          </w:placeholder>
        </w:sdtPr>
        <w:sdtContent>
          <w:r w:rsidR="00B0799F" w:rsidRPr="00B0799F">
            <w:rPr>
              <w:rFonts w:ascii="Times New Roman" w:hAnsi="Times New Roman" w:cs="Times New Roman"/>
              <w:color w:val="000000"/>
              <w:sz w:val="24"/>
              <w:szCs w:val="24"/>
            </w:rPr>
            <w:t>[23]</w:t>
          </w:r>
        </w:sdtContent>
      </w:sdt>
      <w:r w:rsidR="0081336A">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"/>
          <w:id w:val="-954782478"/>
          <w:placeholder>
            <w:docPart w:val="559817BDF88141ED8EEA23B8B55C946B"/>
          </w:placeholder>
        </w:sdtPr>
        <w:sdtContent>
          <w:r w:rsidR="00B0799F" w:rsidRPr="00B0799F">
            <w:rPr>
              <w:rFonts w:ascii="Times New Roman" w:hAnsi="Times New Roman" w:cs="Times New Roman"/>
              <w:color w:val="000000"/>
              <w:sz w:val="24"/>
              <w:szCs w:val="24"/>
            </w:rPr>
            <w:t>[24]</w:t>
          </w:r>
        </w:sdtContent>
      </w:sdt>
      <w:r w:rsidRPr="00F32833">
        <w:rPr>
          <w:rFonts w:ascii="Times New Roman" w:hAnsi="Times New Roman" w:cs="Times New Roman"/>
          <w:sz w:val="24"/>
          <w:szCs w:val="24"/>
        </w:rPr>
        <w:t>.</w:t>
      </w:r>
    </w:p>
    <w:p w14:paraId="63BDA636" w14:textId="226B2DBC" w:rsidR="00F32833" w:rsidRDefault="00F32833" w:rsidP="003B183A">
      <w:pPr>
        <w:spacing w:line="360" w:lineRule="auto"/>
        <w:jc w:val="both"/>
        <w:rPr>
          <w:rFonts w:ascii="Times New Roman" w:hAnsi="Times New Roman" w:cs="Times New Roman"/>
          <w:sz w:val="24"/>
          <w:szCs w:val="24"/>
        </w:rPr>
      </w:pPr>
      <w:r w:rsidRPr="00F32833">
        <w:rPr>
          <w:rFonts w:ascii="Times New Roman" w:hAnsi="Times New Roman" w:cs="Times New Roman"/>
          <w:sz w:val="24"/>
          <w:szCs w:val="24"/>
        </w:rPr>
        <w:t xml:space="preserve">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soporta una amplia gama de lenguajes de programación, incluyendo C#, Java, JavaScript, </w:t>
      </w:r>
      <w:proofErr w:type="spellStart"/>
      <w:r w:rsidRPr="00F32833">
        <w:rPr>
          <w:rFonts w:ascii="Times New Roman" w:hAnsi="Times New Roman" w:cs="Times New Roman"/>
          <w:sz w:val="24"/>
          <w:szCs w:val="24"/>
        </w:rPr>
        <w:t>TypeScript</w:t>
      </w:r>
      <w:proofErr w:type="spellEnd"/>
      <w:r w:rsidRPr="00F32833">
        <w:rPr>
          <w:rFonts w:ascii="Times New Roman" w:hAnsi="Times New Roman" w:cs="Times New Roman"/>
          <w:sz w:val="24"/>
          <w:szCs w:val="24"/>
        </w:rPr>
        <w:t xml:space="preserve">, Python, y PowerShell. Esto permite a los desarrolladores utilizar el lenguaje con el que se sientan más cómodos o que mejor se adapte a la tarea específica. Además, 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se integra fácilmente con otros servicios de Azure y recursos externos, permitiendo a las funciones interactuar con bases de datos, servicios de almacenamiento, servicios de terceros y más.</w:t>
      </w:r>
      <w:r w:rsidR="000E41E5">
        <w:rPr>
          <w:rFonts w:ascii="Times New Roman" w:hAnsi="Times New Roman" w:cs="Times New Roman"/>
          <w:sz w:val="24"/>
          <w:szCs w:val="24"/>
        </w:rPr>
        <w:t xml:space="preserve"> </w:t>
      </w:r>
      <w:r w:rsidRPr="00F32833">
        <w:rPr>
          <w:rFonts w:ascii="Times New Roman" w:hAnsi="Times New Roman" w:cs="Times New Roman"/>
          <w:sz w:val="24"/>
          <w:szCs w:val="24"/>
        </w:rPr>
        <w:t xml:space="preserve">El servicio ofrece también un modelo de desarrollo flexible, con opciones para desarrollar y probar funciones localmente en el propio equipo del desarrollador antes de desplegarlas en la nube. Esto facilita un ciclo de desarrollo rápido y eficiente. Además, Azure </w:t>
      </w:r>
      <w:proofErr w:type="spellStart"/>
      <w:r w:rsidRPr="00F32833">
        <w:rPr>
          <w:rFonts w:ascii="Times New Roman" w:hAnsi="Times New Roman" w:cs="Times New Roman"/>
          <w:sz w:val="24"/>
          <w:szCs w:val="24"/>
        </w:rPr>
        <w:t>Functions</w:t>
      </w:r>
      <w:proofErr w:type="spellEnd"/>
      <w:r w:rsidRPr="00F32833">
        <w:rPr>
          <w:rFonts w:ascii="Times New Roman" w:hAnsi="Times New Roman" w:cs="Times New Roman"/>
          <w:sz w:val="24"/>
          <w:szCs w:val="24"/>
        </w:rPr>
        <w:t xml:space="preserve"> proporciona herramientas para monitorear el rendimiento y la ejecución de las funciones, ayudando a los desarrolladores a diagnosticar y solucionar problemas rápidamente</w:t>
      </w:r>
      <w:r w:rsidR="005D6C7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"/>
          <w:id w:val="-2037489216"/>
          <w:placeholder>
            <w:docPart w:val="DefaultPlaceholder_-1854013440"/>
          </w:placeholder>
        </w:sdtPr>
        <w:sdtContent>
          <w:r w:rsidR="00B0799F" w:rsidRPr="00B0799F">
            <w:rPr>
              <w:rFonts w:ascii="Times New Roman" w:hAnsi="Times New Roman" w:cs="Times New Roman"/>
              <w:color w:val="000000"/>
              <w:sz w:val="24"/>
              <w:szCs w:val="24"/>
            </w:rPr>
            <w:t>[24]</w:t>
          </w:r>
        </w:sdtContent>
      </w:sdt>
      <w:r w:rsidRPr="00F32833">
        <w:rPr>
          <w:rFonts w:ascii="Times New Roman" w:hAnsi="Times New Roman" w:cs="Times New Roman"/>
          <w:sz w:val="24"/>
          <w:szCs w:val="24"/>
        </w:rPr>
        <w:t>.</w:t>
      </w:r>
    </w:p>
    <w:p w14:paraId="7E60BBDD" w14:textId="0390673A" w:rsidR="005D6C74" w:rsidRPr="005D6C74" w:rsidRDefault="005D6C74" w:rsidP="003B183A">
      <w:pPr>
        <w:pStyle w:val="Ttulo2"/>
        <w:spacing w:line="360" w:lineRule="auto"/>
      </w:pPr>
      <w:bookmarkStart w:id="11" w:name="_Toc158500147"/>
      <w:r>
        <w:t xml:space="preserve">Azure SQL </w:t>
      </w:r>
      <w:proofErr w:type="spellStart"/>
      <w:r>
        <w:t>Database</w:t>
      </w:r>
      <w:proofErr w:type="spellEnd"/>
      <w:r>
        <w:t xml:space="preserve"> para el almacenamiento de datos</w:t>
      </w:r>
      <w:bookmarkEnd w:id="11"/>
    </w:p>
    <w:p w14:paraId="7D646F78" w14:textId="0F6D7136" w:rsidR="005D6C74" w:rsidRPr="005D6C74" w:rsidRDefault="005D6C74" w:rsidP="003B183A">
      <w:pPr>
        <w:spacing w:line="360" w:lineRule="auto"/>
        <w:jc w:val="both"/>
        <w:rPr>
          <w:rFonts w:ascii="Times New Roman" w:hAnsi="Times New Roman" w:cs="Times New Roman"/>
          <w:sz w:val="24"/>
          <w:szCs w:val="24"/>
        </w:rPr>
      </w:pPr>
      <w:r w:rsidRPr="005D6C74">
        <w:rPr>
          <w:rFonts w:ascii="Times New Roman" w:hAnsi="Times New Roman" w:cs="Times New Roman"/>
          <w:sz w:val="24"/>
          <w:szCs w:val="24"/>
        </w:rPr>
        <w:t xml:space="preserve">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xml:space="preserve"> es un servicio de base de datos relacional completamente gestionado proporcionado por Microsoft Azure. Basado en la última versión del Motor de Base de Datos SQL Server de Microsoft, este servicio ofrece una solución escalable, segura y de alta disponibilidad para el almacenamiento y la gestión de datos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"/>
          <w:id w:val="1235435589"/>
          <w:placeholder>
            <w:docPart w:val="DefaultPlaceholder_-1854013440"/>
          </w:placeholder>
        </w:sdtPr>
        <w:sdtContent>
          <w:r w:rsidR="00B0799F" w:rsidRPr="00B0799F">
            <w:rPr>
              <w:rFonts w:ascii="Times New Roman" w:hAnsi="Times New Roman" w:cs="Times New Roman"/>
              <w:color w:val="000000"/>
              <w:sz w:val="24"/>
              <w:szCs w:val="24"/>
            </w:rPr>
            <w:t>[25]</w:t>
          </w:r>
        </w:sdtContent>
      </w:sdt>
      <w:r w:rsidRPr="005D6C74">
        <w:rPr>
          <w:rFonts w:ascii="Times New Roman" w:hAnsi="Times New Roman" w:cs="Times New Roman"/>
          <w:sz w:val="24"/>
          <w:szCs w:val="24"/>
        </w:rPr>
        <w:t xml:space="preserve">. 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xml:space="preserve"> está diseñado para simplificar la administración de bases de datos, automatizando tareas de mantenimiento rutinarias como el ajuste del rendimiento, las copias de seguridad y la alta disponibilidad, lo que permite a los desarrolladores y administradores de bases de datos centrarse en aspectos más estratégicos de su trabajo</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"/>
          <w:id w:val="446744787"/>
          <w:placeholder>
            <w:docPart w:val="DefaultPlaceholder_-1854013440"/>
          </w:placeholder>
        </w:sdtPr>
        <w:sdtContent>
          <w:r w:rsidR="00B0799F" w:rsidRPr="00B0799F">
            <w:rPr>
              <w:rFonts w:ascii="Times New Roman" w:hAnsi="Times New Roman" w:cs="Times New Roman"/>
              <w:color w:val="000000"/>
              <w:sz w:val="24"/>
              <w:szCs w:val="24"/>
            </w:rPr>
            <w:t>[26]</w:t>
          </w:r>
        </w:sdtContent>
      </w:sdt>
      <w:r w:rsidRPr="005D6C74">
        <w:rPr>
          <w:rFonts w:ascii="Times New Roman" w:hAnsi="Times New Roman" w:cs="Times New Roman"/>
          <w:sz w:val="24"/>
          <w:szCs w:val="24"/>
        </w:rPr>
        <w:t>.</w:t>
      </w:r>
    </w:p>
    <w:p w14:paraId="79D8B5B7" w14:textId="686108FF" w:rsidR="005D6C74" w:rsidRPr="005D6C74" w:rsidRDefault="005D6C74" w:rsidP="003B183A">
      <w:pPr>
        <w:spacing w:line="360" w:lineRule="auto"/>
        <w:jc w:val="both"/>
        <w:rPr>
          <w:rFonts w:ascii="Times New Roman" w:hAnsi="Times New Roman" w:cs="Times New Roman"/>
          <w:sz w:val="24"/>
          <w:szCs w:val="24"/>
        </w:rPr>
      </w:pPr>
      <w:r w:rsidRPr="005D6C74">
        <w:rPr>
          <w:rFonts w:ascii="Times New Roman" w:hAnsi="Times New Roman" w:cs="Times New Roman"/>
          <w:sz w:val="24"/>
          <w:szCs w:val="24"/>
        </w:rPr>
        <w:t xml:space="preserve">Una característica clave de 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xml:space="preserve"> es su capacidad para escalar automáticamente los recursos según las necesidades de la aplicación, sin tiempo de inactividad. Esto significa que los recursos pueden ser ajustados dinámicamente para manejar picos de carga de trabajo, lo que asegura que las aplicaciones mantengan un rendimiento óptimo sin incurrir en costos </w:t>
      </w:r>
      <w:r w:rsidRPr="005D6C74">
        <w:rPr>
          <w:rFonts w:ascii="Times New Roman" w:hAnsi="Times New Roman" w:cs="Times New Roman"/>
          <w:sz w:val="24"/>
          <w:szCs w:val="24"/>
        </w:rPr>
        <w:lastRenderedPageBreak/>
        <w:t>innecesarios por recursos no utilizados. Además, el servicio ofrece modelos de precios flexibles que se adaptan a diferentes patrones de uso, lo que hace que sea una opción económica para empresas de todos los tamaños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"/>
          <w:id w:val="1766571118"/>
          <w:placeholder>
            <w:docPart w:val="4B5110F66B834936A9D213F09DBC7CE8"/>
          </w:placeholder>
        </w:sdtPr>
        <w:sdtContent>
          <w:r w:rsidR="00B0799F" w:rsidRPr="00B0799F">
            <w:rPr>
              <w:rFonts w:ascii="Times New Roman" w:hAnsi="Times New Roman" w:cs="Times New Roman"/>
              <w:color w:val="000000"/>
              <w:sz w:val="24"/>
              <w:szCs w:val="24"/>
            </w:rPr>
            <w:t>[27]</w:t>
          </w:r>
        </w:sdtContent>
      </w:sdt>
      <w:r w:rsidRPr="005D6C74">
        <w:rPr>
          <w:rFonts w:ascii="Times New Roman" w:hAnsi="Times New Roman" w:cs="Times New Roman"/>
          <w:sz w:val="24"/>
          <w:szCs w:val="24"/>
        </w:rPr>
        <w:t>.</w:t>
      </w:r>
    </w:p>
    <w:p w14:paraId="1E91C006" w14:textId="431AB20F" w:rsidR="005D6C74" w:rsidRPr="005D6C74" w:rsidRDefault="005D6C74" w:rsidP="003B183A">
      <w:pPr>
        <w:spacing w:line="360" w:lineRule="auto"/>
        <w:jc w:val="both"/>
        <w:rPr>
          <w:rFonts w:ascii="Times New Roman" w:hAnsi="Times New Roman" w:cs="Times New Roman"/>
          <w:sz w:val="24"/>
          <w:szCs w:val="24"/>
        </w:rPr>
      </w:pPr>
      <w:r w:rsidRPr="005D6C74">
        <w:rPr>
          <w:rFonts w:ascii="Times New Roman" w:hAnsi="Times New Roman" w:cs="Times New Roman"/>
          <w:sz w:val="24"/>
          <w:szCs w:val="24"/>
        </w:rPr>
        <w:t xml:space="preserve">En términos de seguridad, 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xml:space="preserve"> proporciona un conjunto robusto de características, incluyendo el cifrado de datos en reposo y en tránsito, autenticación avanzada y políticas de seguridad granulares. También ofrece protección avanzada contra amenazas, lo que ayuda a detectar y mitigar posibles vulnerabilidades y ataques SQL.</w:t>
      </w:r>
      <w:r w:rsidR="0081336A">
        <w:rPr>
          <w:rFonts w:ascii="Times New Roman" w:hAnsi="Times New Roman" w:cs="Times New Roman"/>
          <w:sz w:val="24"/>
          <w:szCs w:val="24"/>
        </w:rPr>
        <w:t xml:space="preserve"> </w:t>
      </w:r>
      <w:r w:rsidRPr="005D6C74">
        <w:rPr>
          <w:rFonts w:ascii="Times New Roman" w:hAnsi="Times New Roman" w:cs="Times New Roman"/>
          <w:sz w:val="24"/>
          <w:szCs w:val="24"/>
        </w:rPr>
        <w:t xml:space="preserve">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xml:space="preserve"> soporta el desarrollo de aplicaciones modernas con requerimientos complejos de procesamiento y análisis de datos. Se integra fácilmente con otras herramientas y servicios de Azure, como Azure </w:t>
      </w:r>
      <w:proofErr w:type="spellStart"/>
      <w:r w:rsidRPr="005D6C74">
        <w:rPr>
          <w:rFonts w:ascii="Times New Roman" w:hAnsi="Times New Roman" w:cs="Times New Roman"/>
          <w:sz w:val="24"/>
          <w:szCs w:val="24"/>
        </w:rPr>
        <w:t>Functions</w:t>
      </w:r>
      <w:proofErr w:type="spellEnd"/>
      <w:r w:rsidRPr="005D6C74">
        <w:rPr>
          <w:rFonts w:ascii="Times New Roman" w:hAnsi="Times New Roman" w:cs="Times New Roman"/>
          <w:sz w:val="24"/>
          <w:szCs w:val="24"/>
        </w:rPr>
        <w:t xml:space="preserve"> para la lógica de aplicación sin servidor y Azure </w:t>
      </w:r>
      <w:proofErr w:type="spellStart"/>
      <w:r w:rsidRPr="005D6C74">
        <w:rPr>
          <w:rFonts w:ascii="Times New Roman" w:hAnsi="Times New Roman" w:cs="Times New Roman"/>
          <w:sz w:val="24"/>
          <w:szCs w:val="24"/>
        </w:rPr>
        <w:t>Logic</w:t>
      </w:r>
      <w:proofErr w:type="spellEnd"/>
      <w:r w:rsidRPr="005D6C74">
        <w:rPr>
          <w:rFonts w:ascii="Times New Roman" w:hAnsi="Times New Roman" w:cs="Times New Roman"/>
          <w:sz w:val="24"/>
          <w:szCs w:val="24"/>
        </w:rPr>
        <w:t xml:space="preserve"> Apps para la automatización del flujo de trabajo, proporcionando una plataforma cohesiva para el desarrollo de soluciones empresariales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"/>
          <w:id w:val="2124576576"/>
          <w:placeholder>
            <w:docPart w:val="DefaultPlaceholder_-1854013440"/>
          </w:placeholder>
        </w:sdtPr>
        <w:sdtContent>
          <w:r w:rsidR="00B0799F" w:rsidRPr="00B0799F">
            <w:rPr>
              <w:rFonts w:ascii="Times New Roman" w:hAnsi="Times New Roman" w:cs="Times New Roman"/>
              <w:color w:val="000000"/>
              <w:sz w:val="24"/>
              <w:szCs w:val="24"/>
            </w:rPr>
            <w:t>[28]</w:t>
          </w:r>
        </w:sdtContent>
      </w:sdt>
      <w:r w:rsidRPr="005D6C74">
        <w:rPr>
          <w:rFonts w:ascii="Times New Roman" w:hAnsi="Times New Roman" w:cs="Times New Roman"/>
          <w:sz w:val="24"/>
          <w:szCs w:val="24"/>
        </w:rPr>
        <w:t>.</w:t>
      </w:r>
    </w:p>
    <w:p w14:paraId="3B688637" w14:textId="181D25A8" w:rsidR="005D6C74" w:rsidRDefault="005D6C74" w:rsidP="003B183A">
      <w:pPr>
        <w:spacing w:line="360" w:lineRule="auto"/>
        <w:jc w:val="both"/>
        <w:rPr>
          <w:rFonts w:ascii="Times New Roman" w:hAnsi="Times New Roman" w:cs="Times New Roman"/>
          <w:sz w:val="24"/>
          <w:szCs w:val="24"/>
        </w:rPr>
      </w:pPr>
      <w:r w:rsidRPr="005D6C74">
        <w:rPr>
          <w:rFonts w:ascii="Times New Roman" w:hAnsi="Times New Roman" w:cs="Times New Roman"/>
          <w:sz w:val="24"/>
          <w:szCs w:val="24"/>
        </w:rPr>
        <w:t xml:space="preserve">El servicio también facilita la migración de bases de datos existentes a la nube, ofreciendo herramientas y servicios que simplifican el proceso de traslado de bases de datos locales a Azure SQL </w:t>
      </w:r>
      <w:proofErr w:type="spellStart"/>
      <w:r w:rsidRPr="005D6C74">
        <w:rPr>
          <w:rFonts w:ascii="Times New Roman" w:hAnsi="Times New Roman" w:cs="Times New Roman"/>
          <w:sz w:val="24"/>
          <w:szCs w:val="24"/>
        </w:rPr>
        <w:t>Database</w:t>
      </w:r>
      <w:proofErr w:type="spellEnd"/>
      <w:r w:rsidRPr="005D6C74">
        <w:rPr>
          <w:rFonts w:ascii="Times New Roman" w:hAnsi="Times New Roman" w:cs="Times New Roman"/>
          <w:sz w:val="24"/>
          <w:szCs w:val="24"/>
        </w:rPr>
        <w:t>. Esto permite a las organizaciones aprovechar las ventajas de la nube, como la escalabilidad, la flexibilidad y la reducción de costos de infraestructura, sin comprometer el rendimiento o la seguridad de sus datos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"/>
          <w:id w:val="-657765431"/>
          <w:placeholder>
            <w:docPart w:val="DefaultPlaceholder_-1854013440"/>
          </w:placeholder>
        </w:sdtPr>
        <w:sdtContent>
          <w:r w:rsidR="00B0799F" w:rsidRPr="00B0799F">
            <w:rPr>
              <w:rFonts w:ascii="Times New Roman" w:hAnsi="Times New Roman" w:cs="Times New Roman"/>
              <w:color w:val="000000"/>
              <w:sz w:val="24"/>
              <w:szCs w:val="24"/>
            </w:rPr>
            <w:t>[29]</w:t>
          </w:r>
        </w:sdtContent>
      </w:sdt>
      <w:r w:rsidRPr="005D6C74">
        <w:rPr>
          <w:rFonts w:ascii="Times New Roman" w:hAnsi="Times New Roman" w:cs="Times New Roman"/>
          <w:sz w:val="24"/>
          <w:szCs w:val="24"/>
        </w:rPr>
        <w:t>.</w:t>
      </w:r>
    </w:p>
    <w:p w14:paraId="07CC54C3" w14:textId="3EFE528C" w:rsidR="00E20C4D" w:rsidRDefault="00E20C4D" w:rsidP="003B183A">
      <w:pPr>
        <w:pStyle w:val="Ttulo1"/>
        <w:spacing w:line="360" w:lineRule="auto"/>
      </w:pPr>
      <w:bookmarkStart w:id="12" w:name="_Toc158500148"/>
      <w:r>
        <w:t xml:space="preserve">Amazon Web </w:t>
      </w:r>
      <w:proofErr w:type="spellStart"/>
      <w:r>
        <w:t>Services</w:t>
      </w:r>
      <w:proofErr w:type="spellEnd"/>
      <w:r>
        <w:t xml:space="preserve"> (AWS)</w:t>
      </w:r>
      <w:bookmarkEnd w:id="12"/>
    </w:p>
    <w:p w14:paraId="64A2DE7A" w14:textId="6801383F" w:rsidR="00E20C4D" w:rsidRDefault="00E20C4D" w:rsidP="003B183A">
      <w:pPr>
        <w:pStyle w:val="Ttulo2"/>
        <w:spacing w:line="360" w:lineRule="auto"/>
      </w:pPr>
      <w:bookmarkStart w:id="13" w:name="_Toc158500149"/>
      <w:r>
        <w:t>AWS como plataforma de servicios en la nube</w:t>
      </w:r>
      <w:bookmarkEnd w:id="13"/>
    </w:p>
    <w:p w14:paraId="7DCA6585" w14:textId="5070008C" w:rsidR="00335EFE" w:rsidRPr="00335EFE" w:rsidRDefault="00335EFE" w:rsidP="003B183A">
      <w:pPr>
        <w:spacing w:line="360" w:lineRule="auto"/>
        <w:jc w:val="both"/>
        <w:rPr>
          <w:rFonts w:ascii="Times New Roman" w:hAnsi="Times New Roman" w:cs="Times New Roman"/>
          <w:sz w:val="24"/>
          <w:szCs w:val="24"/>
        </w:rPr>
      </w:pPr>
      <w:r w:rsidRPr="00335EFE">
        <w:rPr>
          <w:rFonts w:ascii="Times New Roman" w:hAnsi="Times New Roman" w:cs="Times New Roman"/>
          <w:sz w:val="24"/>
          <w:szCs w:val="24"/>
        </w:rPr>
        <w:t xml:space="preserve">Amazon Web </w:t>
      </w:r>
      <w:proofErr w:type="spellStart"/>
      <w:r w:rsidRPr="00335EFE">
        <w:rPr>
          <w:rFonts w:ascii="Times New Roman" w:hAnsi="Times New Roman" w:cs="Times New Roman"/>
          <w:sz w:val="24"/>
          <w:szCs w:val="24"/>
        </w:rPr>
        <w:t>Services</w:t>
      </w:r>
      <w:proofErr w:type="spellEnd"/>
      <w:r w:rsidRPr="00335EFE">
        <w:rPr>
          <w:rFonts w:ascii="Times New Roman" w:hAnsi="Times New Roman" w:cs="Times New Roman"/>
          <w:sz w:val="24"/>
          <w:szCs w:val="24"/>
        </w:rPr>
        <w:t xml:space="preserve"> (AWS) es una de las plataformas de servicios en la nube más completas y ampliamente adoptadas en el mundo, ofrecida por Amazon.com. AWS proporciona una gama diversa de servicios y soluciones de infraestructura en la nube que permiten a las empresas, desde startups hasta corporaciones y agencias gubernamentales, desplegar aplicaciones y manejar datos a gran escala</w:t>
      </w:r>
      <w:r w:rsidR="009621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cwNDA1MTUtYTU3NS00MTY4LTkwMDAtZGMyYWFjMDYyODQz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
          <w:id w:val="-880392161"/>
          <w:placeholder>
            <w:docPart w:val="DefaultPlaceholder_-1854013440"/>
          </w:placeholder>
        </w:sdtPr>
        <w:sdtContent>
          <w:r w:rsidR="00B0799F" w:rsidRPr="00B0799F">
            <w:rPr>
              <w:rFonts w:ascii="Times New Roman" w:hAnsi="Times New Roman" w:cs="Times New Roman"/>
              <w:color w:val="000000"/>
              <w:sz w:val="24"/>
              <w:szCs w:val="24"/>
            </w:rPr>
            <w:t>[30]</w:t>
          </w:r>
        </w:sdtContent>
      </w:sdt>
      <w:r w:rsidRPr="00335EFE">
        <w:rPr>
          <w:rFonts w:ascii="Times New Roman" w:hAnsi="Times New Roman" w:cs="Times New Roman"/>
          <w:sz w:val="24"/>
          <w:szCs w:val="24"/>
        </w:rPr>
        <w:t xml:space="preserve">. Con AWS, los usuarios pueden acceder a recursos de computación, almacenamiento, bases de datos, análisis, redes, móviles, herramientas de desarrollo, herramientas de gestión, </w:t>
      </w:r>
      <w:proofErr w:type="spellStart"/>
      <w:r w:rsidRPr="00335EFE">
        <w:rPr>
          <w:rFonts w:ascii="Times New Roman" w:hAnsi="Times New Roman" w:cs="Times New Roman"/>
          <w:sz w:val="24"/>
          <w:szCs w:val="24"/>
        </w:rPr>
        <w:t>IoT</w:t>
      </w:r>
      <w:proofErr w:type="spellEnd"/>
      <w:r w:rsidRPr="00335EFE">
        <w:rPr>
          <w:rFonts w:ascii="Times New Roman" w:hAnsi="Times New Roman" w:cs="Times New Roman"/>
          <w:sz w:val="24"/>
          <w:szCs w:val="24"/>
        </w:rPr>
        <w:t>, seguridad y aplicaciones empresariales, lo que les permite escalar y crecer sin la necesidad de invertir en hardware físico</w:t>
      </w:r>
      <w:r w:rsidR="00442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A0NmRiNjYtNjFlYS00ZTE0LTk1ZDgtMjk5MDk2YzQ3MmQz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
          <w:id w:val="-1398282665"/>
          <w:placeholder>
            <w:docPart w:val="DefaultPlaceholder_-1854013440"/>
          </w:placeholder>
        </w:sdtPr>
        <w:sdtContent>
          <w:r w:rsidR="00B0799F" w:rsidRPr="00B0799F">
            <w:rPr>
              <w:rFonts w:ascii="Times New Roman" w:hAnsi="Times New Roman" w:cs="Times New Roman"/>
              <w:color w:val="000000"/>
              <w:sz w:val="24"/>
              <w:szCs w:val="24"/>
            </w:rPr>
            <w:t>[31]</w:t>
          </w:r>
        </w:sdtContent>
      </w:sdt>
      <w:r w:rsidRPr="00335EFE">
        <w:rPr>
          <w:rFonts w:ascii="Times New Roman" w:hAnsi="Times New Roman" w:cs="Times New Roman"/>
          <w:sz w:val="24"/>
          <w:szCs w:val="24"/>
        </w:rPr>
        <w:t>.</w:t>
      </w:r>
    </w:p>
    <w:p w14:paraId="3E95E569" w14:textId="24CB0C78" w:rsidR="00335EFE" w:rsidRPr="00335EFE" w:rsidRDefault="00335EFE" w:rsidP="003B183A">
      <w:pPr>
        <w:spacing w:line="360" w:lineRule="auto"/>
        <w:jc w:val="both"/>
        <w:rPr>
          <w:rFonts w:ascii="Times New Roman" w:hAnsi="Times New Roman" w:cs="Times New Roman"/>
          <w:sz w:val="24"/>
          <w:szCs w:val="24"/>
        </w:rPr>
      </w:pPr>
      <w:r w:rsidRPr="00335EFE">
        <w:rPr>
          <w:rFonts w:ascii="Times New Roman" w:hAnsi="Times New Roman" w:cs="Times New Roman"/>
          <w:sz w:val="24"/>
          <w:szCs w:val="24"/>
        </w:rPr>
        <w:t>AWS se destaca por su escalabilidad y flexibilidad, ofreciendo a los usuarios la capacidad de ajustar rápidamente los recursos a medida que cambian sus necesidades, garantizando al mismo tiempo altos niveles de disponibilidad y redundancia</w:t>
      </w:r>
      <w:r w:rsidR="00D269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ViYzI4MGItOTBmYS00YmZmLTlmZjEtN2JjMzE1ZTdjOGQ0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
          <w:id w:val="-1304689668"/>
          <w:placeholder>
            <w:docPart w:val="DefaultPlaceholder_-1854013440"/>
          </w:placeholder>
        </w:sdtPr>
        <w:sdtContent>
          <w:r w:rsidR="00B0799F" w:rsidRPr="00B0799F">
            <w:rPr>
              <w:rFonts w:ascii="Times New Roman" w:hAnsi="Times New Roman" w:cs="Times New Roman"/>
              <w:color w:val="000000"/>
              <w:sz w:val="24"/>
              <w:szCs w:val="24"/>
            </w:rPr>
            <w:t>[31]</w:t>
          </w:r>
        </w:sdtContent>
      </w:sdt>
      <w:r w:rsidRPr="00335EFE">
        <w:rPr>
          <w:rFonts w:ascii="Times New Roman" w:hAnsi="Times New Roman" w:cs="Times New Roman"/>
          <w:sz w:val="24"/>
          <w:szCs w:val="24"/>
        </w:rPr>
        <w:t xml:space="preserve">. La red global de AWS abarca múltiples zonas geográficas denominadas "regiones" y "zonas de disponibilidad", lo que </w:t>
      </w:r>
      <w:r w:rsidRPr="00335EFE">
        <w:rPr>
          <w:rFonts w:ascii="Times New Roman" w:hAnsi="Times New Roman" w:cs="Times New Roman"/>
          <w:sz w:val="24"/>
          <w:szCs w:val="24"/>
        </w:rPr>
        <w:lastRenderedPageBreak/>
        <w:t>permite a los usuarios desplegar aplicaciones y datos en ubicaciones específicas para reducir la latencia y cumplir con los requisitos de residencia de datos</w:t>
      </w:r>
      <w:r w:rsidR="009767A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kxMTNmNDItYTBiNi00YWFhLWFjNGYtZDQwODIwN2E0YjEw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
          <w:id w:val="-1153908175"/>
          <w:placeholder>
            <w:docPart w:val="DefaultPlaceholder_-1854013440"/>
          </w:placeholder>
        </w:sdtPr>
        <w:sdtContent>
          <w:r w:rsidR="00B0799F" w:rsidRPr="00B0799F">
            <w:rPr>
              <w:rFonts w:ascii="Times New Roman" w:hAnsi="Times New Roman" w:cs="Times New Roman"/>
              <w:color w:val="000000"/>
              <w:sz w:val="24"/>
              <w:szCs w:val="24"/>
            </w:rPr>
            <w:t>[32]</w:t>
          </w:r>
        </w:sdtContent>
      </w:sdt>
      <w:r w:rsidRPr="00335EFE">
        <w:rPr>
          <w:rFonts w:ascii="Times New Roman" w:hAnsi="Times New Roman" w:cs="Times New Roman"/>
          <w:sz w:val="24"/>
          <w:szCs w:val="24"/>
        </w:rPr>
        <w:t>.</w:t>
      </w:r>
    </w:p>
    <w:p w14:paraId="5CADD51F" w14:textId="07AE8054" w:rsidR="00335EFE" w:rsidRPr="00335EFE" w:rsidRDefault="00335EFE" w:rsidP="003B183A">
      <w:pPr>
        <w:spacing w:line="360" w:lineRule="auto"/>
        <w:jc w:val="both"/>
        <w:rPr>
          <w:rFonts w:ascii="Times New Roman" w:hAnsi="Times New Roman" w:cs="Times New Roman"/>
          <w:sz w:val="24"/>
          <w:szCs w:val="24"/>
        </w:rPr>
      </w:pPr>
      <w:r w:rsidRPr="00335EFE">
        <w:rPr>
          <w:rFonts w:ascii="Times New Roman" w:hAnsi="Times New Roman" w:cs="Times New Roman"/>
          <w:sz w:val="24"/>
          <w:szCs w:val="24"/>
        </w:rPr>
        <w:t>En términos de seguridad, AWS proporciona una infraestructura robusta diseñada para mantener la seguridad y la integridad de los datos. Los usuarios pueden aprovechar un amplio conjunto de herramientas de seguridad, políticas y funciones para gestionar el acceso, proteger sus infraestructuras y cumplir con diversas regulaciones de cumplimiento</w:t>
      </w:r>
      <w:r w:rsidR="009767A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ZjNGU5ZTgtYTMzOS00ODU0LWI5MmQtYjRhM2IyNzY3NGFk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
          <w:id w:val="-820731868"/>
          <w:placeholder>
            <w:docPart w:val="DefaultPlaceholder_-1854013440"/>
          </w:placeholder>
        </w:sdtPr>
        <w:sdtContent>
          <w:r w:rsidR="00B0799F" w:rsidRPr="00B0799F">
            <w:rPr>
              <w:rFonts w:ascii="Times New Roman" w:hAnsi="Times New Roman" w:cs="Times New Roman"/>
              <w:color w:val="000000"/>
              <w:sz w:val="24"/>
              <w:szCs w:val="24"/>
            </w:rPr>
            <w:t>[30]</w:t>
          </w:r>
        </w:sdtContent>
      </w:sdt>
      <w:r w:rsidRPr="00335EFE">
        <w:rPr>
          <w:rFonts w:ascii="Times New Roman" w:hAnsi="Times New Roman" w:cs="Times New Roman"/>
          <w:sz w:val="24"/>
          <w:szCs w:val="24"/>
        </w:rPr>
        <w:t>.</w:t>
      </w:r>
    </w:p>
    <w:p w14:paraId="2E2878CC" w14:textId="06237A45" w:rsidR="00D269D7" w:rsidRPr="00335EFE" w:rsidRDefault="00335EFE" w:rsidP="003B183A">
      <w:pPr>
        <w:spacing w:line="360" w:lineRule="auto"/>
        <w:jc w:val="both"/>
        <w:rPr>
          <w:rFonts w:ascii="Times New Roman" w:hAnsi="Times New Roman" w:cs="Times New Roman"/>
          <w:sz w:val="24"/>
          <w:szCs w:val="24"/>
        </w:rPr>
      </w:pPr>
      <w:r w:rsidRPr="00335EFE">
        <w:rPr>
          <w:rFonts w:ascii="Times New Roman" w:hAnsi="Times New Roman" w:cs="Times New Roman"/>
          <w:sz w:val="24"/>
          <w:szCs w:val="24"/>
        </w:rPr>
        <w:t>AWS también fomenta la innovación al ofrecer servicios avanzados en áreas como la inteligencia artificial (IA), el aprendizaje automático, el Internet de las Cosas (</w:t>
      </w:r>
      <w:proofErr w:type="spellStart"/>
      <w:r w:rsidRPr="00335EFE">
        <w:rPr>
          <w:rFonts w:ascii="Times New Roman" w:hAnsi="Times New Roman" w:cs="Times New Roman"/>
          <w:sz w:val="24"/>
          <w:szCs w:val="24"/>
        </w:rPr>
        <w:t>IoT</w:t>
      </w:r>
      <w:proofErr w:type="spellEnd"/>
      <w:r w:rsidRPr="00335EFE">
        <w:rPr>
          <w:rFonts w:ascii="Times New Roman" w:hAnsi="Times New Roman" w:cs="Times New Roman"/>
          <w:sz w:val="24"/>
          <w:szCs w:val="24"/>
        </w:rPr>
        <w:t>) y la analítica de datos. Estos servicios permiten a los usuarios explorar nuevas oportunidades y crear soluciones complejas sin la necesidad de experticia especializada en cada una de estas tecnologías</w:t>
      </w:r>
      <w:r w:rsidR="009767A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M5Nzc2M2MtMDYxYy00MTkzLThmNGYtN2ZhMTkxYjFjOTQx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
          <w:id w:val="1162437301"/>
          <w:placeholder>
            <w:docPart w:val="DefaultPlaceholder_-1854013440"/>
          </w:placeholder>
        </w:sdtPr>
        <w:sdtContent>
          <w:r w:rsidR="00B0799F" w:rsidRPr="00B0799F">
            <w:rPr>
              <w:rFonts w:ascii="Times New Roman" w:hAnsi="Times New Roman" w:cs="Times New Roman"/>
              <w:color w:val="000000"/>
              <w:sz w:val="24"/>
              <w:szCs w:val="24"/>
            </w:rPr>
            <w:t>[30]</w:t>
          </w:r>
        </w:sdtContent>
      </w:sdt>
      <w:r w:rsidRPr="00335EFE">
        <w:rPr>
          <w:rFonts w:ascii="Times New Roman" w:hAnsi="Times New Roman" w:cs="Times New Roman"/>
          <w:sz w:val="24"/>
          <w:szCs w:val="24"/>
        </w:rPr>
        <w:t>.</w:t>
      </w:r>
    </w:p>
    <w:p w14:paraId="3D21CCAD" w14:textId="74C870BA" w:rsidR="00E20C4D" w:rsidRDefault="00E20C4D" w:rsidP="003B183A">
      <w:pPr>
        <w:pStyle w:val="Ttulo2"/>
        <w:spacing w:line="360" w:lineRule="auto"/>
      </w:pPr>
      <w:bookmarkStart w:id="14" w:name="_Toc158500150"/>
      <w:r>
        <w:t>AWS Lambda para la ejecución de código sin servidor</w:t>
      </w:r>
      <w:bookmarkEnd w:id="14"/>
    </w:p>
    <w:p w14:paraId="3B93236D" w14:textId="5622EDEB" w:rsidR="00C54E64" w:rsidRPr="00C54E64" w:rsidRDefault="00C54E64" w:rsidP="003B183A">
      <w:pPr>
        <w:spacing w:line="360" w:lineRule="auto"/>
        <w:jc w:val="both"/>
        <w:rPr>
          <w:rFonts w:ascii="Times New Roman" w:hAnsi="Times New Roman" w:cs="Times New Roman"/>
          <w:sz w:val="24"/>
          <w:szCs w:val="24"/>
        </w:rPr>
      </w:pPr>
      <w:r w:rsidRPr="00C54E64">
        <w:rPr>
          <w:rFonts w:ascii="Times New Roman" w:hAnsi="Times New Roman" w:cs="Times New Roman"/>
          <w:sz w:val="24"/>
          <w:szCs w:val="24"/>
        </w:rPr>
        <w:t xml:space="preserve">AWS Lambda es un servicio de computación sin servidor ofrecido por Amazon Web </w:t>
      </w:r>
      <w:proofErr w:type="spellStart"/>
      <w:r w:rsidRPr="00C54E64">
        <w:rPr>
          <w:rFonts w:ascii="Times New Roman" w:hAnsi="Times New Roman" w:cs="Times New Roman"/>
          <w:sz w:val="24"/>
          <w:szCs w:val="24"/>
        </w:rPr>
        <w:t>Services</w:t>
      </w:r>
      <w:proofErr w:type="spellEnd"/>
      <w:r w:rsidRPr="00C54E64">
        <w:rPr>
          <w:rFonts w:ascii="Times New Roman" w:hAnsi="Times New Roman" w:cs="Times New Roman"/>
          <w:sz w:val="24"/>
          <w:szCs w:val="24"/>
        </w:rPr>
        <w:t xml:space="preserve"> (AWS) que permite a los desarrolladores ejecutar código en respuesta a eventos sin necesidad de provisionar o administrar servidores</w:t>
      </w:r>
      <w:r w:rsidR="001E48E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ZTFiNDUtNzc2OS00NDJkLTk0ZjAtNTM1MjBmOWI3YWM4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
          <w:id w:val="1565295569"/>
          <w:placeholder>
            <w:docPart w:val="DefaultPlaceholder_-1854013440"/>
          </w:placeholder>
        </w:sdtPr>
        <w:sdtContent>
          <w:r w:rsidR="00B0799F" w:rsidRPr="00B0799F">
            <w:rPr>
              <w:rFonts w:ascii="Times New Roman" w:hAnsi="Times New Roman" w:cs="Times New Roman"/>
              <w:color w:val="000000"/>
              <w:sz w:val="24"/>
              <w:szCs w:val="24"/>
            </w:rPr>
            <w:t>[31]</w:t>
          </w:r>
        </w:sdtContent>
      </w:sdt>
      <w:r w:rsidRPr="00C54E64">
        <w:rPr>
          <w:rFonts w:ascii="Times New Roman" w:hAnsi="Times New Roman" w:cs="Times New Roman"/>
          <w:sz w:val="24"/>
          <w:szCs w:val="24"/>
        </w:rPr>
        <w:t xml:space="preserve">. Con Lambda, puedes cargar tu código y el servicio automáticamente lo ejecuta, escalando la infraestructura de computación según sea necesario. Lambda soporta múltiples lenguajes de programación, como Node.js, Python, Java, </w:t>
      </w:r>
      <w:proofErr w:type="spellStart"/>
      <w:r w:rsidRPr="00C54E64">
        <w:rPr>
          <w:rFonts w:ascii="Times New Roman" w:hAnsi="Times New Roman" w:cs="Times New Roman"/>
          <w:sz w:val="24"/>
          <w:szCs w:val="24"/>
        </w:rPr>
        <w:t>Go</w:t>
      </w:r>
      <w:proofErr w:type="spellEnd"/>
      <w:r w:rsidRPr="00C54E64">
        <w:rPr>
          <w:rFonts w:ascii="Times New Roman" w:hAnsi="Times New Roman" w:cs="Times New Roman"/>
          <w:sz w:val="24"/>
          <w:szCs w:val="24"/>
        </w:rPr>
        <w:t>, y .NET Core</w:t>
      </w:r>
      <w:r w:rsidR="001E48E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IwZDRkN2EtZjNkOS00ZjEwLThiNzgtOTAzOWU5ZGJjNDg0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
          <w:id w:val="-608666624"/>
          <w:placeholder>
            <w:docPart w:val="DefaultPlaceholder_-1854013440"/>
          </w:placeholder>
        </w:sdtPr>
        <w:sdtContent>
          <w:r w:rsidR="00B0799F" w:rsidRPr="00B0799F">
            <w:rPr>
              <w:rFonts w:ascii="Times New Roman" w:hAnsi="Times New Roman" w:cs="Times New Roman"/>
              <w:color w:val="000000"/>
              <w:sz w:val="24"/>
              <w:szCs w:val="24"/>
            </w:rPr>
            <w:t>[32]</w:t>
          </w:r>
        </w:sdtContent>
      </w:sdt>
      <w:r w:rsidRPr="00C54E64">
        <w:rPr>
          <w:rFonts w:ascii="Times New Roman" w:hAnsi="Times New Roman" w:cs="Times New Roman"/>
          <w:sz w:val="24"/>
          <w:szCs w:val="24"/>
        </w:rPr>
        <w:t>.</w:t>
      </w:r>
    </w:p>
    <w:p w14:paraId="4FAD15BC" w14:textId="7F1F0ED2" w:rsidR="00C54E64" w:rsidRPr="00C54E64" w:rsidRDefault="00C54E64" w:rsidP="003B183A">
      <w:pPr>
        <w:spacing w:line="360" w:lineRule="auto"/>
        <w:jc w:val="both"/>
        <w:rPr>
          <w:rFonts w:ascii="Times New Roman" w:hAnsi="Times New Roman" w:cs="Times New Roman"/>
          <w:sz w:val="24"/>
          <w:szCs w:val="24"/>
        </w:rPr>
      </w:pPr>
      <w:r w:rsidRPr="00C54E64">
        <w:rPr>
          <w:rFonts w:ascii="Times New Roman" w:hAnsi="Times New Roman" w:cs="Times New Roman"/>
          <w:sz w:val="24"/>
          <w:szCs w:val="24"/>
        </w:rPr>
        <w:t xml:space="preserve">El modelo de precios de Lambda se basa en el número de solicitudes y la duración de la ejecución del código, lo que permite a los usuarios pagar solo por los recursos que consumen. Lambda puede ser disparado por eventos de otros servicios de AWS, como cambios en archivos en Amazon S3, actualizaciones en tablas de </w:t>
      </w:r>
      <w:proofErr w:type="spellStart"/>
      <w:r w:rsidRPr="00C54E64">
        <w:rPr>
          <w:rFonts w:ascii="Times New Roman" w:hAnsi="Times New Roman" w:cs="Times New Roman"/>
          <w:sz w:val="24"/>
          <w:szCs w:val="24"/>
        </w:rPr>
        <w:t>DynamoDB</w:t>
      </w:r>
      <w:proofErr w:type="spellEnd"/>
      <w:r w:rsidRPr="00C54E64">
        <w:rPr>
          <w:rFonts w:ascii="Times New Roman" w:hAnsi="Times New Roman" w:cs="Times New Roman"/>
          <w:sz w:val="24"/>
          <w:szCs w:val="24"/>
        </w:rPr>
        <w:t>, solicitudes HTTP a través de Amazon API Gateway, entre otros, facilitando la creación de arquitecturas orientadas a eventos y aplicaciones altamente escalables y eficientes en cuanto a costos</w:t>
      </w:r>
      <w:r w:rsidR="00CD3B8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U4MmU5NDktMThjZS00MTJmLTk3MmUtNDA4MjkyNWYzY2U4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
          <w:id w:val="-976454694"/>
          <w:placeholder>
            <w:docPart w:val="DefaultPlaceholder_-1854013440"/>
          </w:placeholder>
        </w:sdtPr>
        <w:sdtContent>
          <w:r w:rsidR="00B0799F" w:rsidRPr="00B0799F">
            <w:rPr>
              <w:rFonts w:ascii="Times New Roman" w:hAnsi="Times New Roman" w:cs="Times New Roman"/>
              <w:color w:val="000000"/>
              <w:sz w:val="24"/>
              <w:szCs w:val="24"/>
            </w:rPr>
            <w:t>[32]</w:t>
          </w:r>
        </w:sdtContent>
      </w:sdt>
      <w:r w:rsidRPr="00C54E64">
        <w:rPr>
          <w:rFonts w:ascii="Times New Roman" w:hAnsi="Times New Roman" w:cs="Times New Roman"/>
          <w:sz w:val="24"/>
          <w:szCs w:val="24"/>
        </w:rPr>
        <w:t>.</w:t>
      </w:r>
    </w:p>
    <w:p w14:paraId="2D698BDE" w14:textId="75A954E7" w:rsidR="00C54E64" w:rsidRPr="00C54E64" w:rsidRDefault="00C54E64" w:rsidP="003B183A">
      <w:pPr>
        <w:spacing w:line="360" w:lineRule="auto"/>
        <w:jc w:val="both"/>
        <w:rPr>
          <w:rFonts w:ascii="Times New Roman" w:hAnsi="Times New Roman" w:cs="Times New Roman"/>
          <w:sz w:val="24"/>
          <w:szCs w:val="24"/>
        </w:rPr>
      </w:pPr>
      <w:r w:rsidRPr="00C54E64">
        <w:rPr>
          <w:rFonts w:ascii="Times New Roman" w:hAnsi="Times New Roman" w:cs="Times New Roman"/>
          <w:sz w:val="24"/>
          <w:szCs w:val="24"/>
        </w:rPr>
        <w:t xml:space="preserve">Este servicio elimina la necesidad de administrar infraestructura de servidor, permitiendo a los desarrolladores enfocarse en escribir código para procesar datos, integrar sistemas y crear aplicaciones ricas en lógica sin preocuparse por el aprovisionamiento de servidores, mantenimiento, o escalabilidad de la infraestructura subyacente. AWS Lambda es ideal para tareas como procesamiento de archivos, ejecución de lógica de </w:t>
      </w:r>
      <w:proofErr w:type="spellStart"/>
      <w:r w:rsidRPr="00C54E64">
        <w:rPr>
          <w:rFonts w:ascii="Times New Roman" w:hAnsi="Times New Roman" w:cs="Times New Roman"/>
          <w:sz w:val="24"/>
          <w:szCs w:val="24"/>
        </w:rPr>
        <w:t>backend</w:t>
      </w:r>
      <w:proofErr w:type="spellEnd"/>
      <w:r w:rsidRPr="00C54E64">
        <w:rPr>
          <w:rFonts w:ascii="Times New Roman" w:hAnsi="Times New Roman" w:cs="Times New Roman"/>
          <w:sz w:val="24"/>
          <w:szCs w:val="24"/>
        </w:rPr>
        <w:t xml:space="preserve"> para aplicaciones web y móviles, integraciones de sistemas, y automatización de procesos</w:t>
      </w:r>
      <w:r w:rsidR="00CD3B8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"/>
          <w:id w:val="-16692724"/>
          <w:placeholder>
            <w:docPart w:val="DefaultPlaceholder_-1854013440"/>
          </w:placeholder>
        </w:sdtPr>
        <w:sdtContent>
          <w:r w:rsidR="00B0799F" w:rsidRPr="00B0799F">
            <w:rPr>
              <w:rFonts w:ascii="Times New Roman" w:hAnsi="Times New Roman" w:cs="Times New Roman"/>
              <w:color w:val="000000"/>
              <w:sz w:val="24"/>
              <w:szCs w:val="24"/>
            </w:rPr>
            <w:t>[33]</w:t>
          </w:r>
        </w:sdtContent>
      </w:sdt>
      <w:r w:rsidRPr="00C54E64">
        <w:rPr>
          <w:rFonts w:ascii="Times New Roman" w:hAnsi="Times New Roman" w:cs="Times New Roman"/>
          <w:sz w:val="24"/>
          <w:szCs w:val="24"/>
        </w:rPr>
        <w:t>.</w:t>
      </w:r>
    </w:p>
    <w:p w14:paraId="113AA47F" w14:textId="2A257B67" w:rsidR="00E20C4D" w:rsidRDefault="00E20C4D" w:rsidP="003B183A">
      <w:pPr>
        <w:pStyle w:val="Ttulo2"/>
        <w:spacing w:line="360" w:lineRule="auto"/>
      </w:pPr>
      <w:bookmarkStart w:id="15" w:name="_Toc158500151"/>
      <w:r>
        <w:lastRenderedPageBreak/>
        <w:t xml:space="preserve">AWS </w:t>
      </w:r>
      <w:proofErr w:type="spellStart"/>
      <w:r>
        <w:t>DynamoDB</w:t>
      </w:r>
      <w:proofErr w:type="spellEnd"/>
      <w:r>
        <w:t xml:space="preserve"> para el almacenamiento de datos NoSQL</w:t>
      </w:r>
      <w:bookmarkEnd w:id="15"/>
    </w:p>
    <w:p w14:paraId="2941ED87" w14:textId="3F13CEB8" w:rsidR="009F2904" w:rsidRPr="009F2904" w:rsidRDefault="009F2904" w:rsidP="003B183A">
      <w:pPr>
        <w:spacing w:line="360" w:lineRule="auto"/>
        <w:jc w:val="both"/>
        <w:rPr>
          <w:rFonts w:ascii="Times New Roman" w:hAnsi="Times New Roman" w:cs="Times New Roman"/>
          <w:sz w:val="24"/>
          <w:szCs w:val="24"/>
        </w:rPr>
      </w:pPr>
      <w:r w:rsidRPr="009F2904">
        <w:rPr>
          <w:rFonts w:ascii="Times New Roman" w:hAnsi="Times New Roman" w:cs="Times New Roman"/>
          <w:sz w:val="24"/>
          <w:szCs w:val="24"/>
        </w:rPr>
        <w:t xml:space="preserve">AWS </w:t>
      </w:r>
      <w:proofErr w:type="spellStart"/>
      <w:r w:rsidRPr="009F2904">
        <w:rPr>
          <w:rFonts w:ascii="Times New Roman" w:hAnsi="Times New Roman" w:cs="Times New Roman"/>
          <w:sz w:val="24"/>
          <w:szCs w:val="24"/>
        </w:rPr>
        <w:t>DynamoDB</w:t>
      </w:r>
      <w:proofErr w:type="spellEnd"/>
      <w:r w:rsidRPr="009F2904">
        <w:rPr>
          <w:rFonts w:ascii="Times New Roman" w:hAnsi="Times New Roman" w:cs="Times New Roman"/>
          <w:sz w:val="24"/>
          <w:szCs w:val="24"/>
        </w:rPr>
        <w:t xml:space="preserve"> es un servicio de base de datos NoSQL ofrecido por Amazon Web </w:t>
      </w:r>
      <w:proofErr w:type="spellStart"/>
      <w:r w:rsidRPr="009F2904">
        <w:rPr>
          <w:rFonts w:ascii="Times New Roman" w:hAnsi="Times New Roman" w:cs="Times New Roman"/>
          <w:sz w:val="24"/>
          <w:szCs w:val="24"/>
        </w:rPr>
        <w:t>Services</w:t>
      </w:r>
      <w:proofErr w:type="spellEnd"/>
      <w:r w:rsidRPr="009F2904">
        <w:rPr>
          <w:rFonts w:ascii="Times New Roman" w:hAnsi="Times New Roman" w:cs="Times New Roman"/>
          <w:sz w:val="24"/>
          <w:szCs w:val="24"/>
        </w:rPr>
        <w:t xml:space="preserve"> (AWS) diseñado para proporcionar rendimiento a escala con baja latencia y alta disponibilidad. Es una base de datos completamente administrada, lo que significa que AWS se encarga del mantenimiento, las copias de seguridad, y la escalabilidad, permitiendo a los desarrolladores centrarse en el desarrollo de la aplicación sin preocuparse por la infraestructura de la base de datos</w:t>
      </w:r>
      <w:r w:rsidR="008961DB">
        <w:rPr>
          <w:rFonts w:ascii="Times New Roman" w:hAnsi="Times New Roman" w:cs="Times New Roman"/>
          <w:sz w:val="24"/>
          <w:szCs w:val="24"/>
        </w:rPr>
        <w:t xml:space="preserve">. </w:t>
      </w:r>
      <w:proofErr w:type="spellStart"/>
      <w:r w:rsidRPr="009F2904">
        <w:rPr>
          <w:rFonts w:ascii="Times New Roman" w:hAnsi="Times New Roman" w:cs="Times New Roman"/>
          <w:sz w:val="24"/>
          <w:szCs w:val="24"/>
        </w:rPr>
        <w:t>DynamoDB</w:t>
      </w:r>
      <w:proofErr w:type="spellEnd"/>
      <w:r w:rsidRPr="009F2904">
        <w:rPr>
          <w:rFonts w:ascii="Times New Roman" w:hAnsi="Times New Roman" w:cs="Times New Roman"/>
          <w:sz w:val="24"/>
          <w:szCs w:val="24"/>
        </w:rPr>
        <w:t xml:space="preserve"> es capaz de manejar grandes volúmenes de datos y soportar picos de tráfico, haciéndolo ideal para aplicaciones móviles, web, juegos, tecnología publicitaria, </w:t>
      </w:r>
      <w:proofErr w:type="spellStart"/>
      <w:r w:rsidRPr="009F2904">
        <w:rPr>
          <w:rFonts w:ascii="Times New Roman" w:hAnsi="Times New Roman" w:cs="Times New Roman"/>
          <w:sz w:val="24"/>
          <w:szCs w:val="24"/>
        </w:rPr>
        <w:t>IoT</w:t>
      </w:r>
      <w:proofErr w:type="spellEnd"/>
      <w:r w:rsidRPr="009F2904">
        <w:rPr>
          <w:rFonts w:ascii="Times New Roman" w:hAnsi="Times New Roman" w:cs="Times New Roman"/>
          <w:sz w:val="24"/>
          <w:szCs w:val="24"/>
        </w:rPr>
        <w:t>, y muchos otros casos de uso que requieren un acceso rápido y confiable a los datos. Ofrece un modelo de datos clave-valor y documentos, lo que permite a los desarrolladores almacenar y recuperar cualquier cantidad de datos, y servir cualquier nivel de solicitud de tráfico</w:t>
      </w:r>
      <w:r w:rsidR="00EC02A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"/>
          <w:id w:val="-1696073519"/>
          <w:placeholder>
            <w:docPart w:val="DefaultPlaceholder_-1854013440"/>
          </w:placeholder>
        </w:sdtPr>
        <w:sdtContent>
          <w:r w:rsidR="00B0799F" w:rsidRPr="00B0799F">
            <w:rPr>
              <w:rFonts w:ascii="Times New Roman" w:hAnsi="Times New Roman" w:cs="Times New Roman"/>
              <w:color w:val="000000"/>
              <w:sz w:val="24"/>
              <w:szCs w:val="24"/>
            </w:rPr>
            <w:t>[33]</w:t>
          </w:r>
        </w:sdtContent>
      </w:sdt>
      <w:r w:rsidRPr="009F2904">
        <w:rPr>
          <w:rFonts w:ascii="Times New Roman" w:hAnsi="Times New Roman" w:cs="Times New Roman"/>
          <w:sz w:val="24"/>
          <w:szCs w:val="24"/>
        </w:rPr>
        <w:t>.</w:t>
      </w:r>
    </w:p>
    <w:p w14:paraId="5BE6B8FC" w14:textId="4263A33B" w:rsidR="009F2904" w:rsidRPr="009F2904" w:rsidRDefault="009F2904" w:rsidP="003B183A">
      <w:pPr>
        <w:spacing w:line="360" w:lineRule="auto"/>
        <w:jc w:val="both"/>
        <w:rPr>
          <w:rFonts w:ascii="Times New Roman" w:hAnsi="Times New Roman" w:cs="Times New Roman"/>
          <w:sz w:val="24"/>
          <w:szCs w:val="24"/>
        </w:rPr>
      </w:pPr>
      <w:r w:rsidRPr="009F2904">
        <w:rPr>
          <w:rFonts w:ascii="Times New Roman" w:hAnsi="Times New Roman" w:cs="Times New Roman"/>
          <w:sz w:val="24"/>
          <w:szCs w:val="24"/>
        </w:rPr>
        <w:t xml:space="preserve">Una de las características clave de </w:t>
      </w:r>
      <w:proofErr w:type="spellStart"/>
      <w:r w:rsidRPr="009F2904">
        <w:rPr>
          <w:rFonts w:ascii="Times New Roman" w:hAnsi="Times New Roman" w:cs="Times New Roman"/>
          <w:sz w:val="24"/>
          <w:szCs w:val="24"/>
        </w:rPr>
        <w:t>DynamoDB</w:t>
      </w:r>
      <w:proofErr w:type="spellEnd"/>
      <w:r w:rsidRPr="009F2904">
        <w:rPr>
          <w:rFonts w:ascii="Times New Roman" w:hAnsi="Times New Roman" w:cs="Times New Roman"/>
          <w:sz w:val="24"/>
          <w:szCs w:val="24"/>
        </w:rPr>
        <w:t xml:space="preserve"> es su capacidad para escalar automáticamente. La capacidad de la base de datos se ajusta automáticamente en respuesta a los patrones de tráfico en tiempo real, asegurando un rendimiento óptimo y evitando costos innecesarios. Además, </w:t>
      </w:r>
      <w:proofErr w:type="spellStart"/>
      <w:r w:rsidRPr="009F2904">
        <w:rPr>
          <w:rFonts w:ascii="Times New Roman" w:hAnsi="Times New Roman" w:cs="Times New Roman"/>
          <w:sz w:val="24"/>
          <w:szCs w:val="24"/>
        </w:rPr>
        <w:t>DynamoDB</w:t>
      </w:r>
      <w:proofErr w:type="spellEnd"/>
      <w:r w:rsidRPr="009F2904">
        <w:rPr>
          <w:rFonts w:ascii="Times New Roman" w:hAnsi="Times New Roman" w:cs="Times New Roman"/>
          <w:sz w:val="24"/>
          <w:szCs w:val="24"/>
        </w:rPr>
        <w:t xml:space="preserve"> ofrece modelos de consistencia ajustables, transacciones, y cifrado en reposo, mejorando la seguridad y la flexibilidad de la gestión de datos.</w:t>
      </w:r>
      <w:r w:rsidR="008961DB">
        <w:rPr>
          <w:rFonts w:ascii="Times New Roman" w:hAnsi="Times New Roman" w:cs="Times New Roman"/>
          <w:sz w:val="24"/>
          <w:szCs w:val="24"/>
        </w:rPr>
        <w:t xml:space="preserve"> </w:t>
      </w:r>
      <w:proofErr w:type="spellStart"/>
      <w:r w:rsidRPr="009F2904">
        <w:rPr>
          <w:rFonts w:ascii="Times New Roman" w:hAnsi="Times New Roman" w:cs="Times New Roman"/>
          <w:sz w:val="24"/>
          <w:szCs w:val="24"/>
        </w:rPr>
        <w:t>DynamoDB</w:t>
      </w:r>
      <w:proofErr w:type="spellEnd"/>
      <w:r w:rsidRPr="009F2904">
        <w:rPr>
          <w:rFonts w:ascii="Times New Roman" w:hAnsi="Times New Roman" w:cs="Times New Roman"/>
          <w:sz w:val="24"/>
          <w:szCs w:val="24"/>
        </w:rPr>
        <w:t xml:space="preserve"> se integra bien con otros servicios de AWS, como Lambda para la creación de aplicaciones orientadas a eventos, y Amazon S3 para el almacenamiento de grandes cantidades de datos no estructurados. Además, soporta </w:t>
      </w:r>
      <w:proofErr w:type="spellStart"/>
      <w:r w:rsidRPr="009F2904">
        <w:rPr>
          <w:rFonts w:ascii="Times New Roman" w:hAnsi="Times New Roman" w:cs="Times New Roman"/>
          <w:sz w:val="24"/>
          <w:szCs w:val="24"/>
        </w:rPr>
        <w:t>triggers</w:t>
      </w:r>
      <w:proofErr w:type="spellEnd"/>
      <w:r w:rsidRPr="009F2904">
        <w:rPr>
          <w:rFonts w:ascii="Times New Roman" w:hAnsi="Times New Roman" w:cs="Times New Roman"/>
          <w:sz w:val="24"/>
          <w:szCs w:val="24"/>
        </w:rPr>
        <w:t>, lo que permite a los desarrolladores ejecutar funciones personalizadas automáticamente en respuesta a cambios en los datos, facilitando la creación de aplicaciones reactivas y en tiempo real</w:t>
      </w:r>
      <w:r w:rsidR="00EC02A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"/>
          <w:id w:val="-506905337"/>
          <w:placeholder>
            <w:docPart w:val="DefaultPlaceholder_-1854013440"/>
          </w:placeholder>
        </w:sdtPr>
        <w:sdtContent>
          <w:r w:rsidR="00B0799F" w:rsidRPr="00B0799F">
            <w:rPr>
              <w:rFonts w:ascii="Times New Roman" w:hAnsi="Times New Roman" w:cs="Times New Roman"/>
              <w:color w:val="000000"/>
              <w:sz w:val="24"/>
              <w:szCs w:val="24"/>
            </w:rPr>
            <w:t>[34]</w:t>
          </w:r>
        </w:sdtContent>
      </w:sdt>
      <w:r w:rsidRPr="009F2904">
        <w:rPr>
          <w:rFonts w:ascii="Times New Roman" w:hAnsi="Times New Roman" w:cs="Times New Roman"/>
          <w:sz w:val="24"/>
          <w:szCs w:val="24"/>
        </w:rPr>
        <w:t>.</w:t>
      </w:r>
    </w:p>
    <w:p w14:paraId="2C0BB4B5" w14:textId="2F58DFD8" w:rsidR="00E20C4D" w:rsidRPr="00E20C4D" w:rsidRDefault="00E20C4D" w:rsidP="003B183A">
      <w:pPr>
        <w:pStyle w:val="Ttulo2"/>
        <w:spacing w:line="360" w:lineRule="auto"/>
      </w:pPr>
      <w:bookmarkStart w:id="16" w:name="_Toc158500152"/>
      <w:r>
        <w:t xml:space="preserve">AWS </w:t>
      </w:r>
      <w:proofErr w:type="spellStart"/>
      <w:r>
        <w:t>Cognito</w:t>
      </w:r>
      <w:proofErr w:type="spellEnd"/>
      <w:r>
        <w:t xml:space="preserve"> para la autenticación y autorización de usuarios</w:t>
      </w:r>
      <w:bookmarkEnd w:id="16"/>
    </w:p>
    <w:p w14:paraId="31575C56" w14:textId="5A451871" w:rsidR="003A78FE" w:rsidRPr="003A78FE" w:rsidRDefault="003A78FE" w:rsidP="003B183A">
      <w:pPr>
        <w:spacing w:line="360" w:lineRule="auto"/>
        <w:jc w:val="both"/>
        <w:rPr>
          <w:rFonts w:ascii="Times New Roman" w:hAnsi="Times New Roman" w:cs="Times New Roman"/>
          <w:sz w:val="24"/>
          <w:szCs w:val="24"/>
        </w:rPr>
      </w:pPr>
      <w:r w:rsidRPr="003A78FE">
        <w:rPr>
          <w:rFonts w:ascii="Times New Roman" w:hAnsi="Times New Roman" w:cs="Times New Roman"/>
          <w:sz w:val="24"/>
          <w:szCs w:val="24"/>
        </w:rPr>
        <w:t xml:space="preserve">AWS </w:t>
      </w:r>
      <w:proofErr w:type="spellStart"/>
      <w:r w:rsidRPr="003A78FE">
        <w:rPr>
          <w:rFonts w:ascii="Times New Roman" w:hAnsi="Times New Roman" w:cs="Times New Roman"/>
          <w:sz w:val="24"/>
          <w:szCs w:val="24"/>
        </w:rPr>
        <w:t>Cognito</w:t>
      </w:r>
      <w:proofErr w:type="spellEnd"/>
      <w:r w:rsidRPr="003A78FE">
        <w:rPr>
          <w:rFonts w:ascii="Times New Roman" w:hAnsi="Times New Roman" w:cs="Times New Roman"/>
          <w:sz w:val="24"/>
          <w:szCs w:val="24"/>
        </w:rPr>
        <w:t xml:space="preserve"> es un servicio de Amazon Web </w:t>
      </w:r>
      <w:proofErr w:type="spellStart"/>
      <w:r w:rsidRPr="003A78FE">
        <w:rPr>
          <w:rFonts w:ascii="Times New Roman" w:hAnsi="Times New Roman" w:cs="Times New Roman"/>
          <w:sz w:val="24"/>
          <w:szCs w:val="24"/>
        </w:rPr>
        <w:t>Services</w:t>
      </w:r>
      <w:proofErr w:type="spellEnd"/>
      <w:r w:rsidRPr="003A78FE">
        <w:rPr>
          <w:rFonts w:ascii="Times New Roman" w:hAnsi="Times New Roman" w:cs="Times New Roman"/>
          <w:sz w:val="24"/>
          <w:szCs w:val="24"/>
        </w:rPr>
        <w:t xml:space="preserve"> (AWS) que proporciona autenticación, autorización y gestión de usuarios para aplicaciones web y móviles a escala. Con </w:t>
      </w:r>
      <w:proofErr w:type="spellStart"/>
      <w:r w:rsidRPr="003A78FE">
        <w:rPr>
          <w:rFonts w:ascii="Times New Roman" w:hAnsi="Times New Roman" w:cs="Times New Roman"/>
          <w:sz w:val="24"/>
          <w:szCs w:val="24"/>
        </w:rPr>
        <w:t>Cognito</w:t>
      </w:r>
      <w:proofErr w:type="spellEnd"/>
      <w:r w:rsidRPr="003A78FE">
        <w:rPr>
          <w:rFonts w:ascii="Times New Roman" w:hAnsi="Times New Roman" w:cs="Times New Roman"/>
          <w:sz w:val="24"/>
          <w:szCs w:val="24"/>
        </w:rPr>
        <w:t xml:space="preserve">, los desarrolladores pueden implementar rápidamente un sistema de autenticación seguro que soporta el inicio de sesión a través de proveedores de identidad social como Google, Facebook, y Amazon, así como a través de proveedores de identidad empresarial y de inicio de sesión con nombre de usuario y </w:t>
      </w:r>
      <w:proofErr w:type="spellStart"/>
      <w:r w:rsidRPr="003A78FE">
        <w:rPr>
          <w:rFonts w:ascii="Times New Roman" w:hAnsi="Times New Roman" w:cs="Times New Roman"/>
          <w:sz w:val="24"/>
          <w:szCs w:val="24"/>
        </w:rPr>
        <w:t>contraseña.Una</w:t>
      </w:r>
      <w:proofErr w:type="spellEnd"/>
      <w:r w:rsidRPr="003A78FE">
        <w:rPr>
          <w:rFonts w:ascii="Times New Roman" w:hAnsi="Times New Roman" w:cs="Times New Roman"/>
          <w:sz w:val="24"/>
          <w:szCs w:val="24"/>
        </w:rPr>
        <w:t xml:space="preserve"> de las principales características de AWS </w:t>
      </w:r>
      <w:proofErr w:type="spellStart"/>
      <w:r w:rsidRPr="003A78FE">
        <w:rPr>
          <w:rFonts w:ascii="Times New Roman" w:hAnsi="Times New Roman" w:cs="Times New Roman"/>
          <w:sz w:val="24"/>
          <w:szCs w:val="24"/>
        </w:rPr>
        <w:t>Cognito</w:t>
      </w:r>
      <w:proofErr w:type="spellEnd"/>
      <w:r w:rsidRPr="003A78FE">
        <w:rPr>
          <w:rFonts w:ascii="Times New Roman" w:hAnsi="Times New Roman" w:cs="Times New Roman"/>
          <w:sz w:val="24"/>
          <w:szCs w:val="24"/>
        </w:rPr>
        <w:t xml:space="preserve"> es su capacidad para manejar la gestión de usuarios y sesiones de forma segura, permitiendo a los desarrolladores enfocarse en la lógica principal de la aplicación en lugar de en los detalles de implementación de la seguridad. </w:t>
      </w:r>
      <w:proofErr w:type="spellStart"/>
      <w:r w:rsidRPr="003A78FE">
        <w:rPr>
          <w:rFonts w:ascii="Times New Roman" w:hAnsi="Times New Roman" w:cs="Times New Roman"/>
          <w:sz w:val="24"/>
          <w:szCs w:val="24"/>
        </w:rPr>
        <w:t>Cognito</w:t>
      </w:r>
      <w:proofErr w:type="spellEnd"/>
      <w:r w:rsidRPr="003A78FE">
        <w:rPr>
          <w:rFonts w:ascii="Times New Roman" w:hAnsi="Times New Roman" w:cs="Times New Roman"/>
          <w:sz w:val="24"/>
          <w:szCs w:val="24"/>
        </w:rPr>
        <w:t xml:space="preserve"> facilita la creación de flujos de autenticación y autorización, incluyendo la verificación de correos electrónicos y teléfonos, la recuperación de contraseñas y la sincronización de datos de usuario a través de dispositivos</w:t>
      </w:r>
      <w:r w:rsidR="009D216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"/>
          <w:id w:val="1194273488"/>
          <w:placeholder>
            <w:docPart w:val="DefaultPlaceholder_-1854013440"/>
          </w:placeholder>
        </w:sdtPr>
        <w:sdtContent>
          <w:r w:rsidR="00B0799F" w:rsidRPr="00B0799F">
            <w:rPr>
              <w:rFonts w:ascii="Times New Roman" w:hAnsi="Times New Roman" w:cs="Times New Roman"/>
              <w:color w:val="000000"/>
              <w:sz w:val="24"/>
              <w:szCs w:val="24"/>
            </w:rPr>
            <w:t>[34]</w:t>
          </w:r>
        </w:sdtContent>
      </w:sdt>
      <w:r w:rsidRPr="003A78FE">
        <w:rPr>
          <w:rFonts w:ascii="Times New Roman" w:hAnsi="Times New Roman" w:cs="Times New Roman"/>
          <w:sz w:val="24"/>
          <w:szCs w:val="24"/>
        </w:rPr>
        <w:t>.</w:t>
      </w:r>
    </w:p>
    <w:p w14:paraId="1ABF55C0" w14:textId="2F9E7281" w:rsidR="6C730484" w:rsidRDefault="003A78FE" w:rsidP="003B183A">
      <w:pPr>
        <w:spacing w:line="360" w:lineRule="auto"/>
        <w:jc w:val="both"/>
        <w:rPr>
          <w:rFonts w:ascii="Times New Roman" w:hAnsi="Times New Roman" w:cs="Times New Roman"/>
          <w:sz w:val="24"/>
          <w:szCs w:val="24"/>
        </w:rPr>
      </w:pPr>
      <w:r w:rsidRPr="003A78FE">
        <w:rPr>
          <w:rFonts w:ascii="Times New Roman" w:hAnsi="Times New Roman" w:cs="Times New Roman"/>
          <w:sz w:val="24"/>
          <w:szCs w:val="24"/>
        </w:rPr>
        <w:lastRenderedPageBreak/>
        <w:t xml:space="preserve">El servicio se divide en dos componentes principales: </w:t>
      </w:r>
      <w:proofErr w:type="spellStart"/>
      <w:r w:rsidRPr="003A78FE">
        <w:rPr>
          <w:rFonts w:ascii="Times New Roman" w:hAnsi="Times New Roman" w:cs="Times New Roman"/>
          <w:sz w:val="24"/>
          <w:szCs w:val="24"/>
        </w:rPr>
        <w:t>User</w:t>
      </w:r>
      <w:proofErr w:type="spellEnd"/>
      <w:r w:rsidRPr="003A78FE">
        <w:rPr>
          <w:rFonts w:ascii="Times New Roman" w:hAnsi="Times New Roman" w:cs="Times New Roman"/>
          <w:sz w:val="24"/>
          <w:szCs w:val="24"/>
        </w:rPr>
        <w:t xml:space="preserve"> Pools y </w:t>
      </w:r>
      <w:proofErr w:type="spellStart"/>
      <w:r w:rsidRPr="003A78FE">
        <w:rPr>
          <w:rFonts w:ascii="Times New Roman" w:hAnsi="Times New Roman" w:cs="Times New Roman"/>
          <w:sz w:val="24"/>
          <w:szCs w:val="24"/>
        </w:rPr>
        <w:t>Identity</w:t>
      </w:r>
      <w:proofErr w:type="spellEnd"/>
      <w:r w:rsidRPr="003A78FE">
        <w:rPr>
          <w:rFonts w:ascii="Times New Roman" w:hAnsi="Times New Roman" w:cs="Times New Roman"/>
          <w:sz w:val="24"/>
          <w:szCs w:val="24"/>
        </w:rPr>
        <w:t xml:space="preserve"> Pools. </w:t>
      </w:r>
      <w:proofErr w:type="spellStart"/>
      <w:r w:rsidRPr="003A78FE">
        <w:rPr>
          <w:rFonts w:ascii="Times New Roman" w:hAnsi="Times New Roman" w:cs="Times New Roman"/>
          <w:sz w:val="24"/>
          <w:szCs w:val="24"/>
        </w:rPr>
        <w:t>User</w:t>
      </w:r>
      <w:proofErr w:type="spellEnd"/>
      <w:r w:rsidRPr="003A78FE">
        <w:rPr>
          <w:rFonts w:ascii="Times New Roman" w:hAnsi="Times New Roman" w:cs="Times New Roman"/>
          <w:sz w:val="24"/>
          <w:szCs w:val="24"/>
        </w:rPr>
        <w:t xml:space="preserve"> Pools actúa como un directorio de usuarios que proporciona operaciones de registro e inicio de sesión, mientras que </w:t>
      </w:r>
      <w:proofErr w:type="spellStart"/>
      <w:r w:rsidRPr="003A78FE">
        <w:rPr>
          <w:rFonts w:ascii="Times New Roman" w:hAnsi="Times New Roman" w:cs="Times New Roman"/>
          <w:sz w:val="24"/>
          <w:szCs w:val="24"/>
        </w:rPr>
        <w:t>Identity</w:t>
      </w:r>
      <w:proofErr w:type="spellEnd"/>
      <w:r w:rsidRPr="003A78FE">
        <w:rPr>
          <w:rFonts w:ascii="Times New Roman" w:hAnsi="Times New Roman" w:cs="Times New Roman"/>
          <w:sz w:val="24"/>
          <w:szCs w:val="24"/>
        </w:rPr>
        <w:t xml:space="preserve"> Pools permite otorgar a los usuarios identidades temporales para acceder a otros servicios de AWS, facilitando la creación de experiencias de usuario personalizadas y seguras.</w:t>
      </w:r>
      <w:r w:rsidR="00B0799F">
        <w:rPr>
          <w:rFonts w:ascii="Times New Roman" w:hAnsi="Times New Roman" w:cs="Times New Roman"/>
          <w:sz w:val="24"/>
          <w:szCs w:val="24"/>
        </w:rPr>
        <w:t xml:space="preserve"> </w:t>
      </w:r>
      <w:r w:rsidR="6C730484" w:rsidRPr="6C730484">
        <w:rPr>
          <w:rFonts w:ascii="Times New Roman" w:hAnsi="Times New Roman" w:cs="Times New Roman"/>
          <w:sz w:val="24"/>
          <w:szCs w:val="24"/>
        </w:rPr>
        <w:t xml:space="preserve">AWS </w:t>
      </w:r>
      <w:proofErr w:type="spellStart"/>
      <w:r w:rsidR="6C730484" w:rsidRPr="6C730484">
        <w:rPr>
          <w:rFonts w:ascii="Times New Roman" w:hAnsi="Times New Roman" w:cs="Times New Roman"/>
          <w:sz w:val="24"/>
          <w:szCs w:val="24"/>
        </w:rPr>
        <w:t>Cognito</w:t>
      </w:r>
      <w:proofErr w:type="spellEnd"/>
      <w:r w:rsidR="6C730484" w:rsidRPr="6C730484">
        <w:rPr>
          <w:rFonts w:ascii="Times New Roman" w:hAnsi="Times New Roman" w:cs="Times New Roman"/>
          <w:sz w:val="24"/>
          <w:szCs w:val="24"/>
        </w:rPr>
        <w:t xml:space="preserve"> es especialmente útil para desarrolladores que buscan implementar soluciones de autenticación y autorización robustas sin la complejidad de administrar la infraestructura de seguridad. Ofrece escalabilidad, facilidad de uso y una integración profunda con el ecosistema de AWS, lo que lo convierte en una opción atractiva para aplicaciones de cualquier tamaño que requieran gestión de identidades y acceso </w:t>
      </w:r>
      <w:sdt>
        <w:sdtPr>
          <w:rPr>
            <w:rFonts w:ascii="Times New Roman" w:hAnsi="Times New Roman" w:cs="Times New Roman"/>
            <w:color w:val="000000"/>
            <w:sz w:val="24"/>
            <w:szCs w:val="24"/>
          </w:rPr>
          <w:tag w:val="MENDELEY_CITATION_v3_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"/>
          <w:id w:val="1781076749"/>
          <w:placeholder>
            <w:docPart w:val="DefaultPlaceholder_-1854013440"/>
          </w:placeholder>
        </w:sdtPr>
        <w:sdtContent>
          <w:r w:rsidR="00B0799F" w:rsidRPr="00B0799F">
            <w:rPr>
              <w:rFonts w:ascii="Times New Roman" w:hAnsi="Times New Roman" w:cs="Times New Roman"/>
              <w:color w:val="000000"/>
              <w:sz w:val="24"/>
              <w:szCs w:val="24"/>
            </w:rPr>
            <w:t>[35]</w:t>
          </w:r>
        </w:sdtContent>
      </w:sdt>
      <w:r w:rsidR="6C730484" w:rsidRPr="6C730484">
        <w:rPr>
          <w:rFonts w:ascii="Times New Roman" w:hAnsi="Times New Roman" w:cs="Times New Roman"/>
          <w:sz w:val="24"/>
          <w:szCs w:val="24"/>
        </w:rPr>
        <w:t>.</w:t>
      </w:r>
    </w:p>
    <w:p w14:paraId="5DA561F2" w14:textId="070226FA" w:rsidR="0049028E" w:rsidRPr="0049028E" w:rsidRDefault="6C730484" w:rsidP="0049028E">
      <w:pPr>
        <w:pStyle w:val="Ttulo1"/>
        <w:spacing w:line="360" w:lineRule="auto"/>
      </w:pPr>
      <w:bookmarkStart w:id="17" w:name="_Toc158500153"/>
      <w:r w:rsidRPr="6C730484">
        <w:t>Practica (</w:t>
      </w:r>
      <w:proofErr w:type="spellStart"/>
      <w:r w:rsidRPr="6C730484">
        <w:t>Firebase</w:t>
      </w:r>
      <w:proofErr w:type="spellEnd"/>
      <w:r w:rsidRPr="6C730484">
        <w:t>)</w:t>
      </w:r>
      <w:bookmarkEnd w:id="17"/>
    </w:p>
    <w:p w14:paraId="51BC3644" w14:textId="6BA2C08A" w:rsidR="00B37118" w:rsidRDefault="0049028E" w:rsidP="0049028E">
      <w:pPr>
        <w:spacing w:line="360" w:lineRule="auto"/>
        <w:jc w:val="both"/>
      </w:pPr>
      <w:r w:rsidRPr="0049028E">
        <w:rPr>
          <w:rFonts w:ascii="Times New Roman" w:hAnsi="Times New Roman" w:cs="Times New Roman"/>
          <w:sz w:val="24"/>
          <w:szCs w:val="24"/>
        </w:rPr>
        <w:t xml:space="preserve">Este ejemplo se enfoca en que los usuarios puedan registrarse e iniciar sesión. Además, se les brinda la opción de registrar productos, proporcionando detalles como el nombre del producto y el proveedor. A través de este caso práctico, mostramos cómo usar el servicio </w:t>
      </w:r>
      <w:proofErr w:type="spellStart"/>
      <w:r w:rsidRPr="0049028E">
        <w:rPr>
          <w:rFonts w:ascii="Times New Roman" w:hAnsi="Times New Roman" w:cs="Times New Roman"/>
          <w:sz w:val="24"/>
          <w:szCs w:val="24"/>
        </w:rPr>
        <w:t>Firebase</w:t>
      </w:r>
      <w:proofErr w:type="spellEnd"/>
      <w:r w:rsidRPr="0049028E">
        <w:rPr>
          <w:rFonts w:ascii="Times New Roman" w:hAnsi="Times New Roman" w:cs="Times New Roman"/>
          <w:sz w:val="24"/>
          <w:szCs w:val="24"/>
        </w:rPr>
        <w:t xml:space="preserve"> para manejar la información en una aplicación, permitiendo así entender mejor su funcionamiento. A continuación, presentamos un diagrama que </w:t>
      </w:r>
      <w:r w:rsidR="009B52DC">
        <w:rPr>
          <w:rFonts w:ascii="Times New Roman" w:hAnsi="Times New Roman" w:cs="Times New Roman"/>
          <w:sz w:val="24"/>
          <w:szCs w:val="24"/>
        </w:rPr>
        <w:t>muestra</w:t>
      </w:r>
      <w:r w:rsidRPr="0049028E">
        <w:rPr>
          <w:rFonts w:ascii="Times New Roman" w:hAnsi="Times New Roman" w:cs="Times New Roman"/>
          <w:sz w:val="24"/>
          <w:szCs w:val="24"/>
        </w:rPr>
        <w:t xml:space="preserve"> cómo se llevan a cabo los diferentes procesos, junto con las herramientas utilizadas para crear este ejemplo.</w:t>
      </w:r>
    </w:p>
    <w:p w14:paraId="486CF07F" w14:textId="1293B61D" w:rsidR="00B37118" w:rsidRDefault="00B356D7" w:rsidP="00B356D7">
      <w:pPr>
        <w:pStyle w:val="Ttulo2"/>
      </w:pPr>
      <w:bookmarkStart w:id="18" w:name="_Toc158500154"/>
      <w:r>
        <w:t>Tecnologías utilizadas</w:t>
      </w:r>
      <w:bookmarkEnd w:id="18"/>
    </w:p>
    <w:p w14:paraId="4285AD00" w14:textId="77777777" w:rsidR="00B356D7" w:rsidRPr="00B356D7" w:rsidRDefault="00B356D7" w:rsidP="00B356D7"/>
    <w:p w14:paraId="558A7799" w14:textId="2083021D" w:rsidR="008B34D9" w:rsidRDefault="008B34D9" w:rsidP="008B34D9">
      <w:pPr>
        <w:pStyle w:val="Descripcin"/>
        <w:keepNext/>
        <w:spacing w:after="0"/>
        <w:jc w:val="center"/>
      </w:pPr>
      <w:bookmarkStart w:id="19" w:name="_Toc158497532"/>
      <w:r>
        <w:t xml:space="preserve">Tabla </w:t>
      </w:r>
      <w:r>
        <w:fldChar w:fldCharType="begin"/>
      </w:r>
      <w:r>
        <w:instrText xml:space="preserve"> SEQ Tabla \* ARABIC </w:instrText>
      </w:r>
      <w:r>
        <w:fldChar w:fldCharType="separate"/>
      </w:r>
      <w:r w:rsidR="005512E4">
        <w:rPr>
          <w:noProof/>
        </w:rPr>
        <w:t>1</w:t>
      </w:r>
      <w:r>
        <w:fldChar w:fldCharType="end"/>
      </w:r>
      <w:r>
        <w:t xml:space="preserve"> Herramientas utilizadas</w:t>
      </w:r>
      <w:bookmarkEnd w:id="19"/>
      <w:r>
        <w:t xml:space="preserve"> </w:t>
      </w:r>
    </w:p>
    <w:p w14:paraId="2D1BC9B3" w14:textId="6CFD6969" w:rsidR="008B34D9" w:rsidRPr="008B34D9" w:rsidRDefault="008B34D9" w:rsidP="008B34D9">
      <w:pPr>
        <w:pStyle w:val="Descripcin"/>
        <w:keepNext/>
        <w:spacing w:after="0"/>
        <w:jc w:val="center"/>
      </w:pPr>
      <w:r>
        <w:t>Realizado por LETURNE PLUAS JHON BYRON &amp; CHICA VALFRE VALESKA SOFIA</w:t>
      </w:r>
    </w:p>
    <w:tbl>
      <w:tblPr>
        <w:tblStyle w:val="Tablaconcuadrcula"/>
        <w:tblW w:w="0" w:type="auto"/>
        <w:tblLook w:val="04A0" w:firstRow="1" w:lastRow="0" w:firstColumn="1" w:lastColumn="0" w:noHBand="0" w:noVBand="1"/>
      </w:tblPr>
      <w:tblGrid>
        <w:gridCol w:w="1807"/>
        <w:gridCol w:w="1807"/>
        <w:gridCol w:w="1808"/>
        <w:gridCol w:w="1808"/>
        <w:gridCol w:w="1808"/>
      </w:tblGrid>
      <w:tr w:rsidR="00B356D7" w14:paraId="4CBD100E" w14:textId="77777777" w:rsidTr="00BE65C5">
        <w:tc>
          <w:tcPr>
            <w:tcW w:w="9038" w:type="dxa"/>
            <w:gridSpan w:val="5"/>
            <w:shd w:val="clear" w:color="auto" w:fill="FFD966" w:themeFill="accent4" w:themeFillTint="99"/>
            <w:vAlign w:val="center"/>
          </w:tcPr>
          <w:p w14:paraId="1C1E2D50" w14:textId="7CB25F40" w:rsidR="00B356D7" w:rsidRPr="00B356D7" w:rsidRDefault="00B356D7" w:rsidP="00BE65C5">
            <w:pPr>
              <w:jc w:val="center"/>
              <w:rPr>
                <w:rFonts w:ascii="Times New Roman" w:hAnsi="Times New Roman" w:cs="Times New Roman"/>
                <w:b/>
                <w:bCs/>
                <w:sz w:val="24"/>
                <w:szCs w:val="24"/>
              </w:rPr>
            </w:pPr>
            <w:r w:rsidRPr="00B356D7">
              <w:rPr>
                <w:rFonts w:ascii="Times New Roman" w:hAnsi="Times New Roman" w:cs="Times New Roman"/>
                <w:b/>
                <w:bCs/>
                <w:sz w:val="28"/>
                <w:szCs w:val="28"/>
              </w:rPr>
              <w:t>Tecnologías utilizadas</w:t>
            </w:r>
          </w:p>
        </w:tc>
      </w:tr>
      <w:tr w:rsidR="00B356D7" w14:paraId="7111ADFE" w14:textId="77777777" w:rsidTr="00BE65C5">
        <w:tc>
          <w:tcPr>
            <w:tcW w:w="1807" w:type="dxa"/>
            <w:shd w:val="clear" w:color="auto" w:fill="FFD966" w:themeFill="accent4" w:themeFillTint="99"/>
            <w:vAlign w:val="center"/>
          </w:tcPr>
          <w:p w14:paraId="0C1DD98F" w14:textId="1E2CB696" w:rsidR="00B356D7" w:rsidRPr="00BE65C5" w:rsidRDefault="00C00C06" w:rsidP="00BE65C5">
            <w:pPr>
              <w:jc w:val="center"/>
              <w:rPr>
                <w:rFonts w:ascii="Times New Roman" w:hAnsi="Times New Roman" w:cs="Times New Roman"/>
                <w:b/>
                <w:bCs/>
                <w:sz w:val="24"/>
                <w:szCs w:val="24"/>
              </w:rPr>
            </w:pPr>
            <w:proofErr w:type="spellStart"/>
            <w:r w:rsidRPr="00BE65C5">
              <w:rPr>
                <w:rFonts w:ascii="Times New Roman" w:hAnsi="Times New Roman" w:cs="Times New Roman"/>
                <w:b/>
                <w:bCs/>
                <w:sz w:val="24"/>
                <w:szCs w:val="24"/>
              </w:rPr>
              <w:t>Frontend</w:t>
            </w:r>
            <w:proofErr w:type="spellEnd"/>
          </w:p>
        </w:tc>
        <w:tc>
          <w:tcPr>
            <w:tcW w:w="1807" w:type="dxa"/>
            <w:shd w:val="clear" w:color="auto" w:fill="FFD966" w:themeFill="accent4" w:themeFillTint="99"/>
            <w:vAlign w:val="center"/>
          </w:tcPr>
          <w:p w14:paraId="702FE8B6" w14:textId="1251E858" w:rsidR="00B356D7" w:rsidRPr="00BE65C5" w:rsidRDefault="00C00C06" w:rsidP="00BE65C5">
            <w:pPr>
              <w:jc w:val="center"/>
              <w:rPr>
                <w:rFonts w:ascii="Times New Roman" w:hAnsi="Times New Roman" w:cs="Times New Roman"/>
                <w:b/>
                <w:bCs/>
                <w:sz w:val="24"/>
                <w:szCs w:val="24"/>
              </w:rPr>
            </w:pPr>
            <w:proofErr w:type="spellStart"/>
            <w:r w:rsidRPr="00BE65C5">
              <w:rPr>
                <w:rFonts w:ascii="Times New Roman" w:hAnsi="Times New Roman" w:cs="Times New Roman"/>
                <w:b/>
                <w:bCs/>
                <w:sz w:val="24"/>
                <w:szCs w:val="24"/>
              </w:rPr>
              <w:t>Backend</w:t>
            </w:r>
            <w:proofErr w:type="spellEnd"/>
          </w:p>
        </w:tc>
        <w:tc>
          <w:tcPr>
            <w:tcW w:w="1808" w:type="dxa"/>
            <w:shd w:val="clear" w:color="auto" w:fill="FFD966" w:themeFill="accent4" w:themeFillTint="99"/>
            <w:vAlign w:val="center"/>
          </w:tcPr>
          <w:p w14:paraId="78FF7CEF" w14:textId="51491ACB" w:rsidR="00B356D7" w:rsidRPr="00BE65C5" w:rsidRDefault="00C00C06" w:rsidP="00BE65C5">
            <w:pPr>
              <w:jc w:val="center"/>
              <w:rPr>
                <w:rFonts w:ascii="Times New Roman" w:hAnsi="Times New Roman" w:cs="Times New Roman"/>
                <w:b/>
                <w:bCs/>
                <w:sz w:val="24"/>
                <w:szCs w:val="24"/>
              </w:rPr>
            </w:pPr>
            <w:r w:rsidRPr="00BE65C5">
              <w:rPr>
                <w:rFonts w:ascii="Times New Roman" w:hAnsi="Times New Roman" w:cs="Times New Roman"/>
                <w:b/>
                <w:bCs/>
                <w:sz w:val="24"/>
                <w:szCs w:val="24"/>
              </w:rPr>
              <w:t>Servidores</w:t>
            </w:r>
          </w:p>
        </w:tc>
        <w:tc>
          <w:tcPr>
            <w:tcW w:w="1808" w:type="dxa"/>
            <w:shd w:val="clear" w:color="auto" w:fill="FFD966" w:themeFill="accent4" w:themeFillTint="99"/>
            <w:vAlign w:val="center"/>
          </w:tcPr>
          <w:p w14:paraId="7C68CF89" w14:textId="68440FB2" w:rsidR="00B356D7" w:rsidRPr="00BE65C5" w:rsidRDefault="00C00C06" w:rsidP="00BE65C5">
            <w:pPr>
              <w:jc w:val="center"/>
              <w:rPr>
                <w:rFonts w:ascii="Times New Roman" w:hAnsi="Times New Roman" w:cs="Times New Roman"/>
                <w:b/>
                <w:bCs/>
                <w:sz w:val="24"/>
                <w:szCs w:val="24"/>
              </w:rPr>
            </w:pPr>
            <w:r w:rsidRPr="00BE65C5">
              <w:rPr>
                <w:rFonts w:ascii="Times New Roman" w:hAnsi="Times New Roman" w:cs="Times New Roman"/>
                <w:b/>
                <w:bCs/>
                <w:sz w:val="24"/>
                <w:szCs w:val="24"/>
              </w:rPr>
              <w:t>Versiones de java</w:t>
            </w:r>
          </w:p>
        </w:tc>
        <w:tc>
          <w:tcPr>
            <w:tcW w:w="1808" w:type="dxa"/>
            <w:shd w:val="clear" w:color="auto" w:fill="FFD966" w:themeFill="accent4" w:themeFillTint="99"/>
            <w:vAlign w:val="center"/>
          </w:tcPr>
          <w:p w14:paraId="5BEEBE91" w14:textId="65D286B8" w:rsidR="00B356D7" w:rsidRPr="00BE65C5" w:rsidRDefault="00C00C06" w:rsidP="00BE65C5">
            <w:pPr>
              <w:jc w:val="center"/>
              <w:rPr>
                <w:rFonts w:ascii="Times New Roman" w:hAnsi="Times New Roman" w:cs="Times New Roman"/>
                <w:b/>
                <w:bCs/>
                <w:sz w:val="24"/>
                <w:szCs w:val="24"/>
              </w:rPr>
            </w:pPr>
            <w:r w:rsidRPr="00BE65C5">
              <w:rPr>
                <w:rFonts w:ascii="Times New Roman" w:hAnsi="Times New Roman" w:cs="Times New Roman"/>
                <w:b/>
                <w:bCs/>
                <w:sz w:val="24"/>
                <w:szCs w:val="24"/>
              </w:rPr>
              <w:t>Base de datos</w:t>
            </w:r>
          </w:p>
        </w:tc>
      </w:tr>
      <w:tr w:rsidR="00B356D7" w14:paraId="658C09D0" w14:textId="77777777" w:rsidTr="00B356D7">
        <w:tc>
          <w:tcPr>
            <w:tcW w:w="1807" w:type="dxa"/>
          </w:tcPr>
          <w:p w14:paraId="4E4CEA00" w14:textId="54B34429" w:rsidR="00B356D7" w:rsidRDefault="00192701" w:rsidP="00192701">
            <w:pPr>
              <w:jc w:val="center"/>
              <w:rPr>
                <w:rFonts w:ascii="Times New Roman" w:hAnsi="Times New Roman" w:cs="Times New Roman"/>
                <w:sz w:val="24"/>
                <w:szCs w:val="24"/>
              </w:rPr>
            </w:pPr>
            <w:r>
              <w:rPr>
                <w:rFonts w:ascii="Times New Roman" w:hAnsi="Times New Roman" w:cs="Times New Roman"/>
                <w:sz w:val="24"/>
                <w:szCs w:val="24"/>
              </w:rPr>
              <w:t>HTML</w:t>
            </w:r>
          </w:p>
        </w:tc>
        <w:tc>
          <w:tcPr>
            <w:tcW w:w="1807" w:type="dxa"/>
          </w:tcPr>
          <w:p w14:paraId="77B9DE3C" w14:textId="5D2BE839" w:rsidR="00B356D7" w:rsidRDefault="007D1101" w:rsidP="00192701">
            <w:pPr>
              <w:jc w:val="center"/>
              <w:rPr>
                <w:rFonts w:ascii="Times New Roman" w:hAnsi="Times New Roman" w:cs="Times New Roman"/>
                <w:sz w:val="24"/>
                <w:szCs w:val="24"/>
              </w:rPr>
            </w:pPr>
            <w:r>
              <w:rPr>
                <w:rFonts w:ascii="Times New Roman" w:hAnsi="Times New Roman" w:cs="Times New Roman"/>
                <w:sz w:val="24"/>
                <w:szCs w:val="24"/>
              </w:rPr>
              <w:t>Java</w:t>
            </w:r>
          </w:p>
        </w:tc>
        <w:tc>
          <w:tcPr>
            <w:tcW w:w="1808" w:type="dxa"/>
          </w:tcPr>
          <w:p w14:paraId="308F94A4" w14:textId="1D4C62F7" w:rsidR="00B356D7" w:rsidRDefault="00D96A51" w:rsidP="00192701">
            <w:pPr>
              <w:jc w:val="center"/>
              <w:rPr>
                <w:rFonts w:ascii="Times New Roman" w:hAnsi="Times New Roman" w:cs="Times New Roman"/>
                <w:sz w:val="24"/>
                <w:szCs w:val="24"/>
              </w:rPr>
            </w:pPr>
            <w:r>
              <w:rPr>
                <w:rFonts w:ascii="Times New Roman" w:hAnsi="Times New Roman" w:cs="Times New Roman"/>
                <w:sz w:val="24"/>
                <w:szCs w:val="24"/>
              </w:rPr>
              <w:t>Apache Tomcat</w:t>
            </w:r>
          </w:p>
        </w:tc>
        <w:tc>
          <w:tcPr>
            <w:tcW w:w="1808" w:type="dxa"/>
          </w:tcPr>
          <w:p w14:paraId="0F462056" w14:textId="125A85F2" w:rsidR="00B356D7" w:rsidRDefault="00D96A51" w:rsidP="00192701">
            <w:pPr>
              <w:jc w:val="center"/>
              <w:rPr>
                <w:rFonts w:ascii="Times New Roman" w:hAnsi="Times New Roman" w:cs="Times New Roman"/>
                <w:sz w:val="24"/>
                <w:szCs w:val="24"/>
              </w:rPr>
            </w:pPr>
            <w:r>
              <w:rPr>
                <w:rFonts w:ascii="Times New Roman" w:hAnsi="Times New Roman" w:cs="Times New Roman"/>
                <w:sz w:val="24"/>
                <w:szCs w:val="24"/>
              </w:rPr>
              <w:t>JDK 19</w:t>
            </w:r>
          </w:p>
        </w:tc>
        <w:tc>
          <w:tcPr>
            <w:tcW w:w="1808" w:type="dxa"/>
          </w:tcPr>
          <w:p w14:paraId="10534508" w14:textId="388B2789" w:rsidR="00B356D7" w:rsidRDefault="00A82324" w:rsidP="00192701">
            <w:pPr>
              <w:jc w:val="center"/>
              <w:rPr>
                <w:rFonts w:ascii="Times New Roman" w:hAnsi="Times New Roman" w:cs="Times New Roman"/>
                <w:sz w:val="24"/>
                <w:szCs w:val="24"/>
              </w:rPr>
            </w:pPr>
            <w:proofErr w:type="spellStart"/>
            <w:r>
              <w:rPr>
                <w:rFonts w:ascii="Times New Roman" w:hAnsi="Times New Roman" w:cs="Times New Roman"/>
                <w:sz w:val="24"/>
                <w:szCs w:val="24"/>
              </w:rPr>
              <w:t>FiresBase</w:t>
            </w:r>
            <w:proofErr w:type="spellEnd"/>
          </w:p>
        </w:tc>
      </w:tr>
      <w:tr w:rsidR="00B356D7" w14:paraId="335876D0" w14:textId="77777777" w:rsidTr="00B356D7">
        <w:tc>
          <w:tcPr>
            <w:tcW w:w="1807" w:type="dxa"/>
          </w:tcPr>
          <w:p w14:paraId="48615C76" w14:textId="08456AE8" w:rsidR="00B356D7" w:rsidRDefault="00192701" w:rsidP="00192701">
            <w:pPr>
              <w:jc w:val="center"/>
              <w:rPr>
                <w:rFonts w:ascii="Times New Roman" w:hAnsi="Times New Roman" w:cs="Times New Roman"/>
                <w:sz w:val="24"/>
                <w:szCs w:val="24"/>
              </w:rPr>
            </w:pPr>
            <w:r>
              <w:rPr>
                <w:rFonts w:ascii="Times New Roman" w:hAnsi="Times New Roman" w:cs="Times New Roman"/>
                <w:sz w:val="24"/>
                <w:szCs w:val="24"/>
              </w:rPr>
              <w:t>CSS</w:t>
            </w:r>
          </w:p>
        </w:tc>
        <w:tc>
          <w:tcPr>
            <w:tcW w:w="1807" w:type="dxa"/>
          </w:tcPr>
          <w:p w14:paraId="5A24E3EC" w14:textId="0D8DA07E" w:rsidR="00B356D7" w:rsidRDefault="007D1101" w:rsidP="00192701">
            <w:pPr>
              <w:jc w:val="center"/>
              <w:rPr>
                <w:rFonts w:ascii="Times New Roman" w:hAnsi="Times New Roman" w:cs="Times New Roman"/>
                <w:sz w:val="24"/>
                <w:szCs w:val="24"/>
              </w:rPr>
            </w:pPr>
            <w:proofErr w:type="spellStart"/>
            <w:r>
              <w:rPr>
                <w:rFonts w:ascii="Times New Roman" w:hAnsi="Times New Roman" w:cs="Times New Roman"/>
                <w:sz w:val="24"/>
                <w:szCs w:val="24"/>
              </w:rPr>
              <w:t>SpringBoot</w:t>
            </w:r>
            <w:proofErr w:type="spellEnd"/>
          </w:p>
        </w:tc>
        <w:tc>
          <w:tcPr>
            <w:tcW w:w="1808" w:type="dxa"/>
          </w:tcPr>
          <w:p w14:paraId="5448B265" w14:textId="77777777" w:rsidR="00B356D7" w:rsidRDefault="00B356D7" w:rsidP="00192701">
            <w:pPr>
              <w:jc w:val="center"/>
              <w:rPr>
                <w:rFonts w:ascii="Times New Roman" w:hAnsi="Times New Roman" w:cs="Times New Roman"/>
                <w:sz w:val="24"/>
                <w:szCs w:val="24"/>
              </w:rPr>
            </w:pPr>
          </w:p>
        </w:tc>
        <w:tc>
          <w:tcPr>
            <w:tcW w:w="1808" w:type="dxa"/>
          </w:tcPr>
          <w:p w14:paraId="03F0A87C" w14:textId="02D0A795" w:rsidR="00B356D7" w:rsidRDefault="00A82324" w:rsidP="00192701">
            <w:pPr>
              <w:jc w:val="center"/>
              <w:rPr>
                <w:rFonts w:ascii="Times New Roman" w:hAnsi="Times New Roman" w:cs="Times New Roman"/>
                <w:sz w:val="24"/>
                <w:szCs w:val="24"/>
              </w:rPr>
            </w:pPr>
            <w:r>
              <w:rPr>
                <w:rFonts w:ascii="Times New Roman" w:hAnsi="Times New Roman" w:cs="Times New Roman"/>
                <w:sz w:val="24"/>
                <w:szCs w:val="24"/>
              </w:rPr>
              <w:t>JDK 11</w:t>
            </w:r>
          </w:p>
        </w:tc>
        <w:tc>
          <w:tcPr>
            <w:tcW w:w="1808" w:type="dxa"/>
          </w:tcPr>
          <w:p w14:paraId="427C3DB7" w14:textId="77777777" w:rsidR="00B356D7" w:rsidRDefault="00B356D7" w:rsidP="00192701">
            <w:pPr>
              <w:jc w:val="center"/>
              <w:rPr>
                <w:rFonts w:ascii="Times New Roman" w:hAnsi="Times New Roman" w:cs="Times New Roman"/>
                <w:sz w:val="24"/>
                <w:szCs w:val="24"/>
              </w:rPr>
            </w:pPr>
          </w:p>
        </w:tc>
      </w:tr>
      <w:tr w:rsidR="00B356D7" w14:paraId="4B9D96D9" w14:textId="77777777" w:rsidTr="00B356D7">
        <w:tc>
          <w:tcPr>
            <w:tcW w:w="1807" w:type="dxa"/>
          </w:tcPr>
          <w:p w14:paraId="63D2E187" w14:textId="5666595F" w:rsidR="00B356D7" w:rsidRDefault="00192701" w:rsidP="00192701">
            <w:pPr>
              <w:jc w:val="center"/>
              <w:rPr>
                <w:rFonts w:ascii="Times New Roman" w:hAnsi="Times New Roman" w:cs="Times New Roman"/>
                <w:sz w:val="24"/>
                <w:szCs w:val="24"/>
              </w:rPr>
            </w:pPr>
            <w:r>
              <w:rPr>
                <w:rFonts w:ascii="Times New Roman" w:hAnsi="Times New Roman" w:cs="Times New Roman"/>
                <w:sz w:val="24"/>
                <w:szCs w:val="24"/>
              </w:rPr>
              <w:t>Bootstrap</w:t>
            </w:r>
          </w:p>
        </w:tc>
        <w:tc>
          <w:tcPr>
            <w:tcW w:w="1807" w:type="dxa"/>
          </w:tcPr>
          <w:p w14:paraId="2C22DB53" w14:textId="3D034BC9" w:rsidR="00B356D7" w:rsidRDefault="00D96A51" w:rsidP="00192701">
            <w:pPr>
              <w:jc w:val="center"/>
              <w:rPr>
                <w:rFonts w:ascii="Times New Roman" w:hAnsi="Times New Roman" w:cs="Times New Roman"/>
                <w:sz w:val="24"/>
                <w:szCs w:val="24"/>
              </w:rPr>
            </w:pP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w:t>
            </w:r>
            <w:proofErr w:type="spellEnd"/>
          </w:p>
        </w:tc>
        <w:tc>
          <w:tcPr>
            <w:tcW w:w="1808" w:type="dxa"/>
          </w:tcPr>
          <w:p w14:paraId="5044CC7A" w14:textId="77777777" w:rsidR="00B356D7" w:rsidRDefault="00B356D7" w:rsidP="00192701">
            <w:pPr>
              <w:jc w:val="center"/>
              <w:rPr>
                <w:rFonts w:ascii="Times New Roman" w:hAnsi="Times New Roman" w:cs="Times New Roman"/>
                <w:sz w:val="24"/>
                <w:szCs w:val="24"/>
              </w:rPr>
            </w:pPr>
          </w:p>
        </w:tc>
        <w:tc>
          <w:tcPr>
            <w:tcW w:w="1808" w:type="dxa"/>
          </w:tcPr>
          <w:p w14:paraId="7A654F8A" w14:textId="77777777" w:rsidR="00B356D7" w:rsidRDefault="00B356D7" w:rsidP="00192701">
            <w:pPr>
              <w:jc w:val="center"/>
              <w:rPr>
                <w:rFonts w:ascii="Times New Roman" w:hAnsi="Times New Roman" w:cs="Times New Roman"/>
                <w:sz w:val="24"/>
                <w:szCs w:val="24"/>
              </w:rPr>
            </w:pPr>
          </w:p>
        </w:tc>
        <w:tc>
          <w:tcPr>
            <w:tcW w:w="1808" w:type="dxa"/>
          </w:tcPr>
          <w:p w14:paraId="1BA95E91" w14:textId="77777777" w:rsidR="00B356D7" w:rsidRDefault="00B356D7" w:rsidP="00192701">
            <w:pPr>
              <w:jc w:val="center"/>
              <w:rPr>
                <w:rFonts w:ascii="Times New Roman" w:hAnsi="Times New Roman" w:cs="Times New Roman"/>
                <w:sz w:val="24"/>
                <w:szCs w:val="24"/>
              </w:rPr>
            </w:pPr>
          </w:p>
        </w:tc>
      </w:tr>
      <w:tr w:rsidR="00192701" w14:paraId="4027B8CC" w14:textId="77777777" w:rsidTr="00B356D7">
        <w:tc>
          <w:tcPr>
            <w:tcW w:w="1807" w:type="dxa"/>
          </w:tcPr>
          <w:p w14:paraId="72F1D153" w14:textId="1DD844D0" w:rsidR="00192701" w:rsidRDefault="00192701" w:rsidP="00192701">
            <w:pPr>
              <w:jc w:val="center"/>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p>
        </w:tc>
        <w:tc>
          <w:tcPr>
            <w:tcW w:w="1807" w:type="dxa"/>
          </w:tcPr>
          <w:p w14:paraId="41F858DC" w14:textId="77777777" w:rsidR="00192701" w:rsidRDefault="00192701" w:rsidP="00192701">
            <w:pPr>
              <w:jc w:val="center"/>
              <w:rPr>
                <w:rFonts w:ascii="Times New Roman" w:hAnsi="Times New Roman" w:cs="Times New Roman"/>
                <w:sz w:val="24"/>
                <w:szCs w:val="24"/>
              </w:rPr>
            </w:pPr>
          </w:p>
        </w:tc>
        <w:tc>
          <w:tcPr>
            <w:tcW w:w="1808" w:type="dxa"/>
          </w:tcPr>
          <w:p w14:paraId="6F75C590" w14:textId="77777777" w:rsidR="00192701" w:rsidRDefault="00192701" w:rsidP="00192701">
            <w:pPr>
              <w:jc w:val="center"/>
              <w:rPr>
                <w:rFonts w:ascii="Times New Roman" w:hAnsi="Times New Roman" w:cs="Times New Roman"/>
                <w:sz w:val="24"/>
                <w:szCs w:val="24"/>
              </w:rPr>
            </w:pPr>
          </w:p>
        </w:tc>
        <w:tc>
          <w:tcPr>
            <w:tcW w:w="1808" w:type="dxa"/>
          </w:tcPr>
          <w:p w14:paraId="142916C2" w14:textId="77777777" w:rsidR="00192701" w:rsidRDefault="00192701" w:rsidP="00192701">
            <w:pPr>
              <w:jc w:val="center"/>
              <w:rPr>
                <w:rFonts w:ascii="Times New Roman" w:hAnsi="Times New Roman" w:cs="Times New Roman"/>
                <w:sz w:val="24"/>
                <w:szCs w:val="24"/>
              </w:rPr>
            </w:pPr>
          </w:p>
        </w:tc>
        <w:tc>
          <w:tcPr>
            <w:tcW w:w="1808" w:type="dxa"/>
          </w:tcPr>
          <w:p w14:paraId="075AC441" w14:textId="77777777" w:rsidR="00192701" w:rsidRDefault="00192701" w:rsidP="00192701">
            <w:pPr>
              <w:jc w:val="center"/>
              <w:rPr>
                <w:rFonts w:ascii="Times New Roman" w:hAnsi="Times New Roman" w:cs="Times New Roman"/>
                <w:sz w:val="24"/>
                <w:szCs w:val="24"/>
              </w:rPr>
            </w:pPr>
          </w:p>
        </w:tc>
      </w:tr>
      <w:tr w:rsidR="00192701" w14:paraId="2291B5AE" w14:textId="77777777" w:rsidTr="00B356D7">
        <w:tc>
          <w:tcPr>
            <w:tcW w:w="1807" w:type="dxa"/>
          </w:tcPr>
          <w:p w14:paraId="25366D9A" w14:textId="4CCB94B1" w:rsidR="00192701" w:rsidRDefault="00192701" w:rsidP="00192701">
            <w:pPr>
              <w:jc w:val="center"/>
              <w:rPr>
                <w:rFonts w:ascii="Times New Roman" w:hAnsi="Times New Roman" w:cs="Times New Roman"/>
                <w:sz w:val="24"/>
                <w:szCs w:val="24"/>
              </w:rPr>
            </w:pPr>
            <w:proofErr w:type="spellStart"/>
            <w:r>
              <w:rPr>
                <w:rFonts w:ascii="Times New Roman" w:hAnsi="Times New Roman" w:cs="Times New Roman"/>
                <w:sz w:val="24"/>
                <w:szCs w:val="24"/>
              </w:rPr>
              <w:t>AngularJS</w:t>
            </w:r>
            <w:proofErr w:type="spellEnd"/>
          </w:p>
        </w:tc>
        <w:tc>
          <w:tcPr>
            <w:tcW w:w="1807" w:type="dxa"/>
          </w:tcPr>
          <w:p w14:paraId="34178523" w14:textId="77777777" w:rsidR="00192701" w:rsidRDefault="00192701" w:rsidP="00192701">
            <w:pPr>
              <w:jc w:val="center"/>
              <w:rPr>
                <w:rFonts w:ascii="Times New Roman" w:hAnsi="Times New Roman" w:cs="Times New Roman"/>
                <w:sz w:val="24"/>
                <w:szCs w:val="24"/>
              </w:rPr>
            </w:pPr>
          </w:p>
        </w:tc>
        <w:tc>
          <w:tcPr>
            <w:tcW w:w="1808" w:type="dxa"/>
          </w:tcPr>
          <w:p w14:paraId="055B618A" w14:textId="77777777" w:rsidR="00192701" w:rsidRDefault="00192701" w:rsidP="00192701">
            <w:pPr>
              <w:jc w:val="center"/>
              <w:rPr>
                <w:rFonts w:ascii="Times New Roman" w:hAnsi="Times New Roman" w:cs="Times New Roman"/>
                <w:sz w:val="24"/>
                <w:szCs w:val="24"/>
              </w:rPr>
            </w:pPr>
          </w:p>
        </w:tc>
        <w:tc>
          <w:tcPr>
            <w:tcW w:w="1808" w:type="dxa"/>
          </w:tcPr>
          <w:p w14:paraId="1DB9AC19" w14:textId="77777777" w:rsidR="00192701" w:rsidRDefault="00192701" w:rsidP="00192701">
            <w:pPr>
              <w:jc w:val="center"/>
              <w:rPr>
                <w:rFonts w:ascii="Times New Roman" w:hAnsi="Times New Roman" w:cs="Times New Roman"/>
                <w:sz w:val="24"/>
                <w:szCs w:val="24"/>
              </w:rPr>
            </w:pPr>
          </w:p>
        </w:tc>
        <w:tc>
          <w:tcPr>
            <w:tcW w:w="1808" w:type="dxa"/>
          </w:tcPr>
          <w:p w14:paraId="770C0110" w14:textId="77777777" w:rsidR="00192701" w:rsidRDefault="00192701" w:rsidP="00192701">
            <w:pPr>
              <w:jc w:val="center"/>
              <w:rPr>
                <w:rFonts w:ascii="Times New Roman" w:hAnsi="Times New Roman" w:cs="Times New Roman"/>
                <w:sz w:val="24"/>
                <w:szCs w:val="24"/>
              </w:rPr>
            </w:pPr>
          </w:p>
        </w:tc>
      </w:tr>
    </w:tbl>
    <w:p w14:paraId="4F31332E" w14:textId="77777777" w:rsidR="00DF5BB5" w:rsidRDefault="00DF5BB5" w:rsidP="6C730484">
      <w:pPr>
        <w:jc w:val="both"/>
        <w:rPr>
          <w:rFonts w:ascii="Times New Roman" w:hAnsi="Times New Roman" w:cs="Times New Roman"/>
          <w:sz w:val="24"/>
          <w:szCs w:val="24"/>
        </w:rPr>
      </w:pPr>
    </w:p>
    <w:p w14:paraId="3BD6A6C9" w14:textId="77777777" w:rsidR="00501727" w:rsidRDefault="00501727" w:rsidP="6C730484">
      <w:pPr>
        <w:jc w:val="both"/>
        <w:rPr>
          <w:rFonts w:ascii="Times New Roman" w:hAnsi="Times New Roman" w:cs="Times New Roman"/>
          <w:sz w:val="24"/>
          <w:szCs w:val="24"/>
        </w:rPr>
      </w:pPr>
    </w:p>
    <w:p w14:paraId="2551DE65" w14:textId="77777777" w:rsidR="00501727" w:rsidRDefault="00501727" w:rsidP="6C730484">
      <w:pPr>
        <w:jc w:val="both"/>
        <w:rPr>
          <w:rFonts w:ascii="Times New Roman" w:hAnsi="Times New Roman" w:cs="Times New Roman"/>
          <w:sz w:val="24"/>
          <w:szCs w:val="24"/>
        </w:rPr>
      </w:pPr>
    </w:p>
    <w:p w14:paraId="28AC6627" w14:textId="77777777" w:rsidR="00B0799F" w:rsidRDefault="00B0799F" w:rsidP="6C730484">
      <w:pPr>
        <w:jc w:val="both"/>
        <w:rPr>
          <w:rFonts w:ascii="Times New Roman" w:hAnsi="Times New Roman" w:cs="Times New Roman"/>
          <w:sz w:val="24"/>
          <w:szCs w:val="24"/>
        </w:rPr>
      </w:pPr>
    </w:p>
    <w:p w14:paraId="2D04B574" w14:textId="77777777" w:rsidR="00B0799F" w:rsidRDefault="00B0799F" w:rsidP="6C730484">
      <w:pPr>
        <w:jc w:val="both"/>
        <w:rPr>
          <w:rFonts w:ascii="Times New Roman" w:hAnsi="Times New Roman" w:cs="Times New Roman"/>
          <w:sz w:val="24"/>
          <w:szCs w:val="24"/>
        </w:rPr>
      </w:pPr>
    </w:p>
    <w:p w14:paraId="4DD2C040" w14:textId="77777777" w:rsidR="00B0799F" w:rsidRDefault="00B0799F" w:rsidP="6C730484">
      <w:pPr>
        <w:jc w:val="both"/>
        <w:rPr>
          <w:rFonts w:ascii="Times New Roman" w:hAnsi="Times New Roman" w:cs="Times New Roman"/>
          <w:sz w:val="24"/>
          <w:szCs w:val="24"/>
        </w:rPr>
      </w:pPr>
    </w:p>
    <w:p w14:paraId="2A0D6368" w14:textId="77777777" w:rsidR="00B0799F" w:rsidRDefault="00B0799F" w:rsidP="6C730484">
      <w:pPr>
        <w:jc w:val="both"/>
        <w:rPr>
          <w:rFonts w:ascii="Times New Roman" w:hAnsi="Times New Roman" w:cs="Times New Roman"/>
          <w:sz w:val="24"/>
          <w:szCs w:val="24"/>
        </w:rPr>
      </w:pPr>
    </w:p>
    <w:p w14:paraId="410B6544" w14:textId="236B5FC5" w:rsidR="00501727" w:rsidRDefault="0097075C" w:rsidP="0097075C">
      <w:pPr>
        <w:pStyle w:val="Ttulo2"/>
      </w:pPr>
      <w:bookmarkStart w:id="20" w:name="_Toc158500155"/>
      <w:r>
        <w:lastRenderedPageBreak/>
        <w:t>Diagrama de ejemplo</w:t>
      </w:r>
      <w:bookmarkEnd w:id="20"/>
    </w:p>
    <w:p w14:paraId="10CD1A20" w14:textId="6945CCC0" w:rsidR="00501727" w:rsidRDefault="00392F70" w:rsidP="6C73048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63040" behindDoc="0" locked="0" layoutInCell="1" allowOverlap="1" wp14:anchorId="23CECD0D" wp14:editId="0AB99533">
            <wp:simplePos x="0" y="0"/>
            <wp:positionH relativeFrom="margin">
              <wp:align>center</wp:align>
            </wp:positionH>
            <wp:positionV relativeFrom="paragraph">
              <wp:posOffset>170180</wp:posOffset>
            </wp:positionV>
            <wp:extent cx="6534150" cy="3309682"/>
            <wp:effectExtent l="0" t="0" r="0" b="5080"/>
            <wp:wrapNone/>
            <wp:docPr id="363015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5105" name="Imagen 363015105"/>
                    <pic:cNvPicPr/>
                  </pic:nvPicPr>
                  <pic:blipFill>
                    <a:blip r:embed="rId13">
                      <a:extLst>
                        <a:ext uri="{28A0092B-C50C-407E-A947-70E740481C1C}">
                          <a14:useLocalDpi xmlns:a14="http://schemas.microsoft.com/office/drawing/2010/main" val="0"/>
                        </a:ext>
                      </a:extLst>
                    </a:blip>
                    <a:stretch>
                      <a:fillRect/>
                    </a:stretch>
                  </pic:blipFill>
                  <pic:spPr>
                    <a:xfrm>
                      <a:off x="0" y="0"/>
                      <a:ext cx="6534150" cy="3309682"/>
                    </a:xfrm>
                    <a:prstGeom prst="rect">
                      <a:avLst/>
                    </a:prstGeom>
                  </pic:spPr>
                </pic:pic>
              </a:graphicData>
            </a:graphic>
            <wp14:sizeRelH relativeFrom="page">
              <wp14:pctWidth>0</wp14:pctWidth>
            </wp14:sizeRelH>
            <wp14:sizeRelV relativeFrom="page">
              <wp14:pctHeight>0</wp14:pctHeight>
            </wp14:sizeRelV>
          </wp:anchor>
        </w:drawing>
      </w:r>
    </w:p>
    <w:p w14:paraId="5C46317B" w14:textId="027EF178" w:rsidR="00501727" w:rsidRDefault="00501727" w:rsidP="6C730484">
      <w:pPr>
        <w:jc w:val="both"/>
        <w:rPr>
          <w:rFonts w:ascii="Times New Roman" w:hAnsi="Times New Roman" w:cs="Times New Roman"/>
          <w:sz w:val="24"/>
          <w:szCs w:val="24"/>
        </w:rPr>
      </w:pPr>
    </w:p>
    <w:p w14:paraId="4D10B370" w14:textId="77777777" w:rsidR="00501727" w:rsidRDefault="00501727" w:rsidP="6C730484">
      <w:pPr>
        <w:jc w:val="both"/>
        <w:rPr>
          <w:rFonts w:ascii="Times New Roman" w:hAnsi="Times New Roman" w:cs="Times New Roman"/>
          <w:sz w:val="24"/>
          <w:szCs w:val="24"/>
        </w:rPr>
      </w:pPr>
    </w:p>
    <w:p w14:paraId="37A67119" w14:textId="77777777" w:rsidR="00501727" w:rsidRDefault="00501727" w:rsidP="6C730484">
      <w:pPr>
        <w:jc w:val="both"/>
        <w:rPr>
          <w:rFonts w:ascii="Times New Roman" w:hAnsi="Times New Roman" w:cs="Times New Roman"/>
          <w:sz w:val="24"/>
          <w:szCs w:val="24"/>
        </w:rPr>
      </w:pPr>
    </w:p>
    <w:p w14:paraId="3EAAE440" w14:textId="77777777" w:rsidR="00501727" w:rsidRDefault="00501727" w:rsidP="6C730484">
      <w:pPr>
        <w:jc w:val="both"/>
        <w:rPr>
          <w:rFonts w:ascii="Times New Roman" w:hAnsi="Times New Roman" w:cs="Times New Roman"/>
          <w:sz w:val="24"/>
          <w:szCs w:val="24"/>
        </w:rPr>
      </w:pPr>
    </w:p>
    <w:p w14:paraId="313E898D" w14:textId="77777777" w:rsidR="00501727" w:rsidRDefault="00501727" w:rsidP="6C730484">
      <w:pPr>
        <w:jc w:val="both"/>
        <w:rPr>
          <w:rFonts w:ascii="Times New Roman" w:hAnsi="Times New Roman" w:cs="Times New Roman"/>
          <w:sz w:val="24"/>
          <w:szCs w:val="24"/>
        </w:rPr>
      </w:pPr>
    </w:p>
    <w:p w14:paraId="419C973C" w14:textId="77777777" w:rsidR="00501727" w:rsidRDefault="00501727" w:rsidP="6C730484">
      <w:pPr>
        <w:jc w:val="both"/>
        <w:rPr>
          <w:rFonts w:ascii="Times New Roman" w:hAnsi="Times New Roman" w:cs="Times New Roman"/>
          <w:sz w:val="24"/>
          <w:szCs w:val="24"/>
        </w:rPr>
      </w:pPr>
    </w:p>
    <w:p w14:paraId="050C515D" w14:textId="77777777" w:rsidR="00501727" w:rsidRDefault="00501727" w:rsidP="6C730484">
      <w:pPr>
        <w:jc w:val="both"/>
        <w:rPr>
          <w:rFonts w:ascii="Times New Roman" w:hAnsi="Times New Roman" w:cs="Times New Roman"/>
          <w:sz w:val="24"/>
          <w:szCs w:val="24"/>
        </w:rPr>
      </w:pPr>
    </w:p>
    <w:p w14:paraId="4DCD554E" w14:textId="77777777" w:rsidR="00501727" w:rsidRDefault="00501727" w:rsidP="6C730484">
      <w:pPr>
        <w:jc w:val="both"/>
        <w:rPr>
          <w:rFonts w:ascii="Times New Roman" w:hAnsi="Times New Roman" w:cs="Times New Roman"/>
          <w:sz w:val="24"/>
          <w:szCs w:val="24"/>
        </w:rPr>
      </w:pPr>
    </w:p>
    <w:p w14:paraId="70BEBD23" w14:textId="77777777" w:rsidR="00501727" w:rsidRDefault="00501727" w:rsidP="6C730484">
      <w:pPr>
        <w:jc w:val="both"/>
        <w:rPr>
          <w:rFonts w:ascii="Times New Roman" w:hAnsi="Times New Roman" w:cs="Times New Roman"/>
          <w:sz w:val="24"/>
          <w:szCs w:val="24"/>
        </w:rPr>
      </w:pPr>
    </w:p>
    <w:p w14:paraId="4A025029" w14:textId="77777777" w:rsidR="00501727" w:rsidRDefault="00501727" w:rsidP="6C730484">
      <w:pPr>
        <w:jc w:val="both"/>
        <w:rPr>
          <w:rFonts w:ascii="Times New Roman" w:hAnsi="Times New Roman" w:cs="Times New Roman"/>
          <w:sz w:val="24"/>
          <w:szCs w:val="24"/>
        </w:rPr>
      </w:pPr>
    </w:p>
    <w:p w14:paraId="0D405525" w14:textId="67631494" w:rsidR="00392F70" w:rsidRDefault="00392F70" w:rsidP="6C730484">
      <w:pPr>
        <w:jc w:val="both"/>
        <w:rPr>
          <w:rFonts w:ascii="Times New Roman" w:hAnsi="Times New Roman" w:cs="Times New Roman"/>
          <w:sz w:val="24"/>
          <w:szCs w:val="24"/>
        </w:rPr>
      </w:pPr>
      <w:r>
        <w:rPr>
          <w:noProof/>
        </w:rPr>
        <mc:AlternateContent>
          <mc:Choice Requires="wps">
            <w:drawing>
              <wp:anchor distT="0" distB="0" distL="114300" distR="114300" simplePos="0" relativeHeight="251908096" behindDoc="0" locked="0" layoutInCell="1" allowOverlap="1" wp14:anchorId="5B13710C" wp14:editId="467ED4E0">
                <wp:simplePos x="0" y="0"/>
                <wp:positionH relativeFrom="page">
                  <wp:posOffset>152400</wp:posOffset>
                </wp:positionH>
                <wp:positionV relativeFrom="paragraph">
                  <wp:posOffset>324485</wp:posOffset>
                </wp:positionV>
                <wp:extent cx="7333615" cy="635"/>
                <wp:effectExtent l="0" t="0" r="635" b="6985"/>
                <wp:wrapNone/>
                <wp:docPr id="740008863" name="Cuadro de texto 1"/>
                <wp:cNvGraphicFramePr/>
                <a:graphic xmlns:a="http://schemas.openxmlformats.org/drawingml/2006/main">
                  <a:graphicData uri="http://schemas.microsoft.com/office/word/2010/wordprocessingShape">
                    <wps:wsp>
                      <wps:cNvSpPr txBox="1"/>
                      <wps:spPr>
                        <a:xfrm>
                          <a:off x="0" y="0"/>
                          <a:ext cx="7333615" cy="635"/>
                        </a:xfrm>
                        <a:prstGeom prst="rect">
                          <a:avLst/>
                        </a:prstGeom>
                        <a:solidFill>
                          <a:prstClr val="white"/>
                        </a:solidFill>
                        <a:ln>
                          <a:noFill/>
                        </a:ln>
                      </wps:spPr>
                      <wps:txbx>
                        <w:txbxContent>
                          <w:p w14:paraId="57975E19" w14:textId="7146ACE1" w:rsidR="00392F70" w:rsidRDefault="00392F70" w:rsidP="00392F70">
                            <w:pPr>
                              <w:pStyle w:val="Descripcin"/>
                              <w:spacing w:after="0"/>
                              <w:jc w:val="center"/>
                            </w:pPr>
                            <w:bookmarkStart w:id="21" w:name="_Toc158500188"/>
                            <w:r>
                              <w:t xml:space="preserve">Ilustración </w:t>
                            </w:r>
                            <w:r>
                              <w:fldChar w:fldCharType="begin"/>
                            </w:r>
                            <w:r>
                              <w:instrText xml:space="preserve"> SEQ Ilustración \* ARABIC </w:instrText>
                            </w:r>
                            <w:r>
                              <w:fldChar w:fldCharType="separate"/>
                            </w:r>
                            <w:r w:rsidR="005512E4">
                              <w:rPr>
                                <w:noProof/>
                              </w:rPr>
                              <w:t>1</w:t>
                            </w:r>
                            <w:r>
                              <w:fldChar w:fldCharType="end"/>
                            </w:r>
                            <w:r>
                              <w:t xml:space="preserve"> Diagrama de ejemplo de usuarios y productos</w:t>
                            </w:r>
                            <w:bookmarkEnd w:id="21"/>
                          </w:p>
                          <w:p w14:paraId="4832BE7C" w14:textId="6501C537" w:rsidR="00392F70" w:rsidRPr="00FC202B" w:rsidRDefault="00392F70" w:rsidP="00392F70">
                            <w:pPr>
                              <w:pStyle w:val="Descripcin"/>
                              <w:spacing w:after="0"/>
                              <w:jc w:val="center"/>
                              <w:rPr>
                                <w:rFonts w:ascii="Times New Roman" w:hAnsi="Times New Roman" w:cs="Times New Roman"/>
                                <w:noProof/>
                                <w:sz w:val="24"/>
                                <w:szCs w:val="24"/>
                              </w:rPr>
                            </w:pPr>
                            <w:r w:rsidRPr="0086272D">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13710C" id="_x0000_t202" coordsize="21600,21600" o:spt="202" path="m,l,21600r21600,l21600,xe">
                <v:stroke joinstyle="miter"/>
                <v:path gradientshapeok="t" o:connecttype="rect"/>
              </v:shapetype>
              <v:shape id="Cuadro de texto 1" o:spid="_x0000_s1026" type="#_x0000_t202" style="position:absolute;left:0;text-align:left;margin-left:12pt;margin-top:25.55pt;width:577.45pt;height:.05pt;z-index:251908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" stroked="f">
                <v:textbox style="mso-fit-shape-to-text:t" inset="0,0,0,0">
                  <w:txbxContent>
                    <w:p w14:paraId="57975E19" w14:textId="7146ACE1" w:rsidR="00392F70" w:rsidRDefault="00392F70" w:rsidP="00392F70">
                      <w:pPr>
                        <w:pStyle w:val="Descripcin"/>
                        <w:spacing w:after="0"/>
                        <w:jc w:val="center"/>
                      </w:pPr>
                      <w:bookmarkStart w:id="22" w:name="_Toc158500188"/>
                      <w:r>
                        <w:t xml:space="preserve">Ilustración </w:t>
                      </w:r>
                      <w:r>
                        <w:fldChar w:fldCharType="begin"/>
                      </w:r>
                      <w:r>
                        <w:instrText xml:space="preserve"> SEQ Ilustración \* ARABIC </w:instrText>
                      </w:r>
                      <w:r>
                        <w:fldChar w:fldCharType="separate"/>
                      </w:r>
                      <w:r w:rsidR="005512E4">
                        <w:rPr>
                          <w:noProof/>
                        </w:rPr>
                        <w:t>1</w:t>
                      </w:r>
                      <w:r>
                        <w:fldChar w:fldCharType="end"/>
                      </w:r>
                      <w:r>
                        <w:t xml:space="preserve"> Diagrama de ejemplo de usuarios y productos</w:t>
                      </w:r>
                      <w:bookmarkEnd w:id="22"/>
                    </w:p>
                    <w:p w14:paraId="4832BE7C" w14:textId="6501C537" w:rsidR="00392F70" w:rsidRPr="00FC202B" w:rsidRDefault="00392F70" w:rsidP="00392F70">
                      <w:pPr>
                        <w:pStyle w:val="Descripcin"/>
                        <w:spacing w:after="0"/>
                        <w:jc w:val="center"/>
                        <w:rPr>
                          <w:rFonts w:ascii="Times New Roman" w:hAnsi="Times New Roman" w:cs="Times New Roman"/>
                          <w:noProof/>
                          <w:sz w:val="24"/>
                          <w:szCs w:val="24"/>
                        </w:rPr>
                      </w:pPr>
                      <w:r w:rsidRPr="0086272D">
                        <w:t>Realizado por LETURNE PLUAS JHON BYRON &amp; CHICA VALFRE VALESKA SOFIA</w:t>
                      </w:r>
                    </w:p>
                  </w:txbxContent>
                </v:textbox>
                <w10:wrap anchorx="page"/>
              </v:shape>
            </w:pict>
          </mc:Fallback>
        </mc:AlternateContent>
      </w:r>
    </w:p>
    <w:p w14:paraId="0AB0BA79" w14:textId="7C947BEC" w:rsidR="00501727" w:rsidRDefault="00501727" w:rsidP="6C730484">
      <w:pPr>
        <w:jc w:val="both"/>
        <w:rPr>
          <w:rFonts w:ascii="Times New Roman" w:hAnsi="Times New Roman" w:cs="Times New Roman"/>
          <w:sz w:val="24"/>
          <w:szCs w:val="24"/>
        </w:rPr>
      </w:pPr>
    </w:p>
    <w:p w14:paraId="2FD21F62" w14:textId="77777777" w:rsidR="00392F70" w:rsidRDefault="00392F70" w:rsidP="6C730484">
      <w:pPr>
        <w:jc w:val="both"/>
        <w:rPr>
          <w:rFonts w:ascii="Times New Roman" w:hAnsi="Times New Roman" w:cs="Times New Roman"/>
          <w:sz w:val="24"/>
          <w:szCs w:val="24"/>
        </w:rPr>
      </w:pPr>
    </w:p>
    <w:p w14:paraId="3D03E546" w14:textId="58A66C15" w:rsidR="00392F70" w:rsidRDefault="000B4418" w:rsidP="00392F70">
      <w:pPr>
        <w:pStyle w:val="Ttulo2"/>
      </w:pPr>
      <w:bookmarkStart w:id="23" w:name="_Toc158500156"/>
      <w:proofErr w:type="spellStart"/>
      <w:r>
        <w:t>Firebase</w:t>
      </w:r>
      <w:proofErr w:type="spellEnd"/>
      <w:r>
        <w:t xml:space="preserve"> datos</w:t>
      </w:r>
      <w:bookmarkEnd w:id="23"/>
    </w:p>
    <w:p w14:paraId="7C36DB07" w14:textId="4C791C2E" w:rsidR="00501727" w:rsidRDefault="000B4418" w:rsidP="00D736FD">
      <w:pPr>
        <w:pStyle w:val="Ttulo3"/>
      </w:pPr>
      <w:bookmarkStart w:id="24" w:name="_Toc158500157"/>
      <w:r>
        <w:t>Colección productos</w:t>
      </w:r>
      <w:bookmarkEnd w:id="24"/>
    </w:p>
    <w:p w14:paraId="0DD1F79E" w14:textId="5D3AF3B1" w:rsidR="00D736FD" w:rsidRDefault="00392F70" w:rsidP="00D736FD">
      <w:r>
        <w:rPr>
          <w:noProof/>
        </w:rPr>
        <w:drawing>
          <wp:anchor distT="0" distB="0" distL="114300" distR="114300" simplePos="0" relativeHeight="251878400" behindDoc="0" locked="0" layoutInCell="1" allowOverlap="1" wp14:anchorId="6A0F3218" wp14:editId="39A3B381">
            <wp:simplePos x="0" y="0"/>
            <wp:positionH relativeFrom="margin">
              <wp:align>left</wp:align>
            </wp:positionH>
            <wp:positionV relativeFrom="paragraph">
              <wp:posOffset>128905</wp:posOffset>
            </wp:positionV>
            <wp:extent cx="6438900" cy="1801867"/>
            <wp:effectExtent l="0" t="0" r="0" b="8255"/>
            <wp:wrapNone/>
            <wp:docPr id="168091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710" name=""/>
                    <pic:cNvPicPr/>
                  </pic:nvPicPr>
                  <pic:blipFill>
                    <a:blip r:embed="rId14">
                      <a:extLst>
                        <a:ext uri="{28A0092B-C50C-407E-A947-70E740481C1C}">
                          <a14:useLocalDpi xmlns:a14="http://schemas.microsoft.com/office/drawing/2010/main" val="0"/>
                        </a:ext>
                      </a:extLst>
                    </a:blip>
                    <a:stretch>
                      <a:fillRect/>
                    </a:stretch>
                  </pic:blipFill>
                  <pic:spPr>
                    <a:xfrm>
                      <a:off x="0" y="0"/>
                      <a:ext cx="6438900" cy="1801867"/>
                    </a:xfrm>
                    <a:prstGeom prst="rect">
                      <a:avLst/>
                    </a:prstGeom>
                  </pic:spPr>
                </pic:pic>
              </a:graphicData>
            </a:graphic>
            <wp14:sizeRelH relativeFrom="page">
              <wp14:pctWidth>0</wp14:pctWidth>
            </wp14:sizeRelH>
            <wp14:sizeRelV relativeFrom="page">
              <wp14:pctHeight>0</wp14:pctHeight>
            </wp14:sizeRelV>
          </wp:anchor>
        </w:drawing>
      </w:r>
    </w:p>
    <w:p w14:paraId="04E965E5" w14:textId="2076520C" w:rsidR="00D736FD" w:rsidRDefault="00D736FD" w:rsidP="00D736FD"/>
    <w:p w14:paraId="0F0822FD" w14:textId="77777777" w:rsidR="00D736FD" w:rsidRDefault="00D736FD" w:rsidP="00D736FD"/>
    <w:p w14:paraId="2F8DDD01" w14:textId="678F485F" w:rsidR="00D736FD" w:rsidRDefault="00D736FD" w:rsidP="00D736FD"/>
    <w:p w14:paraId="50C9938A" w14:textId="77777777" w:rsidR="00D736FD" w:rsidRDefault="00D736FD" w:rsidP="00D736FD"/>
    <w:p w14:paraId="5CC29D4D" w14:textId="2FCF46C9" w:rsidR="00D736FD" w:rsidRDefault="00D736FD" w:rsidP="00D736FD"/>
    <w:p w14:paraId="7B033A08" w14:textId="7851B7CF" w:rsidR="00D736FD" w:rsidRPr="00D736FD" w:rsidRDefault="00392F70" w:rsidP="00D736FD">
      <w:r>
        <w:rPr>
          <w:noProof/>
        </w:rPr>
        <mc:AlternateContent>
          <mc:Choice Requires="wps">
            <w:drawing>
              <wp:anchor distT="0" distB="0" distL="114300" distR="114300" simplePos="0" relativeHeight="251924480" behindDoc="0" locked="0" layoutInCell="1" allowOverlap="1" wp14:anchorId="2F72E699" wp14:editId="5622BBF9">
                <wp:simplePos x="0" y="0"/>
                <wp:positionH relativeFrom="margin">
                  <wp:posOffset>-213360</wp:posOffset>
                </wp:positionH>
                <wp:positionV relativeFrom="paragraph">
                  <wp:posOffset>252730</wp:posOffset>
                </wp:positionV>
                <wp:extent cx="6438900" cy="635"/>
                <wp:effectExtent l="0" t="0" r="0" b="6985"/>
                <wp:wrapNone/>
                <wp:docPr id="1237529007" name="Cuadro de texto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3F6A5686" w14:textId="00B3253A" w:rsidR="00392F70" w:rsidRDefault="00392F70" w:rsidP="00392F70">
                            <w:pPr>
                              <w:pStyle w:val="Descripcin"/>
                              <w:spacing w:after="0"/>
                              <w:jc w:val="center"/>
                            </w:pPr>
                            <w:bookmarkStart w:id="25" w:name="_Toc158500189"/>
                            <w:r>
                              <w:t xml:space="preserve">Ilustración </w:t>
                            </w:r>
                            <w:r>
                              <w:fldChar w:fldCharType="begin"/>
                            </w:r>
                            <w:r>
                              <w:instrText xml:space="preserve"> SEQ Ilustración \* ARABIC </w:instrText>
                            </w:r>
                            <w:r>
                              <w:fldChar w:fldCharType="separate"/>
                            </w:r>
                            <w:r w:rsidR="005512E4">
                              <w:rPr>
                                <w:noProof/>
                              </w:rPr>
                              <w:t>2</w:t>
                            </w:r>
                            <w:r>
                              <w:fldChar w:fldCharType="end"/>
                            </w:r>
                            <w:r>
                              <w:t xml:space="preserve"> Colección productos</w:t>
                            </w:r>
                            <w:bookmarkEnd w:id="25"/>
                          </w:p>
                          <w:p w14:paraId="1898DC60" w14:textId="0F9C11ED" w:rsidR="00392F70" w:rsidRPr="004025BF" w:rsidRDefault="00392F70" w:rsidP="00392F70">
                            <w:pPr>
                              <w:pStyle w:val="Descripcin"/>
                              <w:spacing w:after="0"/>
                              <w:jc w:val="center"/>
                              <w:rPr>
                                <w:noProof/>
                              </w:rPr>
                            </w:pPr>
                            <w:r>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2E699" id="_x0000_s1027" type="#_x0000_t202" style="position:absolute;margin-left:-16.8pt;margin-top:19.9pt;width:507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O+GAIAAD8EAAAOAAAAZHJzL2Uyb0RvYy54bWysU8Fu2zAMvQ/YPwi6L07aLei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5x+ubz1MKSYrNr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" stroked="f">
                <v:textbox style="mso-fit-shape-to-text:t" inset="0,0,0,0">
                  <w:txbxContent>
                    <w:p w14:paraId="3F6A5686" w14:textId="00B3253A" w:rsidR="00392F70" w:rsidRDefault="00392F70" w:rsidP="00392F70">
                      <w:pPr>
                        <w:pStyle w:val="Descripcin"/>
                        <w:spacing w:after="0"/>
                        <w:jc w:val="center"/>
                      </w:pPr>
                      <w:bookmarkStart w:id="26" w:name="_Toc158500189"/>
                      <w:r>
                        <w:t xml:space="preserve">Ilustración </w:t>
                      </w:r>
                      <w:r>
                        <w:fldChar w:fldCharType="begin"/>
                      </w:r>
                      <w:r>
                        <w:instrText xml:space="preserve"> SEQ Ilustración \* ARABIC </w:instrText>
                      </w:r>
                      <w:r>
                        <w:fldChar w:fldCharType="separate"/>
                      </w:r>
                      <w:r w:rsidR="005512E4">
                        <w:rPr>
                          <w:noProof/>
                        </w:rPr>
                        <w:t>2</w:t>
                      </w:r>
                      <w:r>
                        <w:fldChar w:fldCharType="end"/>
                      </w:r>
                      <w:r>
                        <w:t xml:space="preserve"> Colección productos</w:t>
                      </w:r>
                      <w:bookmarkEnd w:id="26"/>
                    </w:p>
                    <w:p w14:paraId="1898DC60" w14:textId="0F9C11ED" w:rsidR="00392F70" w:rsidRPr="004025BF" w:rsidRDefault="00392F70" w:rsidP="00392F70">
                      <w:pPr>
                        <w:pStyle w:val="Descripcin"/>
                        <w:spacing w:after="0"/>
                        <w:jc w:val="center"/>
                        <w:rPr>
                          <w:noProof/>
                        </w:rPr>
                      </w:pPr>
                      <w:r>
                        <w:t>Realizado por LETURNE PLUAS JHON BYRON &amp; CHICA VALFRE VALESKA SOFIA</w:t>
                      </w:r>
                    </w:p>
                  </w:txbxContent>
                </v:textbox>
                <w10:wrap anchorx="margin"/>
              </v:shape>
            </w:pict>
          </mc:Fallback>
        </mc:AlternateContent>
      </w:r>
    </w:p>
    <w:p w14:paraId="1EAF7440" w14:textId="6BE27D78" w:rsidR="00392F70" w:rsidRPr="00392F70" w:rsidRDefault="00392F70" w:rsidP="00392F70"/>
    <w:p w14:paraId="1B93A3C7" w14:textId="3C2550C9" w:rsidR="000B4418" w:rsidRDefault="000B4418" w:rsidP="00D736FD">
      <w:pPr>
        <w:pStyle w:val="Ttulo3"/>
      </w:pPr>
      <w:bookmarkStart w:id="27" w:name="_Toc158500158"/>
      <w:r>
        <w:t xml:space="preserve">Colección </w:t>
      </w:r>
      <w:r w:rsidR="00D736FD">
        <w:t>Usuario</w:t>
      </w:r>
      <w:bookmarkEnd w:id="27"/>
    </w:p>
    <w:p w14:paraId="2250CF42" w14:textId="67DCCAD8" w:rsidR="00501727" w:rsidRDefault="00392F70" w:rsidP="6C730484">
      <w:pPr>
        <w:jc w:val="both"/>
        <w:rPr>
          <w:rFonts w:ascii="Times New Roman" w:hAnsi="Times New Roman" w:cs="Times New Roman"/>
          <w:sz w:val="24"/>
          <w:szCs w:val="24"/>
        </w:rPr>
      </w:pPr>
      <w:r>
        <w:rPr>
          <w:noProof/>
        </w:rPr>
        <mc:AlternateContent>
          <mc:Choice Requires="wps">
            <w:drawing>
              <wp:anchor distT="0" distB="0" distL="114300" distR="114300" simplePos="0" relativeHeight="251934720" behindDoc="0" locked="0" layoutInCell="1" allowOverlap="1" wp14:anchorId="1C5EB67C" wp14:editId="6F4544CE">
                <wp:simplePos x="0" y="0"/>
                <wp:positionH relativeFrom="column">
                  <wp:posOffset>-109855</wp:posOffset>
                </wp:positionH>
                <wp:positionV relativeFrom="paragraph">
                  <wp:posOffset>1604010</wp:posOffset>
                </wp:positionV>
                <wp:extent cx="6402705" cy="635"/>
                <wp:effectExtent l="0" t="0" r="0" b="0"/>
                <wp:wrapNone/>
                <wp:docPr id="702337712" name="Cuadro de texto 1"/>
                <wp:cNvGraphicFramePr/>
                <a:graphic xmlns:a="http://schemas.openxmlformats.org/drawingml/2006/main">
                  <a:graphicData uri="http://schemas.microsoft.com/office/word/2010/wordprocessingShape">
                    <wps:wsp>
                      <wps:cNvSpPr txBox="1"/>
                      <wps:spPr>
                        <a:xfrm>
                          <a:off x="0" y="0"/>
                          <a:ext cx="6402705" cy="635"/>
                        </a:xfrm>
                        <a:prstGeom prst="rect">
                          <a:avLst/>
                        </a:prstGeom>
                        <a:solidFill>
                          <a:prstClr val="white"/>
                        </a:solidFill>
                        <a:ln>
                          <a:noFill/>
                        </a:ln>
                      </wps:spPr>
                      <wps:txbx>
                        <w:txbxContent>
                          <w:p w14:paraId="45018AA9" w14:textId="5138831F" w:rsidR="00392F70" w:rsidRDefault="00392F70" w:rsidP="00392F70">
                            <w:pPr>
                              <w:pStyle w:val="Descripcin"/>
                              <w:spacing w:after="0"/>
                              <w:jc w:val="center"/>
                            </w:pPr>
                            <w:bookmarkStart w:id="28" w:name="_Toc158500190"/>
                            <w:r>
                              <w:t xml:space="preserve">Ilustración </w:t>
                            </w:r>
                            <w:r>
                              <w:fldChar w:fldCharType="begin"/>
                            </w:r>
                            <w:r>
                              <w:instrText xml:space="preserve"> SEQ Ilustración \* ARABIC </w:instrText>
                            </w:r>
                            <w:r>
                              <w:fldChar w:fldCharType="separate"/>
                            </w:r>
                            <w:r w:rsidR="005512E4">
                              <w:rPr>
                                <w:noProof/>
                              </w:rPr>
                              <w:t>3</w:t>
                            </w:r>
                            <w:r>
                              <w:fldChar w:fldCharType="end"/>
                            </w:r>
                            <w:r>
                              <w:t xml:space="preserve"> Colección usuario</w:t>
                            </w:r>
                            <w:bookmarkEnd w:id="28"/>
                          </w:p>
                          <w:p w14:paraId="48B45677" w14:textId="6731529A" w:rsidR="00392F70" w:rsidRPr="00BA45BB" w:rsidRDefault="00392F70" w:rsidP="00392F70">
                            <w:pPr>
                              <w:pStyle w:val="Descripcin"/>
                              <w:spacing w:after="0"/>
                              <w:jc w:val="center"/>
                              <w:rPr>
                                <w:noProof/>
                              </w:rPr>
                            </w:pPr>
                            <w:r>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B67C" id="_x0000_s1028" type="#_x0000_t202" style="position:absolute;left:0;text-align:left;margin-left:-8.65pt;margin-top:126.3pt;width:504.1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" stroked="f">
                <v:textbox style="mso-fit-shape-to-text:t" inset="0,0,0,0">
                  <w:txbxContent>
                    <w:p w14:paraId="45018AA9" w14:textId="5138831F" w:rsidR="00392F70" w:rsidRDefault="00392F70" w:rsidP="00392F70">
                      <w:pPr>
                        <w:pStyle w:val="Descripcin"/>
                        <w:spacing w:after="0"/>
                        <w:jc w:val="center"/>
                      </w:pPr>
                      <w:bookmarkStart w:id="29" w:name="_Toc158500190"/>
                      <w:r>
                        <w:t xml:space="preserve">Ilustración </w:t>
                      </w:r>
                      <w:r>
                        <w:fldChar w:fldCharType="begin"/>
                      </w:r>
                      <w:r>
                        <w:instrText xml:space="preserve"> SEQ Ilustración \* ARABIC </w:instrText>
                      </w:r>
                      <w:r>
                        <w:fldChar w:fldCharType="separate"/>
                      </w:r>
                      <w:r w:rsidR="005512E4">
                        <w:rPr>
                          <w:noProof/>
                        </w:rPr>
                        <w:t>3</w:t>
                      </w:r>
                      <w:r>
                        <w:fldChar w:fldCharType="end"/>
                      </w:r>
                      <w:r>
                        <w:t xml:space="preserve"> Colección usuario</w:t>
                      </w:r>
                      <w:bookmarkEnd w:id="29"/>
                    </w:p>
                    <w:p w14:paraId="48B45677" w14:textId="6731529A" w:rsidR="00392F70" w:rsidRPr="00BA45BB" w:rsidRDefault="00392F70" w:rsidP="00392F70">
                      <w:pPr>
                        <w:pStyle w:val="Descripcin"/>
                        <w:spacing w:after="0"/>
                        <w:jc w:val="center"/>
                        <w:rPr>
                          <w:noProof/>
                        </w:rPr>
                      </w:pPr>
                      <w:r>
                        <w:t>Realizado por LETURNE PLUAS JHON BYRON &amp; CHICA VALFRE VALESKA SOFIA</w:t>
                      </w:r>
                    </w:p>
                  </w:txbxContent>
                </v:textbox>
              </v:shape>
            </w:pict>
          </mc:Fallback>
        </mc:AlternateContent>
      </w:r>
      <w:r>
        <w:rPr>
          <w:noProof/>
        </w:rPr>
        <w:drawing>
          <wp:anchor distT="0" distB="0" distL="114300" distR="114300" simplePos="0" relativeHeight="251893760" behindDoc="0" locked="0" layoutInCell="1" allowOverlap="1" wp14:anchorId="0901E4AA" wp14:editId="551D9E01">
            <wp:simplePos x="0" y="0"/>
            <wp:positionH relativeFrom="margin">
              <wp:posOffset>-109855</wp:posOffset>
            </wp:positionH>
            <wp:positionV relativeFrom="paragraph">
              <wp:posOffset>137160</wp:posOffset>
            </wp:positionV>
            <wp:extent cx="6403095" cy="1409700"/>
            <wp:effectExtent l="0" t="0" r="0" b="0"/>
            <wp:wrapNone/>
            <wp:docPr id="1188995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5977" name=""/>
                    <pic:cNvPicPr/>
                  </pic:nvPicPr>
                  <pic:blipFill>
                    <a:blip r:embed="rId15">
                      <a:extLst>
                        <a:ext uri="{28A0092B-C50C-407E-A947-70E740481C1C}">
                          <a14:useLocalDpi xmlns:a14="http://schemas.microsoft.com/office/drawing/2010/main" val="0"/>
                        </a:ext>
                      </a:extLst>
                    </a:blip>
                    <a:stretch>
                      <a:fillRect/>
                    </a:stretch>
                  </pic:blipFill>
                  <pic:spPr>
                    <a:xfrm>
                      <a:off x="0" y="0"/>
                      <a:ext cx="6403095" cy="1409700"/>
                    </a:xfrm>
                    <a:prstGeom prst="rect">
                      <a:avLst/>
                    </a:prstGeom>
                  </pic:spPr>
                </pic:pic>
              </a:graphicData>
            </a:graphic>
            <wp14:sizeRelH relativeFrom="page">
              <wp14:pctWidth>0</wp14:pctWidth>
            </wp14:sizeRelH>
            <wp14:sizeRelV relativeFrom="page">
              <wp14:pctHeight>0</wp14:pctHeight>
            </wp14:sizeRelV>
          </wp:anchor>
        </w:drawing>
      </w:r>
    </w:p>
    <w:p w14:paraId="4DC238AB" w14:textId="164221F0" w:rsidR="00501727" w:rsidRDefault="00501727" w:rsidP="6C730484">
      <w:pPr>
        <w:jc w:val="both"/>
        <w:rPr>
          <w:rFonts w:ascii="Times New Roman" w:hAnsi="Times New Roman" w:cs="Times New Roman"/>
          <w:sz w:val="24"/>
          <w:szCs w:val="24"/>
        </w:rPr>
      </w:pPr>
    </w:p>
    <w:p w14:paraId="10B7078B" w14:textId="4199DE2C" w:rsidR="00501727" w:rsidRDefault="00501727" w:rsidP="6C730484">
      <w:pPr>
        <w:jc w:val="both"/>
        <w:rPr>
          <w:rFonts w:ascii="Times New Roman" w:hAnsi="Times New Roman" w:cs="Times New Roman"/>
          <w:sz w:val="24"/>
          <w:szCs w:val="24"/>
        </w:rPr>
      </w:pPr>
    </w:p>
    <w:p w14:paraId="0015D1F0" w14:textId="28A788D4" w:rsidR="00501727" w:rsidRDefault="00501727" w:rsidP="6C730484">
      <w:pPr>
        <w:jc w:val="both"/>
        <w:rPr>
          <w:rFonts w:ascii="Times New Roman" w:hAnsi="Times New Roman" w:cs="Times New Roman"/>
          <w:sz w:val="24"/>
          <w:szCs w:val="24"/>
        </w:rPr>
      </w:pPr>
    </w:p>
    <w:p w14:paraId="048623D8" w14:textId="77777777" w:rsidR="00501727" w:rsidRDefault="00501727" w:rsidP="6C730484">
      <w:pPr>
        <w:jc w:val="both"/>
        <w:rPr>
          <w:rFonts w:ascii="Times New Roman" w:hAnsi="Times New Roman" w:cs="Times New Roman"/>
          <w:sz w:val="24"/>
          <w:szCs w:val="24"/>
        </w:rPr>
      </w:pPr>
    </w:p>
    <w:p w14:paraId="36F35144" w14:textId="77777777" w:rsidR="00501727" w:rsidRDefault="00501727" w:rsidP="6C730484">
      <w:pPr>
        <w:jc w:val="both"/>
        <w:rPr>
          <w:rFonts w:ascii="Times New Roman" w:hAnsi="Times New Roman" w:cs="Times New Roman"/>
          <w:sz w:val="24"/>
          <w:szCs w:val="24"/>
        </w:rPr>
      </w:pPr>
    </w:p>
    <w:p w14:paraId="6B92D4C6" w14:textId="610895B3" w:rsidR="00F32833" w:rsidRDefault="00DF5BB5" w:rsidP="00DF5BB5">
      <w:pPr>
        <w:pStyle w:val="Ttulo2"/>
        <w:spacing w:line="360" w:lineRule="auto"/>
      </w:pPr>
      <w:bookmarkStart w:id="30" w:name="_Toc158500159"/>
      <w:r>
        <w:lastRenderedPageBreak/>
        <w:t>Organización del ejemplo</w:t>
      </w:r>
      <w:bookmarkEnd w:id="30"/>
    </w:p>
    <w:p w14:paraId="3BD319C4" w14:textId="735E848F" w:rsidR="00DF5BB5" w:rsidRDefault="00CF6868" w:rsidP="00CF6868">
      <w:pPr>
        <w:spacing w:line="360" w:lineRule="auto"/>
        <w:jc w:val="both"/>
        <w:rPr>
          <w:rFonts w:ascii="Times New Roman" w:hAnsi="Times New Roman" w:cs="Times New Roman"/>
          <w:sz w:val="24"/>
          <w:szCs w:val="24"/>
        </w:rPr>
      </w:pPr>
      <w:r w:rsidRPr="00CF6868">
        <w:rPr>
          <w:rFonts w:ascii="Times New Roman" w:hAnsi="Times New Roman" w:cs="Times New Roman"/>
          <w:sz w:val="24"/>
          <w:szCs w:val="24"/>
        </w:rPr>
        <w:t xml:space="preserve">Creamos un ejemplo en Spring </w:t>
      </w:r>
      <w:proofErr w:type="spellStart"/>
      <w:r w:rsidRPr="00CF6868">
        <w:rPr>
          <w:rFonts w:ascii="Times New Roman" w:hAnsi="Times New Roman" w:cs="Times New Roman"/>
          <w:sz w:val="24"/>
          <w:szCs w:val="24"/>
        </w:rPr>
        <w:t>Boot</w:t>
      </w:r>
      <w:proofErr w:type="spellEnd"/>
      <w:r w:rsidRPr="00CF6868">
        <w:rPr>
          <w:rFonts w:ascii="Times New Roman" w:hAnsi="Times New Roman" w:cs="Times New Roman"/>
          <w:sz w:val="24"/>
          <w:szCs w:val="24"/>
        </w:rPr>
        <w:t xml:space="preserve"> donde utilizamos la aplicación como una API para enviar datos al cliente. En la implementación de la API, incorporamos bibliotecas que facilitan la comunicación entre </w:t>
      </w:r>
      <w:proofErr w:type="spellStart"/>
      <w:r w:rsidRPr="00CF6868">
        <w:rPr>
          <w:rFonts w:ascii="Times New Roman" w:hAnsi="Times New Roman" w:cs="Times New Roman"/>
          <w:sz w:val="24"/>
          <w:szCs w:val="24"/>
        </w:rPr>
        <w:t>Firebase</w:t>
      </w:r>
      <w:proofErr w:type="spellEnd"/>
      <w:r w:rsidRPr="00CF6868">
        <w:rPr>
          <w:rFonts w:ascii="Times New Roman" w:hAnsi="Times New Roman" w:cs="Times New Roman"/>
          <w:sz w:val="24"/>
          <w:szCs w:val="24"/>
        </w:rPr>
        <w:t xml:space="preserve"> y Java.</w:t>
      </w:r>
    </w:p>
    <w:p w14:paraId="68286B3A" w14:textId="05CB6922" w:rsidR="00CF6868" w:rsidRDefault="001A06DF" w:rsidP="00CF6868">
      <w:pPr>
        <w:spacing w:line="360" w:lineRule="auto"/>
        <w:jc w:val="both"/>
        <w:rPr>
          <w:rFonts w:ascii="Times New Roman" w:hAnsi="Times New Roman" w:cs="Times New Roman"/>
          <w:sz w:val="24"/>
          <w:szCs w:val="24"/>
        </w:rPr>
      </w:pPr>
      <w:r>
        <w:rPr>
          <w:rFonts w:ascii="Times New Roman" w:hAnsi="Times New Roman" w:cs="Times New Roman"/>
          <w:sz w:val="24"/>
          <w:szCs w:val="24"/>
        </w:rPr>
        <w:t>El ejemplo se estructura de la siguiente forma:</w:t>
      </w:r>
    </w:p>
    <w:p w14:paraId="53E5F9F5" w14:textId="60F1549B" w:rsidR="001A06DF" w:rsidRDefault="00A20944" w:rsidP="00CF6868">
      <w:pPr>
        <w:spacing w:line="360" w:lineRule="auto"/>
        <w:jc w:val="both"/>
        <w:rPr>
          <w:rFonts w:ascii="Times New Roman" w:hAnsi="Times New Roman" w:cs="Times New Roman"/>
          <w:sz w:val="24"/>
          <w:szCs w:val="24"/>
        </w:rPr>
      </w:pPr>
      <w:r w:rsidRPr="00E26A8B">
        <w:rPr>
          <w:rFonts w:ascii="Times New Roman" w:hAnsi="Times New Roman" w:cs="Times New Roman"/>
          <w:b/>
          <w:bCs/>
          <w:sz w:val="24"/>
          <w:szCs w:val="24"/>
        </w:rPr>
        <w:t>Paquete principal:</w:t>
      </w:r>
      <w:r>
        <w:rPr>
          <w:rFonts w:ascii="Times New Roman" w:hAnsi="Times New Roman" w:cs="Times New Roman"/>
          <w:sz w:val="24"/>
          <w:szCs w:val="24"/>
        </w:rPr>
        <w:t xml:space="preserve"> en este se definen configuraciones y registro de la aplicación de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w:t>
      </w:r>
      <w:r w:rsidR="00E26A8B">
        <w:rPr>
          <w:rFonts w:ascii="Times New Roman" w:hAnsi="Times New Roman" w:cs="Times New Roman"/>
          <w:sz w:val="24"/>
          <w:szCs w:val="24"/>
        </w:rPr>
        <w:t>así</w:t>
      </w:r>
      <w:r>
        <w:rPr>
          <w:rFonts w:ascii="Times New Roman" w:hAnsi="Times New Roman" w:cs="Times New Roman"/>
          <w:sz w:val="24"/>
          <w:szCs w:val="24"/>
        </w:rPr>
        <w:t xml:space="preserve"> también como mensajes que se utilizan para el control de errores, además de </w:t>
      </w:r>
      <w:r w:rsidR="00E26A8B">
        <w:rPr>
          <w:rFonts w:ascii="Times New Roman" w:hAnsi="Times New Roman" w:cs="Times New Roman"/>
          <w:sz w:val="24"/>
          <w:szCs w:val="24"/>
        </w:rPr>
        <w:t>agregar encriptación de contraseñas.</w:t>
      </w:r>
    </w:p>
    <w:p w14:paraId="1CF9CA9D" w14:textId="1219709D" w:rsidR="00CF6868" w:rsidRDefault="00DE1868" w:rsidP="00CF6868">
      <w:pPr>
        <w:spacing w:line="360" w:lineRule="auto"/>
        <w:jc w:val="both"/>
        <w:rPr>
          <w:rFonts w:ascii="Times New Roman" w:hAnsi="Times New Roman" w:cs="Times New Roman"/>
          <w:sz w:val="24"/>
          <w:szCs w:val="24"/>
        </w:rPr>
      </w:pPr>
      <w:proofErr w:type="spellStart"/>
      <w:r w:rsidRPr="00DC1986">
        <w:rPr>
          <w:rFonts w:ascii="Times New Roman" w:hAnsi="Times New Roman" w:cs="Times New Roman"/>
          <w:b/>
          <w:bCs/>
          <w:sz w:val="24"/>
          <w:szCs w:val="24"/>
        </w:rPr>
        <w:t>Controller</w:t>
      </w:r>
      <w:proofErr w:type="spellEnd"/>
      <w:r>
        <w:rPr>
          <w:rFonts w:ascii="Times New Roman" w:hAnsi="Times New Roman" w:cs="Times New Roman"/>
          <w:sz w:val="24"/>
          <w:szCs w:val="24"/>
        </w:rPr>
        <w:t>:</w:t>
      </w:r>
      <w:r w:rsidR="00DC1986">
        <w:rPr>
          <w:rFonts w:ascii="Times New Roman" w:hAnsi="Times New Roman" w:cs="Times New Roman"/>
          <w:sz w:val="24"/>
          <w:szCs w:val="24"/>
        </w:rPr>
        <w:t xml:space="preserve"> Ayuda a la comunicación del </w:t>
      </w:r>
      <w:proofErr w:type="spellStart"/>
      <w:r w:rsidR="00DC1986">
        <w:rPr>
          <w:rFonts w:ascii="Times New Roman" w:hAnsi="Times New Roman" w:cs="Times New Roman"/>
          <w:sz w:val="24"/>
          <w:szCs w:val="24"/>
        </w:rPr>
        <w:t>Backend</w:t>
      </w:r>
      <w:proofErr w:type="spellEnd"/>
      <w:r w:rsidR="00DC1986">
        <w:rPr>
          <w:rFonts w:ascii="Times New Roman" w:hAnsi="Times New Roman" w:cs="Times New Roman"/>
          <w:sz w:val="24"/>
          <w:szCs w:val="24"/>
        </w:rPr>
        <w:t xml:space="preserve"> con el </w:t>
      </w:r>
      <w:proofErr w:type="spellStart"/>
      <w:r w:rsidR="00DC1986">
        <w:rPr>
          <w:rFonts w:ascii="Times New Roman" w:hAnsi="Times New Roman" w:cs="Times New Roman"/>
          <w:sz w:val="24"/>
          <w:szCs w:val="24"/>
        </w:rPr>
        <w:t>Frontend</w:t>
      </w:r>
      <w:proofErr w:type="spellEnd"/>
      <w:r w:rsidR="00DC1986">
        <w:rPr>
          <w:rFonts w:ascii="Times New Roman" w:hAnsi="Times New Roman" w:cs="Times New Roman"/>
          <w:sz w:val="24"/>
          <w:szCs w:val="24"/>
        </w:rPr>
        <w:t>.</w:t>
      </w:r>
    </w:p>
    <w:p w14:paraId="700CE110" w14:textId="0F4CE735" w:rsidR="008F22D0" w:rsidRPr="008F22D0" w:rsidRDefault="008F22D0" w:rsidP="008F22D0">
      <w:pPr>
        <w:spacing w:line="360" w:lineRule="auto"/>
        <w:jc w:val="both"/>
        <w:rPr>
          <w:rFonts w:ascii="Times New Roman" w:hAnsi="Times New Roman" w:cs="Times New Roman"/>
          <w:sz w:val="24"/>
          <w:szCs w:val="24"/>
        </w:rPr>
      </w:pPr>
      <w:r w:rsidRPr="008F22D0">
        <w:rPr>
          <w:rFonts w:ascii="Times New Roman" w:hAnsi="Times New Roman" w:cs="Times New Roman"/>
          <w:b/>
          <w:bCs/>
          <w:sz w:val="24"/>
          <w:szCs w:val="24"/>
        </w:rPr>
        <w:t>Modelos</w:t>
      </w:r>
      <w:r w:rsidRPr="008F22D0">
        <w:rPr>
          <w:rFonts w:ascii="Times New Roman" w:hAnsi="Times New Roman" w:cs="Times New Roman"/>
          <w:sz w:val="24"/>
          <w:szCs w:val="24"/>
        </w:rPr>
        <w:t xml:space="preserve">: Contiene las clases necesarias para gestionar los datos dentro del controlador y servicios. Es importante, ya que facilita la </w:t>
      </w:r>
      <w:proofErr w:type="spellStart"/>
      <w:r w:rsidRPr="008F22D0">
        <w:rPr>
          <w:rFonts w:ascii="Times New Roman" w:hAnsi="Times New Roman" w:cs="Times New Roman"/>
          <w:sz w:val="24"/>
          <w:szCs w:val="24"/>
        </w:rPr>
        <w:t>descerialización</w:t>
      </w:r>
      <w:proofErr w:type="spellEnd"/>
      <w:r w:rsidRPr="008F22D0">
        <w:rPr>
          <w:rFonts w:ascii="Times New Roman" w:hAnsi="Times New Roman" w:cs="Times New Roman"/>
          <w:sz w:val="24"/>
          <w:szCs w:val="24"/>
        </w:rPr>
        <w:t xml:space="preserve"> de los datos provenientes de </w:t>
      </w:r>
      <w:proofErr w:type="spellStart"/>
      <w:r w:rsidRPr="008F22D0">
        <w:rPr>
          <w:rFonts w:ascii="Times New Roman" w:hAnsi="Times New Roman" w:cs="Times New Roman"/>
          <w:sz w:val="24"/>
          <w:szCs w:val="24"/>
        </w:rPr>
        <w:t>Firebase</w:t>
      </w:r>
      <w:proofErr w:type="spellEnd"/>
      <w:r w:rsidRPr="008F22D0">
        <w:rPr>
          <w:rFonts w:ascii="Times New Roman" w:hAnsi="Times New Roman" w:cs="Times New Roman"/>
          <w:sz w:val="24"/>
          <w:szCs w:val="24"/>
        </w:rPr>
        <w:t>.</w:t>
      </w:r>
    </w:p>
    <w:p w14:paraId="122E9735" w14:textId="5D989ED8" w:rsidR="008F22D0" w:rsidRPr="008F22D0" w:rsidRDefault="008F22D0" w:rsidP="008F22D0">
      <w:pPr>
        <w:spacing w:line="360" w:lineRule="auto"/>
        <w:jc w:val="both"/>
        <w:rPr>
          <w:rFonts w:ascii="Times New Roman" w:hAnsi="Times New Roman" w:cs="Times New Roman"/>
          <w:sz w:val="24"/>
          <w:szCs w:val="24"/>
        </w:rPr>
      </w:pPr>
      <w:r w:rsidRPr="008F22D0">
        <w:rPr>
          <w:rFonts w:ascii="Times New Roman" w:hAnsi="Times New Roman" w:cs="Times New Roman"/>
          <w:b/>
          <w:bCs/>
          <w:sz w:val="24"/>
          <w:szCs w:val="24"/>
        </w:rPr>
        <w:t>Repositorio</w:t>
      </w:r>
      <w:r w:rsidRPr="008F22D0">
        <w:rPr>
          <w:rFonts w:ascii="Times New Roman" w:hAnsi="Times New Roman" w:cs="Times New Roman"/>
          <w:sz w:val="24"/>
          <w:szCs w:val="24"/>
        </w:rPr>
        <w:t xml:space="preserve">: Maneja diversos procesos como la inserción o eliminación de datos. Aquí se definen todas las acciones que facilitan la comunicación entre la API y </w:t>
      </w:r>
      <w:proofErr w:type="spellStart"/>
      <w:r w:rsidRPr="008F22D0">
        <w:rPr>
          <w:rFonts w:ascii="Times New Roman" w:hAnsi="Times New Roman" w:cs="Times New Roman"/>
          <w:sz w:val="24"/>
          <w:szCs w:val="24"/>
        </w:rPr>
        <w:t>Firebase</w:t>
      </w:r>
      <w:proofErr w:type="spellEnd"/>
      <w:r w:rsidRPr="008F22D0">
        <w:rPr>
          <w:rFonts w:ascii="Times New Roman" w:hAnsi="Times New Roman" w:cs="Times New Roman"/>
          <w:sz w:val="24"/>
          <w:szCs w:val="24"/>
        </w:rPr>
        <w:t>.</w:t>
      </w:r>
    </w:p>
    <w:p w14:paraId="56EAF232" w14:textId="5FE9B0C4" w:rsidR="008B34D9" w:rsidRPr="008F22D0" w:rsidRDefault="008F22D0" w:rsidP="008F22D0">
      <w:pPr>
        <w:spacing w:line="360" w:lineRule="auto"/>
        <w:jc w:val="both"/>
        <w:rPr>
          <w:rFonts w:ascii="Times New Roman" w:hAnsi="Times New Roman" w:cs="Times New Roman"/>
          <w:sz w:val="24"/>
          <w:szCs w:val="24"/>
        </w:rPr>
      </w:pPr>
      <w:r w:rsidRPr="008F22D0">
        <w:rPr>
          <w:rFonts w:ascii="Times New Roman" w:hAnsi="Times New Roman" w:cs="Times New Roman"/>
          <w:b/>
          <w:bCs/>
          <w:sz w:val="24"/>
          <w:szCs w:val="24"/>
        </w:rPr>
        <w:t>Servicio</w:t>
      </w:r>
      <w:r w:rsidRPr="008F22D0">
        <w:rPr>
          <w:rFonts w:ascii="Times New Roman" w:hAnsi="Times New Roman" w:cs="Times New Roman"/>
          <w:sz w:val="24"/>
          <w:szCs w:val="24"/>
        </w:rPr>
        <w:t>: Se encarga de la comunicación entre el controlador y el repositorio, implementando los procesos del repositorio para que este aplique la lógica necesaria y asegure un manejo adecuado de la información.</w:t>
      </w:r>
    </w:p>
    <w:p w14:paraId="2032FB3E" w14:textId="5FF916AC" w:rsidR="008F22D0" w:rsidRDefault="000F2F97" w:rsidP="00CF6868">
      <w:pPr>
        <w:spacing w:line="360" w:lineRule="auto"/>
        <w:jc w:val="both"/>
        <w:rPr>
          <w:rFonts w:ascii="Times New Roman" w:hAnsi="Times New Roman" w:cs="Times New Roman"/>
          <w:sz w:val="24"/>
          <w:szCs w:val="24"/>
        </w:rPr>
      </w:pPr>
      <w:r w:rsidRPr="004A7761">
        <w:rPr>
          <w:b/>
          <w:bCs/>
          <w:noProof/>
        </w:rPr>
        <w:drawing>
          <wp:anchor distT="0" distB="0" distL="114300" distR="114300" simplePos="0" relativeHeight="251414528" behindDoc="0" locked="0" layoutInCell="1" allowOverlap="1" wp14:anchorId="5779BD05" wp14:editId="39B09DC8">
            <wp:simplePos x="0" y="0"/>
            <wp:positionH relativeFrom="margin">
              <wp:align>center</wp:align>
            </wp:positionH>
            <wp:positionV relativeFrom="paragraph">
              <wp:posOffset>8890</wp:posOffset>
            </wp:positionV>
            <wp:extent cx="2809875" cy="2773752"/>
            <wp:effectExtent l="0" t="0" r="0" b="7620"/>
            <wp:wrapNone/>
            <wp:docPr id="1904945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5328"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2773752"/>
                    </a:xfrm>
                    <a:prstGeom prst="rect">
                      <a:avLst/>
                    </a:prstGeom>
                  </pic:spPr>
                </pic:pic>
              </a:graphicData>
            </a:graphic>
            <wp14:sizeRelH relativeFrom="page">
              <wp14:pctWidth>0</wp14:pctWidth>
            </wp14:sizeRelH>
            <wp14:sizeRelV relativeFrom="page">
              <wp14:pctHeight>0</wp14:pctHeight>
            </wp14:sizeRelV>
          </wp:anchor>
        </w:drawing>
      </w:r>
    </w:p>
    <w:p w14:paraId="6789D9DB" w14:textId="322ADF05" w:rsidR="008F22D0" w:rsidRDefault="008F22D0" w:rsidP="00CF6868">
      <w:pPr>
        <w:spacing w:line="360" w:lineRule="auto"/>
        <w:jc w:val="both"/>
        <w:rPr>
          <w:rFonts w:ascii="Times New Roman" w:hAnsi="Times New Roman" w:cs="Times New Roman"/>
          <w:sz w:val="24"/>
          <w:szCs w:val="24"/>
        </w:rPr>
      </w:pPr>
    </w:p>
    <w:p w14:paraId="3F67D6F6" w14:textId="651F96B4" w:rsidR="008F22D0" w:rsidRDefault="008F22D0" w:rsidP="00CF6868">
      <w:pPr>
        <w:spacing w:line="360" w:lineRule="auto"/>
        <w:jc w:val="both"/>
        <w:rPr>
          <w:rFonts w:ascii="Times New Roman" w:hAnsi="Times New Roman" w:cs="Times New Roman"/>
          <w:sz w:val="24"/>
          <w:szCs w:val="24"/>
        </w:rPr>
      </w:pPr>
    </w:p>
    <w:p w14:paraId="771897D7" w14:textId="077DF952" w:rsidR="008F22D0" w:rsidRDefault="008F22D0" w:rsidP="00CF6868">
      <w:pPr>
        <w:spacing w:line="360" w:lineRule="auto"/>
        <w:jc w:val="both"/>
        <w:rPr>
          <w:rFonts w:ascii="Times New Roman" w:hAnsi="Times New Roman" w:cs="Times New Roman"/>
          <w:sz w:val="24"/>
          <w:szCs w:val="24"/>
        </w:rPr>
      </w:pPr>
    </w:p>
    <w:p w14:paraId="00EDAE7D" w14:textId="77777777" w:rsidR="008F22D0" w:rsidRDefault="008F22D0" w:rsidP="00CF6868">
      <w:pPr>
        <w:spacing w:line="360" w:lineRule="auto"/>
        <w:jc w:val="both"/>
        <w:rPr>
          <w:rFonts w:ascii="Times New Roman" w:hAnsi="Times New Roman" w:cs="Times New Roman"/>
          <w:sz w:val="24"/>
          <w:szCs w:val="24"/>
        </w:rPr>
      </w:pPr>
    </w:p>
    <w:p w14:paraId="25B98D5F" w14:textId="54D7C5AA" w:rsidR="008F22D0" w:rsidRDefault="008F22D0" w:rsidP="00CF6868">
      <w:pPr>
        <w:spacing w:line="360" w:lineRule="auto"/>
        <w:jc w:val="both"/>
        <w:rPr>
          <w:rFonts w:ascii="Times New Roman" w:hAnsi="Times New Roman" w:cs="Times New Roman"/>
          <w:sz w:val="24"/>
          <w:szCs w:val="24"/>
        </w:rPr>
      </w:pPr>
    </w:p>
    <w:p w14:paraId="47D5C32D" w14:textId="77777777" w:rsidR="008F22D0" w:rsidRDefault="008F22D0" w:rsidP="00CF6868">
      <w:pPr>
        <w:spacing w:line="360" w:lineRule="auto"/>
        <w:jc w:val="both"/>
        <w:rPr>
          <w:rFonts w:ascii="Times New Roman" w:hAnsi="Times New Roman" w:cs="Times New Roman"/>
          <w:sz w:val="24"/>
          <w:szCs w:val="24"/>
        </w:rPr>
      </w:pPr>
    </w:p>
    <w:p w14:paraId="1163B586" w14:textId="55A1F9A6" w:rsidR="008F22D0" w:rsidRDefault="008F22D0" w:rsidP="00CF6868">
      <w:pPr>
        <w:spacing w:line="360" w:lineRule="auto"/>
        <w:jc w:val="both"/>
        <w:rPr>
          <w:rFonts w:ascii="Times New Roman" w:hAnsi="Times New Roman" w:cs="Times New Roman"/>
          <w:sz w:val="24"/>
          <w:szCs w:val="24"/>
        </w:rPr>
      </w:pPr>
    </w:p>
    <w:p w14:paraId="6BD4CEEA" w14:textId="020FE87F" w:rsidR="008B34D9" w:rsidRDefault="002E0D51" w:rsidP="008B34D9">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429888" behindDoc="0" locked="0" layoutInCell="1" allowOverlap="1" wp14:anchorId="4705F690" wp14:editId="47A1DC2B">
                <wp:simplePos x="0" y="0"/>
                <wp:positionH relativeFrom="margin">
                  <wp:align>center</wp:align>
                </wp:positionH>
                <wp:positionV relativeFrom="paragraph">
                  <wp:posOffset>7620</wp:posOffset>
                </wp:positionV>
                <wp:extent cx="5105400" cy="635"/>
                <wp:effectExtent l="0" t="0" r="0" b="0"/>
                <wp:wrapNone/>
                <wp:docPr id="236859468" name="Cuadro de texto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5264E064" w14:textId="102A5D84" w:rsidR="002E0D51" w:rsidRDefault="002E0D51" w:rsidP="002E0D51">
                            <w:pPr>
                              <w:pStyle w:val="Descripcin"/>
                              <w:spacing w:after="0"/>
                              <w:jc w:val="center"/>
                            </w:pPr>
                            <w:bookmarkStart w:id="31" w:name="_Toc158500191"/>
                            <w:r>
                              <w:t xml:space="preserve">Ilustración </w:t>
                            </w:r>
                            <w:r>
                              <w:fldChar w:fldCharType="begin"/>
                            </w:r>
                            <w:r>
                              <w:instrText xml:space="preserve"> SEQ Ilustración \* ARABIC </w:instrText>
                            </w:r>
                            <w:r>
                              <w:fldChar w:fldCharType="separate"/>
                            </w:r>
                            <w:r w:rsidR="005512E4">
                              <w:rPr>
                                <w:noProof/>
                              </w:rPr>
                              <w:t>4</w:t>
                            </w:r>
                            <w:r>
                              <w:fldChar w:fldCharType="end"/>
                            </w:r>
                            <w:r>
                              <w:t xml:space="preserve"> Organización de los paquetes (API)</w:t>
                            </w:r>
                            <w:bookmarkEnd w:id="31"/>
                          </w:p>
                          <w:p w14:paraId="0DB1A770" w14:textId="4BBDFB77" w:rsidR="002E0D51" w:rsidRPr="00DE7DCD" w:rsidRDefault="002E0D51" w:rsidP="002E0D51">
                            <w:pPr>
                              <w:pStyle w:val="Descripcin"/>
                              <w:spacing w:after="0"/>
                              <w:jc w:val="center"/>
                              <w:rPr>
                                <w:b/>
                                <w:bCs/>
                                <w:noProof/>
                              </w:rPr>
                            </w:pPr>
                            <w:r w:rsidRPr="000A263F">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F690" id="_x0000_s1029" type="#_x0000_t202" style="position:absolute;left:0;text-align:left;margin-left:0;margin-top:.6pt;width:402pt;height:.05pt;z-index:251429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jMGQIAAD8EAAAOAAAAZHJzL2Uyb0RvYy54bWysU8Fu2zAMvQ/YPwi6L3bap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dsms8+5hSSFLu7nc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" stroked="f">
                <v:textbox style="mso-fit-shape-to-text:t" inset="0,0,0,0">
                  <w:txbxContent>
                    <w:p w14:paraId="5264E064" w14:textId="102A5D84" w:rsidR="002E0D51" w:rsidRDefault="002E0D51" w:rsidP="002E0D51">
                      <w:pPr>
                        <w:pStyle w:val="Descripcin"/>
                        <w:spacing w:after="0"/>
                        <w:jc w:val="center"/>
                      </w:pPr>
                      <w:bookmarkStart w:id="32" w:name="_Toc158500191"/>
                      <w:r>
                        <w:t xml:space="preserve">Ilustración </w:t>
                      </w:r>
                      <w:r>
                        <w:fldChar w:fldCharType="begin"/>
                      </w:r>
                      <w:r>
                        <w:instrText xml:space="preserve"> SEQ Ilustración \* ARABIC </w:instrText>
                      </w:r>
                      <w:r>
                        <w:fldChar w:fldCharType="separate"/>
                      </w:r>
                      <w:r w:rsidR="005512E4">
                        <w:rPr>
                          <w:noProof/>
                        </w:rPr>
                        <w:t>4</w:t>
                      </w:r>
                      <w:r>
                        <w:fldChar w:fldCharType="end"/>
                      </w:r>
                      <w:r>
                        <w:t xml:space="preserve"> Organización de los paquetes (API)</w:t>
                      </w:r>
                      <w:bookmarkEnd w:id="32"/>
                    </w:p>
                    <w:p w14:paraId="0DB1A770" w14:textId="4BBDFB77" w:rsidR="002E0D51" w:rsidRPr="00DE7DCD" w:rsidRDefault="002E0D51" w:rsidP="002E0D51">
                      <w:pPr>
                        <w:pStyle w:val="Descripcin"/>
                        <w:spacing w:after="0"/>
                        <w:jc w:val="center"/>
                        <w:rPr>
                          <w:b/>
                          <w:bCs/>
                          <w:noProof/>
                        </w:rPr>
                      </w:pPr>
                      <w:r w:rsidRPr="000A263F">
                        <w:t>Realizado por LETURNE PLUAS JHON BYRON &amp; CHICA VALFRE VALESKA SOFIA</w:t>
                      </w:r>
                    </w:p>
                  </w:txbxContent>
                </v:textbox>
                <w10:wrap anchorx="margin"/>
              </v:shape>
            </w:pict>
          </mc:Fallback>
        </mc:AlternateContent>
      </w:r>
    </w:p>
    <w:p w14:paraId="458A5E78" w14:textId="2D243D92" w:rsidR="000A1BA5" w:rsidRDefault="002E0D51" w:rsidP="00FD6FCB">
      <w:pPr>
        <w:pStyle w:val="Ttulo2"/>
        <w:spacing w:line="360" w:lineRule="auto"/>
      </w:pPr>
      <w:bookmarkStart w:id="33" w:name="_Toc158500160"/>
      <w:r>
        <w:lastRenderedPageBreak/>
        <w:t>Dependencias</w:t>
      </w:r>
      <w:bookmarkEnd w:id="33"/>
    </w:p>
    <w:p w14:paraId="7FBDF98E" w14:textId="78F10492" w:rsidR="00FD6FCB" w:rsidRPr="00FD6FCB" w:rsidRDefault="00FD6FCB" w:rsidP="00FD6FCB">
      <w:pPr>
        <w:spacing w:line="360" w:lineRule="auto"/>
        <w:rPr>
          <w:rFonts w:ascii="Times New Roman" w:hAnsi="Times New Roman" w:cs="Times New Roman"/>
          <w:sz w:val="24"/>
          <w:szCs w:val="24"/>
        </w:rPr>
      </w:pPr>
      <w:r w:rsidRPr="00FD6FCB">
        <w:rPr>
          <w:rFonts w:ascii="Times New Roman" w:hAnsi="Times New Roman" w:cs="Times New Roman"/>
          <w:sz w:val="24"/>
          <w:szCs w:val="24"/>
        </w:rPr>
        <w:t>Dependencias que se utilizaron para la elaboración del ejemplo.</w:t>
      </w:r>
    </w:p>
    <w:p w14:paraId="0BAAC543"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dependency</w:t>
      </w:r>
      <w:proofErr w:type="spellEnd"/>
      <w:r w:rsidRPr="00CA4ECE">
        <w:rPr>
          <w:rFonts w:ascii="Consolas" w:eastAsia="Times New Roman" w:hAnsi="Consolas" w:cs="Times New Roman"/>
          <w:color w:val="0F4A85"/>
          <w:kern w:val="0"/>
          <w:sz w:val="21"/>
          <w:szCs w:val="21"/>
          <w:lang w:val="es-ES" w:eastAsia="es-ES"/>
          <w14:ligatures w14:val="none"/>
        </w:rPr>
        <w:t>&gt;</w:t>
      </w:r>
    </w:p>
    <w:p w14:paraId="315E406E" w14:textId="0263E103"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292929"/>
          <w:kern w:val="0"/>
          <w:sz w:val="21"/>
          <w:szCs w:val="21"/>
          <w:lang w:val="es-ES" w:eastAsia="es-ES"/>
          <w14:ligatures w14:val="none"/>
        </w:rPr>
        <w:t xml:space="preserve">    </w:t>
      </w:r>
      <w:proofErr w:type="gramStart"/>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groupId</w:t>
      </w:r>
      <w:proofErr w:type="spellEnd"/>
      <w:r w:rsidRPr="00CA4ECE">
        <w:rPr>
          <w:rFonts w:ascii="Consolas" w:eastAsia="Times New Roman" w:hAnsi="Consolas" w:cs="Times New Roman"/>
          <w:color w:val="0F4A85"/>
          <w:kern w:val="0"/>
          <w:sz w:val="21"/>
          <w:szCs w:val="21"/>
          <w:lang w:val="es-ES" w:eastAsia="es-ES"/>
          <w14:ligatures w14:val="none"/>
        </w:rPr>
        <w:t>&gt;</w:t>
      </w:r>
      <w:proofErr w:type="spellStart"/>
      <w:r w:rsidRPr="00CA4ECE">
        <w:rPr>
          <w:rFonts w:ascii="Consolas" w:eastAsia="Times New Roman" w:hAnsi="Consolas" w:cs="Times New Roman"/>
          <w:color w:val="292929"/>
          <w:kern w:val="0"/>
          <w:sz w:val="21"/>
          <w:szCs w:val="21"/>
          <w:lang w:val="es-ES" w:eastAsia="es-ES"/>
          <w14:ligatures w14:val="none"/>
        </w:rPr>
        <w:t>org.springframework.boot</w:t>
      </w:r>
      <w:proofErr w:type="spellEnd"/>
      <w:proofErr w:type="gramEnd"/>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groupId</w:t>
      </w:r>
      <w:proofErr w:type="spellEnd"/>
      <w:r w:rsidRPr="00CA4ECE">
        <w:rPr>
          <w:rFonts w:ascii="Consolas" w:eastAsia="Times New Roman" w:hAnsi="Consolas" w:cs="Times New Roman"/>
          <w:color w:val="0F4A85"/>
          <w:kern w:val="0"/>
          <w:sz w:val="21"/>
          <w:szCs w:val="21"/>
          <w:lang w:val="es-ES" w:eastAsia="es-ES"/>
          <w14:ligatures w14:val="none"/>
        </w:rPr>
        <w:t>&gt;</w:t>
      </w:r>
    </w:p>
    <w:p w14:paraId="07DA926F"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es-ES"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spring-boot-starter-data-jpa</w:t>
      </w:r>
      <w:r w:rsidRPr="00CA4ECE">
        <w:rPr>
          <w:rFonts w:ascii="Consolas" w:eastAsia="Times New Roman" w:hAnsi="Consolas" w:cs="Times New Roman"/>
          <w:color w:val="0F4A85"/>
          <w:kern w:val="0"/>
          <w:sz w:val="21"/>
          <w:szCs w:val="21"/>
          <w:lang w:val="pt-PT" w:eastAsia="es-ES"/>
          <w14:ligatures w14:val="none"/>
        </w:rPr>
        <w:t>&lt;/artifactId&gt;</w:t>
      </w:r>
    </w:p>
    <w:p w14:paraId="673050F6"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439EE6C0"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4207377B"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&lt;groupId&gt;</w:t>
      </w:r>
      <w:r w:rsidRPr="00CA4ECE">
        <w:rPr>
          <w:rFonts w:ascii="Consolas" w:eastAsia="Times New Roman" w:hAnsi="Consolas" w:cs="Times New Roman"/>
          <w:color w:val="292929"/>
          <w:kern w:val="0"/>
          <w:sz w:val="21"/>
          <w:szCs w:val="21"/>
          <w:lang w:val="pt-PT" w:eastAsia="es-ES"/>
          <w14:ligatures w14:val="none"/>
        </w:rPr>
        <w:t>org.springframework.boot</w:t>
      </w:r>
      <w:r w:rsidRPr="00CA4ECE">
        <w:rPr>
          <w:rFonts w:ascii="Consolas" w:eastAsia="Times New Roman" w:hAnsi="Consolas" w:cs="Times New Roman"/>
          <w:color w:val="0F4A85"/>
          <w:kern w:val="0"/>
          <w:sz w:val="21"/>
          <w:szCs w:val="21"/>
          <w:lang w:val="pt-PT" w:eastAsia="es-ES"/>
          <w14:ligatures w14:val="none"/>
        </w:rPr>
        <w:t>&lt;/groupId&gt;</w:t>
      </w:r>
    </w:p>
    <w:p w14:paraId="29E83A75"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spring-boot-starter-web</w:t>
      </w:r>
      <w:r w:rsidRPr="00CA4ECE">
        <w:rPr>
          <w:rFonts w:ascii="Consolas" w:eastAsia="Times New Roman" w:hAnsi="Consolas" w:cs="Times New Roman"/>
          <w:color w:val="0F4A85"/>
          <w:kern w:val="0"/>
          <w:sz w:val="21"/>
          <w:szCs w:val="21"/>
          <w:lang w:val="pt-PT" w:eastAsia="es-ES"/>
          <w14:ligatures w14:val="none"/>
        </w:rPr>
        <w:t>&lt;/artifactId&gt;</w:t>
      </w:r>
    </w:p>
    <w:p w14:paraId="4D176D00"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16BD7251" w14:textId="73433228"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7CD754AE" w14:textId="5B15DBEE"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&lt;groupId&gt;</w:t>
      </w:r>
      <w:r w:rsidRPr="00CA4ECE">
        <w:rPr>
          <w:rFonts w:ascii="Consolas" w:eastAsia="Times New Roman" w:hAnsi="Consolas" w:cs="Times New Roman"/>
          <w:color w:val="292929"/>
          <w:kern w:val="0"/>
          <w:sz w:val="21"/>
          <w:szCs w:val="21"/>
          <w:lang w:val="pt-PT" w:eastAsia="es-ES"/>
          <w14:ligatures w14:val="none"/>
        </w:rPr>
        <w:t>org.springframework.boot</w:t>
      </w:r>
      <w:r w:rsidRPr="00CA4ECE">
        <w:rPr>
          <w:rFonts w:ascii="Consolas" w:eastAsia="Times New Roman" w:hAnsi="Consolas" w:cs="Times New Roman"/>
          <w:color w:val="0F4A85"/>
          <w:kern w:val="0"/>
          <w:sz w:val="21"/>
          <w:szCs w:val="21"/>
          <w:lang w:val="pt-PT" w:eastAsia="es-ES"/>
          <w14:ligatures w14:val="none"/>
        </w:rPr>
        <w:t>&lt;/groupId&gt;</w:t>
      </w:r>
    </w:p>
    <w:p w14:paraId="6BD88D72"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spring-boot-devtools</w:t>
      </w:r>
      <w:r w:rsidRPr="00CA4ECE">
        <w:rPr>
          <w:rFonts w:ascii="Consolas" w:eastAsia="Times New Roman" w:hAnsi="Consolas" w:cs="Times New Roman"/>
          <w:color w:val="0F4A85"/>
          <w:kern w:val="0"/>
          <w:sz w:val="21"/>
          <w:szCs w:val="21"/>
          <w:lang w:val="pt-PT" w:eastAsia="es-ES"/>
          <w14:ligatures w14:val="none"/>
        </w:rPr>
        <w:t>&lt;/artifactId&gt;</w:t>
      </w:r>
    </w:p>
    <w:p w14:paraId="6DB74087"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&lt;scope&gt;</w:t>
      </w:r>
      <w:r w:rsidRPr="00CA4ECE">
        <w:rPr>
          <w:rFonts w:ascii="Consolas" w:eastAsia="Times New Roman" w:hAnsi="Consolas" w:cs="Times New Roman"/>
          <w:color w:val="292929"/>
          <w:kern w:val="0"/>
          <w:sz w:val="21"/>
          <w:szCs w:val="21"/>
          <w:lang w:val="pt-PT" w:eastAsia="es-ES"/>
          <w14:ligatures w14:val="none"/>
        </w:rPr>
        <w:t>runtime</w:t>
      </w:r>
      <w:r w:rsidRPr="00CA4ECE">
        <w:rPr>
          <w:rFonts w:ascii="Consolas" w:eastAsia="Times New Roman" w:hAnsi="Consolas" w:cs="Times New Roman"/>
          <w:color w:val="0F4A85"/>
          <w:kern w:val="0"/>
          <w:sz w:val="21"/>
          <w:szCs w:val="21"/>
          <w:lang w:val="pt-PT" w:eastAsia="es-ES"/>
          <w14:ligatures w14:val="none"/>
        </w:rPr>
        <w:t>&lt;/scope&gt;</w:t>
      </w:r>
    </w:p>
    <w:p w14:paraId="2A336D76"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&lt;optional&gt;</w:t>
      </w:r>
      <w:r w:rsidRPr="00CA4ECE">
        <w:rPr>
          <w:rFonts w:ascii="Consolas" w:eastAsia="Times New Roman" w:hAnsi="Consolas" w:cs="Times New Roman"/>
          <w:color w:val="292929"/>
          <w:kern w:val="0"/>
          <w:sz w:val="21"/>
          <w:szCs w:val="21"/>
          <w:lang w:val="pt-PT" w:eastAsia="es-ES"/>
          <w14:ligatures w14:val="none"/>
        </w:rPr>
        <w:t>true</w:t>
      </w:r>
      <w:r w:rsidRPr="00CA4ECE">
        <w:rPr>
          <w:rFonts w:ascii="Consolas" w:eastAsia="Times New Roman" w:hAnsi="Consolas" w:cs="Times New Roman"/>
          <w:color w:val="0F4A85"/>
          <w:kern w:val="0"/>
          <w:sz w:val="21"/>
          <w:szCs w:val="21"/>
          <w:lang w:val="pt-PT" w:eastAsia="es-ES"/>
          <w14:ligatures w14:val="none"/>
        </w:rPr>
        <w:t>&lt;/optional&gt;</w:t>
      </w:r>
    </w:p>
    <w:p w14:paraId="11FB096F"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66A59853"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79D1A069"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&lt;groupId&gt;</w:t>
      </w:r>
      <w:r w:rsidRPr="00CA4ECE">
        <w:rPr>
          <w:rFonts w:ascii="Consolas" w:eastAsia="Times New Roman" w:hAnsi="Consolas" w:cs="Times New Roman"/>
          <w:color w:val="292929"/>
          <w:kern w:val="0"/>
          <w:sz w:val="21"/>
          <w:szCs w:val="21"/>
          <w:lang w:val="pt-PT" w:eastAsia="es-ES"/>
          <w14:ligatures w14:val="none"/>
        </w:rPr>
        <w:t>org.postgresql</w:t>
      </w:r>
      <w:r w:rsidRPr="00CA4ECE">
        <w:rPr>
          <w:rFonts w:ascii="Consolas" w:eastAsia="Times New Roman" w:hAnsi="Consolas" w:cs="Times New Roman"/>
          <w:color w:val="0F4A85"/>
          <w:kern w:val="0"/>
          <w:sz w:val="21"/>
          <w:szCs w:val="21"/>
          <w:lang w:val="pt-PT" w:eastAsia="es-ES"/>
          <w14:ligatures w14:val="none"/>
        </w:rPr>
        <w:t>&lt;/groupId&gt;</w:t>
      </w:r>
    </w:p>
    <w:p w14:paraId="7A03CA70" w14:textId="461D6FD8"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postgresql</w:t>
      </w:r>
      <w:r w:rsidRPr="00CA4ECE">
        <w:rPr>
          <w:rFonts w:ascii="Consolas" w:eastAsia="Times New Roman" w:hAnsi="Consolas" w:cs="Times New Roman"/>
          <w:color w:val="0F4A85"/>
          <w:kern w:val="0"/>
          <w:sz w:val="21"/>
          <w:szCs w:val="21"/>
          <w:lang w:val="pt-PT" w:eastAsia="es-ES"/>
          <w14:ligatures w14:val="none"/>
        </w:rPr>
        <w:t>&lt;/artifactId&gt;</w:t>
      </w:r>
    </w:p>
    <w:p w14:paraId="7E7A12E9"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&lt;scope&gt;</w:t>
      </w:r>
      <w:r w:rsidRPr="00CA4ECE">
        <w:rPr>
          <w:rFonts w:ascii="Consolas" w:eastAsia="Times New Roman" w:hAnsi="Consolas" w:cs="Times New Roman"/>
          <w:color w:val="292929"/>
          <w:kern w:val="0"/>
          <w:sz w:val="21"/>
          <w:szCs w:val="21"/>
          <w:lang w:val="pt-PT" w:eastAsia="es-ES"/>
          <w14:ligatures w14:val="none"/>
        </w:rPr>
        <w:t>runtime</w:t>
      </w:r>
      <w:r w:rsidRPr="00CA4ECE">
        <w:rPr>
          <w:rFonts w:ascii="Consolas" w:eastAsia="Times New Roman" w:hAnsi="Consolas" w:cs="Times New Roman"/>
          <w:color w:val="0F4A85"/>
          <w:kern w:val="0"/>
          <w:sz w:val="21"/>
          <w:szCs w:val="21"/>
          <w:lang w:val="pt-PT" w:eastAsia="es-ES"/>
          <w14:ligatures w14:val="none"/>
        </w:rPr>
        <w:t>&lt;/scope&gt;</w:t>
      </w:r>
    </w:p>
    <w:p w14:paraId="2C3467F6"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718510D2" w14:textId="1DFD3870"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18E33AEF"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&lt;groupId&gt;</w:t>
      </w:r>
      <w:r w:rsidRPr="00CA4ECE">
        <w:rPr>
          <w:rFonts w:ascii="Consolas" w:eastAsia="Times New Roman" w:hAnsi="Consolas" w:cs="Times New Roman"/>
          <w:color w:val="292929"/>
          <w:kern w:val="0"/>
          <w:sz w:val="21"/>
          <w:szCs w:val="21"/>
          <w:lang w:val="pt-PT" w:eastAsia="es-ES"/>
          <w14:ligatures w14:val="none"/>
        </w:rPr>
        <w:t>org.projectlombok</w:t>
      </w:r>
      <w:r w:rsidRPr="00CA4ECE">
        <w:rPr>
          <w:rFonts w:ascii="Consolas" w:eastAsia="Times New Roman" w:hAnsi="Consolas" w:cs="Times New Roman"/>
          <w:color w:val="0F4A85"/>
          <w:kern w:val="0"/>
          <w:sz w:val="21"/>
          <w:szCs w:val="21"/>
          <w:lang w:val="pt-PT" w:eastAsia="es-ES"/>
          <w14:ligatures w14:val="none"/>
        </w:rPr>
        <w:t>&lt;/groupId&gt;</w:t>
      </w:r>
    </w:p>
    <w:p w14:paraId="60589300"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lombok</w:t>
      </w:r>
      <w:r w:rsidRPr="00CA4ECE">
        <w:rPr>
          <w:rFonts w:ascii="Consolas" w:eastAsia="Times New Roman" w:hAnsi="Consolas" w:cs="Times New Roman"/>
          <w:color w:val="0F4A85"/>
          <w:kern w:val="0"/>
          <w:sz w:val="21"/>
          <w:szCs w:val="21"/>
          <w:lang w:val="pt-PT" w:eastAsia="es-ES"/>
          <w14:ligatures w14:val="none"/>
        </w:rPr>
        <w:t>&lt;/artifactId&gt;</w:t>
      </w:r>
    </w:p>
    <w:p w14:paraId="410C5F56"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&lt;optional&gt;</w:t>
      </w:r>
      <w:r w:rsidRPr="00CA4ECE">
        <w:rPr>
          <w:rFonts w:ascii="Consolas" w:eastAsia="Times New Roman" w:hAnsi="Consolas" w:cs="Times New Roman"/>
          <w:color w:val="292929"/>
          <w:kern w:val="0"/>
          <w:sz w:val="21"/>
          <w:szCs w:val="21"/>
          <w:lang w:val="pt-PT" w:eastAsia="es-ES"/>
          <w14:ligatures w14:val="none"/>
        </w:rPr>
        <w:t>true</w:t>
      </w:r>
      <w:r w:rsidRPr="00CA4ECE">
        <w:rPr>
          <w:rFonts w:ascii="Consolas" w:eastAsia="Times New Roman" w:hAnsi="Consolas" w:cs="Times New Roman"/>
          <w:color w:val="0F4A85"/>
          <w:kern w:val="0"/>
          <w:sz w:val="21"/>
          <w:szCs w:val="21"/>
          <w:lang w:val="pt-PT" w:eastAsia="es-ES"/>
          <w14:ligatures w14:val="none"/>
        </w:rPr>
        <w:t>&lt;/optional&gt;</w:t>
      </w:r>
    </w:p>
    <w:p w14:paraId="12B23525"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59AD8A2E"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0F4A85"/>
          <w:kern w:val="0"/>
          <w:sz w:val="21"/>
          <w:szCs w:val="21"/>
          <w:lang w:val="pt-PT" w:eastAsia="es-ES"/>
          <w14:ligatures w14:val="none"/>
        </w:rPr>
        <w:t>&lt;dependency&gt;</w:t>
      </w:r>
    </w:p>
    <w:p w14:paraId="719AFA53"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&lt;groupId&gt;</w:t>
      </w:r>
      <w:r w:rsidRPr="00CA4ECE">
        <w:rPr>
          <w:rFonts w:ascii="Consolas" w:eastAsia="Times New Roman" w:hAnsi="Consolas" w:cs="Times New Roman"/>
          <w:color w:val="292929"/>
          <w:kern w:val="0"/>
          <w:sz w:val="21"/>
          <w:szCs w:val="21"/>
          <w:lang w:val="pt-PT" w:eastAsia="es-ES"/>
          <w14:ligatures w14:val="none"/>
        </w:rPr>
        <w:t>org.springframework.boot</w:t>
      </w:r>
      <w:r w:rsidRPr="00CA4ECE">
        <w:rPr>
          <w:rFonts w:ascii="Consolas" w:eastAsia="Times New Roman" w:hAnsi="Consolas" w:cs="Times New Roman"/>
          <w:color w:val="0F4A85"/>
          <w:kern w:val="0"/>
          <w:sz w:val="21"/>
          <w:szCs w:val="21"/>
          <w:lang w:val="pt-PT" w:eastAsia="es-ES"/>
          <w14:ligatures w14:val="none"/>
        </w:rPr>
        <w:t>&lt;/groupId&gt;</w:t>
      </w:r>
    </w:p>
    <w:p w14:paraId="61822668"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pt-PT" w:eastAsia="es-ES"/>
          <w14:ligatures w14:val="none"/>
        </w:rPr>
        <w:t>&lt;artifactId&gt;</w:t>
      </w:r>
      <w:r w:rsidRPr="00CA4ECE">
        <w:rPr>
          <w:rFonts w:ascii="Consolas" w:eastAsia="Times New Roman" w:hAnsi="Consolas" w:cs="Times New Roman"/>
          <w:color w:val="292929"/>
          <w:kern w:val="0"/>
          <w:sz w:val="21"/>
          <w:szCs w:val="21"/>
          <w:lang w:val="pt-PT" w:eastAsia="es-ES"/>
          <w14:ligatures w14:val="none"/>
        </w:rPr>
        <w:t>spring-boot-starter-test</w:t>
      </w:r>
      <w:r w:rsidRPr="00CA4ECE">
        <w:rPr>
          <w:rFonts w:ascii="Consolas" w:eastAsia="Times New Roman" w:hAnsi="Consolas" w:cs="Times New Roman"/>
          <w:color w:val="0F4A85"/>
          <w:kern w:val="0"/>
          <w:sz w:val="21"/>
          <w:szCs w:val="21"/>
          <w:lang w:val="pt-PT" w:eastAsia="es-ES"/>
          <w14:ligatures w14:val="none"/>
        </w:rPr>
        <w:t>&lt;/artifactId&gt;</w:t>
      </w:r>
    </w:p>
    <w:p w14:paraId="59083F1E"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292929"/>
          <w:kern w:val="0"/>
          <w:sz w:val="21"/>
          <w:szCs w:val="21"/>
          <w:lang w:val="pt-PT" w:eastAsia="es-ES"/>
          <w14:ligatures w14:val="none"/>
        </w:rPr>
        <w:t xml:space="preserve">    </w:t>
      </w: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scope</w:t>
      </w:r>
      <w:proofErr w:type="spellEnd"/>
      <w:r w:rsidRPr="00CA4ECE">
        <w:rPr>
          <w:rFonts w:ascii="Consolas" w:eastAsia="Times New Roman" w:hAnsi="Consolas" w:cs="Times New Roman"/>
          <w:color w:val="0F4A85"/>
          <w:kern w:val="0"/>
          <w:sz w:val="21"/>
          <w:szCs w:val="21"/>
          <w:lang w:val="es-ES" w:eastAsia="es-ES"/>
          <w14:ligatures w14:val="none"/>
        </w:rPr>
        <w:t>&gt;</w:t>
      </w:r>
      <w:r w:rsidRPr="00CA4ECE">
        <w:rPr>
          <w:rFonts w:ascii="Consolas" w:eastAsia="Times New Roman" w:hAnsi="Consolas" w:cs="Times New Roman"/>
          <w:color w:val="292929"/>
          <w:kern w:val="0"/>
          <w:sz w:val="21"/>
          <w:szCs w:val="21"/>
          <w:lang w:val="es-ES" w:eastAsia="es-ES"/>
          <w14:ligatures w14:val="none"/>
        </w:rPr>
        <w:t>test</w:t>
      </w: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scope</w:t>
      </w:r>
      <w:proofErr w:type="spellEnd"/>
      <w:r w:rsidRPr="00CA4ECE">
        <w:rPr>
          <w:rFonts w:ascii="Consolas" w:eastAsia="Times New Roman" w:hAnsi="Consolas" w:cs="Times New Roman"/>
          <w:color w:val="0F4A85"/>
          <w:kern w:val="0"/>
          <w:sz w:val="21"/>
          <w:szCs w:val="21"/>
          <w:lang w:val="es-ES" w:eastAsia="es-ES"/>
          <w14:ligatures w14:val="none"/>
        </w:rPr>
        <w:t>&gt;</w:t>
      </w:r>
    </w:p>
    <w:p w14:paraId="2C6A4BD9" w14:textId="28761EBA"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dependency</w:t>
      </w:r>
      <w:proofErr w:type="spellEnd"/>
      <w:r w:rsidRPr="00CA4ECE">
        <w:rPr>
          <w:rFonts w:ascii="Consolas" w:eastAsia="Times New Roman" w:hAnsi="Consolas" w:cs="Times New Roman"/>
          <w:color w:val="0F4A85"/>
          <w:kern w:val="0"/>
          <w:sz w:val="21"/>
          <w:szCs w:val="21"/>
          <w:lang w:val="es-ES" w:eastAsia="es-ES"/>
          <w14:ligatures w14:val="none"/>
        </w:rPr>
        <w:t>&gt;</w:t>
      </w:r>
      <w:r w:rsidRPr="00CA4ECE">
        <w:rPr>
          <w:rFonts w:ascii="Consolas" w:eastAsia="Times New Roman" w:hAnsi="Consolas" w:cs="Times New Roman"/>
          <w:color w:val="292929"/>
          <w:kern w:val="0"/>
          <w:sz w:val="21"/>
          <w:szCs w:val="21"/>
          <w:lang w:val="es-ES" w:eastAsia="es-ES"/>
          <w14:ligatures w14:val="none"/>
        </w:rPr>
        <w:t xml:space="preserve">            </w:t>
      </w:r>
    </w:p>
    <w:p w14:paraId="04EC9788"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dependency</w:t>
      </w:r>
      <w:proofErr w:type="spellEnd"/>
      <w:r w:rsidRPr="00CA4ECE">
        <w:rPr>
          <w:rFonts w:ascii="Consolas" w:eastAsia="Times New Roman" w:hAnsi="Consolas" w:cs="Times New Roman"/>
          <w:color w:val="0F4A85"/>
          <w:kern w:val="0"/>
          <w:sz w:val="21"/>
          <w:szCs w:val="21"/>
          <w:lang w:val="es-ES" w:eastAsia="es-ES"/>
          <w14:ligatures w14:val="none"/>
        </w:rPr>
        <w:t>&gt;</w:t>
      </w:r>
    </w:p>
    <w:p w14:paraId="037DEBC4"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292929"/>
          <w:kern w:val="0"/>
          <w:sz w:val="21"/>
          <w:szCs w:val="21"/>
          <w:lang w:val="es-ES" w:eastAsia="es-ES"/>
          <w14:ligatures w14:val="none"/>
        </w:rPr>
        <w:t xml:space="preserve">    </w:t>
      </w:r>
      <w:proofErr w:type="gramStart"/>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groupId</w:t>
      </w:r>
      <w:proofErr w:type="spellEnd"/>
      <w:r w:rsidRPr="00CA4ECE">
        <w:rPr>
          <w:rFonts w:ascii="Consolas" w:eastAsia="Times New Roman" w:hAnsi="Consolas" w:cs="Times New Roman"/>
          <w:color w:val="0F4A85"/>
          <w:kern w:val="0"/>
          <w:sz w:val="21"/>
          <w:szCs w:val="21"/>
          <w:lang w:val="es-ES" w:eastAsia="es-ES"/>
          <w14:ligatures w14:val="none"/>
        </w:rPr>
        <w:t>&gt;</w:t>
      </w:r>
      <w:proofErr w:type="spellStart"/>
      <w:r w:rsidRPr="00CA4ECE">
        <w:rPr>
          <w:rFonts w:ascii="Consolas" w:eastAsia="Times New Roman" w:hAnsi="Consolas" w:cs="Times New Roman"/>
          <w:color w:val="292929"/>
          <w:kern w:val="0"/>
          <w:sz w:val="21"/>
          <w:szCs w:val="21"/>
          <w:lang w:val="es-ES" w:eastAsia="es-ES"/>
          <w14:ligatures w14:val="none"/>
        </w:rPr>
        <w:t>com.google.firebase</w:t>
      </w:r>
      <w:proofErr w:type="spellEnd"/>
      <w:proofErr w:type="gramEnd"/>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groupId</w:t>
      </w:r>
      <w:proofErr w:type="spellEnd"/>
      <w:r w:rsidRPr="00CA4ECE">
        <w:rPr>
          <w:rFonts w:ascii="Consolas" w:eastAsia="Times New Roman" w:hAnsi="Consolas" w:cs="Times New Roman"/>
          <w:color w:val="0F4A85"/>
          <w:kern w:val="0"/>
          <w:sz w:val="21"/>
          <w:szCs w:val="21"/>
          <w:lang w:val="es-ES" w:eastAsia="es-ES"/>
          <w14:ligatures w14:val="none"/>
        </w:rPr>
        <w:t>&gt;</w:t>
      </w:r>
    </w:p>
    <w:p w14:paraId="10CA69E4"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292929"/>
          <w:kern w:val="0"/>
          <w:sz w:val="21"/>
          <w:szCs w:val="21"/>
          <w:lang w:val="es-ES" w:eastAsia="es-ES"/>
          <w14:ligatures w14:val="none"/>
        </w:rPr>
        <w:t xml:space="preserve">    </w:t>
      </w: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artifactId</w:t>
      </w:r>
      <w:proofErr w:type="spellEnd"/>
      <w:r w:rsidRPr="00CA4ECE">
        <w:rPr>
          <w:rFonts w:ascii="Consolas" w:eastAsia="Times New Roman" w:hAnsi="Consolas" w:cs="Times New Roman"/>
          <w:color w:val="0F4A85"/>
          <w:kern w:val="0"/>
          <w:sz w:val="21"/>
          <w:szCs w:val="21"/>
          <w:lang w:val="es-ES" w:eastAsia="es-ES"/>
          <w14:ligatures w14:val="none"/>
        </w:rPr>
        <w:t>&gt;</w:t>
      </w:r>
      <w:proofErr w:type="spellStart"/>
      <w:r w:rsidRPr="00CA4ECE">
        <w:rPr>
          <w:rFonts w:ascii="Consolas" w:eastAsia="Times New Roman" w:hAnsi="Consolas" w:cs="Times New Roman"/>
          <w:color w:val="292929"/>
          <w:kern w:val="0"/>
          <w:sz w:val="21"/>
          <w:szCs w:val="21"/>
          <w:lang w:val="es-ES" w:eastAsia="es-ES"/>
          <w14:ligatures w14:val="none"/>
        </w:rPr>
        <w:t>firebase-admin</w:t>
      </w:r>
      <w:proofErr w:type="spellEnd"/>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artifactId</w:t>
      </w:r>
      <w:proofErr w:type="spellEnd"/>
      <w:r w:rsidRPr="00CA4ECE">
        <w:rPr>
          <w:rFonts w:ascii="Consolas" w:eastAsia="Times New Roman" w:hAnsi="Consolas" w:cs="Times New Roman"/>
          <w:color w:val="0F4A85"/>
          <w:kern w:val="0"/>
          <w:sz w:val="21"/>
          <w:szCs w:val="21"/>
          <w:lang w:val="es-ES" w:eastAsia="es-ES"/>
          <w14:ligatures w14:val="none"/>
        </w:rPr>
        <w:t>&gt;</w:t>
      </w:r>
    </w:p>
    <w:p w14:paraId="404CFF55" w14:textId="77777777"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292929"/>
          <w:kern w:val="0"/>
          <w:sz w:val="21"/>
          <w:szCs w:val="21"/>
          <w:lang w:val="es-ES" w:eastAsia="es-ES"/>
          <w14:ligatures w14:val="none"/>
        </w:rPr>
        <w:t xml:space="preserve">    </w:t>
      </w: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version</w:t>
      </w:r>
      <w:proofErr w:type="spellEnd"/>
      <w:r w:rsidRPr="00CA4ECE">
        <w:rPr>
          <w:rFonts w:ascii="Consolas" w:eastAsia="Times New Roman" w:hAnsi="Consolas" w:cs="Times New Roman"/>
          <w:color w:val="0F4A85"/>
          <w:kern w:val="0"/>
          <w:sz w:val="21"/>
          <w:szCs w:val="21"/>
          <w:lang w:val="es-ES" w:eastAsia="es-ES"/>
          <w14:ligatures w14:val="none"/>
        </w:rPr>
        <w:t>&gt;</w:t>
      </w:r>
      <w:r w:rsidRPr="00CA4ECE">
        <w:rPr>
          <w:rFonts w:ascii="Consolas" w:eastAsia="Times New Roman" w:hAnsi="Consolas" w:cs="Times New Roman"/>
          <w:color w:val="292929"/>
          <w:kern w:val="0"/>
          <w:sz w:val="21"/>
          <w:szCs w:val="21"/>
          <w:lang w:val="es-ES" w:eastAsia="es-ES"/>
          <w14:ligatures w14:val="none"/>
        </w:rPr>
        <w:t>9.2.0</w:t>
      </w: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version</w:t>
      </w:r>
      <w:proofErr w:type="spellEnd"/>
      <w:r w:rsidRPr="00CA4ECE">
        <w:rPr>
          <w:rFonts w:ascii="Consolas" w:eastAsia="Times New Roman" w:hAnsi="Consolas" w:cs="Times New Roman"/>
          <w:color w:val="0F4A85"/>
          <w:kern w:val="0"/>
          <w:sz w:val="21"/>
          <w:szCs w:val="21"/>
          <w:lang w:val="es-ES" w:eastAsia="es-ES"/>
          <w14:ligatures w14:val="none"/>
        </w:rPr>
        <w:t>&gt;</w:t>
      </w:r>
    </w:p>
    <w:p w14:paraId="64EC3FDC" w14:textId="29D465DB" w:rsidR="00CA4ECE" w:rsidRPr="00CA4ECE" w:rsidRDefault="00CA4ECE" w:rsidP="00CA4ECE">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A4ECE">
        <w:rPr>
          <w:rFonts w:ascii="Consolas" w:eastAsia="Times New Roman" w:hAnsi="Consolas" w:cs="Times New Roman"/>
          <w:color w:val="0F4A85"/>
          <w:kern w:val="0"/>
          <w:sz w:val="21"/>
          <w:szCs w:val="21"/>
          <w:lang w:val="es-ES" w:eastAsia="es-ES"/>
          <w14:ligatures w14:val="none"/>
        </w:rPr>
        <w:t>&lt;/</w:t>
      </w:r>
      <w:proofErr w:type="spellStart"/>
      <w:r w:rsidRPr="00CA4ECE">
        <w:rPr>
          <w:rFonts w:ascii="Consolas" w:eastAsia="Times New Roman" w:hAnsi="Consolas" w:cs="Times New Roman"/>
          <w:color w:val="0F4A85"/>
          <w:kern w:val="0"/>
          <w:sz w:val="21"/>
          <w:szCs w:val="21"/>
          <w:lang w:val="es-ES" w:eastAsia="es-ES"/>
          <w14:ligatures w14:val="none"/>
        </w:rPr>
        <w:t>dependency</w:t>
      </w:r>
      <w:proofErr w:type="spellEnd"/>
      <w:r w:rsidRPr="00CA4ECE">
        <w:rPr>
          <w:rFonts w:ascii="Consolas" w:eastAsia="Times New Roman" w:hAnsi="Consolas" w:cs="Times New Roman"/>
          <w:color w:val="0F4A85"/>
          <w:kern w:val="0"/>
          <w:sz w:val="21"/>
          <w:szCs w:val="21"/>
          <w:lang w:val="es-ES" w:eastAsia="es-ES"/>
          <w14:ligatures w14:val="none"/>
        </w:rPr>
        <w:t>&gt;</w:t>
      </w:r>
    </w:p>
    <w:p w14:paraId="57066896" w14:textId="7537B9BF" w:rsidR="005F21D0" w:rsidRDefault="005F21D0" w:rsidP="002E0D51"/>
    <w:p w14:paraId="47318976" w14:textId="1C07549C" w:rsidR="00792717" w:rsidRDefault="00660583" w:rsidP="00F84D0C">
      <w:pPr>
        <w:pStyle w:val="Ttulo2"/>
        <w:spacing w:line="360" w:lineRule="auto"/>
      </w:pPr>
      <w:bookmarkStart w:id="34" w:name="_Toc158500161"/>
      <w:r>
        <w:t xml:space="preserve">Obtención de servicio de </w:t>
      </w:r>
      <w:proofErr w:type="spellStart"/>
      <w:r>
        <w:t>Fire</w:t>
      </w:r>
      <w:r w:rsidR="008B259D">
        <w:t>B</w:t>
      </w:r>
      <w:r>
        <w:t>ase</w:t>
      </w:r>
      <w:bookmarkEnd w:id="34"/>
      <w:proofErr w:type="spellEnd"/>
    </w:p>
    <w:p w14:paraId="4846DC41" w14:textId="516B1390" w:rsidR="000948C5" w:rsidRPr="008B34D9" w:rsidRDefault="00792717" w:rsidP="008B34D9">
      <w:pPr>
        <w:spacing w:line="360" w:lineRule="auto"/>
        <w:jc w:val="both"/>
        <w:rPr>
          <w:rFonts w:ascii="Times New Roman" w:hAnsi="Times New Roman" w:cs="Times New Roman"/>
          <w:sz w:val="24"/>
          <w:szCs w:val="24"/>
        </w:rPr>
      </w:pPr>
      <w:r w:rsidRPr="00F84D0C">
        <w:rPr>
          <w:rFonts w:ascii="Times New Roman" w:hAnsi="Times New Roman" w:cs="Times New Roman"/>
          <w:sz w:val="24"/>
          <w:szCs w:val="24"/>
        </w:rPr>
        <w:t xml:space="preserve">Para la obtención del servicio de </w:t>
      </w:r>
      <w:proofErr w:type="spellStart"/>
      <w:r w:rsidRPr="00F84D0C">
        <w:rPr>
          <w:rFonts w:ascii="Times New Roman" w:hAnsi="Times New Roman" w:cs="Times New Roman"/>
          <w:sz w:val="24"/>
          <w:szCs w:val="24"/>
        </w:rPr>
        <w:t>Firebase</w:t>
      </w:r>
      <w:proofErr w:type="spellEnd"/>
      <w:r w:rsidRPr="00F84D0C">
        <w:rPr>
          <w:rFonts w:ascii="Times New Roman" w:hAnsi="Times New Roman" w:cs="Times New Roman"/>
          <w:sz w:val="24"/>
          <w:szCs w:val="24"/>
        </w:rPr>
        <w:t xml:space="preserve"> nos dirigimos a la siguiente </w:t>
      </w:r>
      <w:proofErr w:type="spellStart"/>
      <w:r w:rsidRPr="00F84D0C">
        <w:rPr>
          <w:rFonts w:ascii="Times New Roman" w:hAnsi="Times New Roman" w:cs="Times New Roman"/>
          <w:sz w:val="24"/>
          <w:szCs w:val="24"/>
        </w:rPr>
        <w:t>pagina</w:t>
      </w:r>
      <w:proofErr w:type="spellEnd"/>
      <w:r w:rsidR="00040565" w:rsidRPr="00F84D0C">
        <w:rPr>
          <w:rFonts w:ascii="Times New Roman" w:hAnsi="Times New Roman" w:cs="Times New Roman"/>
          <w:sz w:val="24"/>
          <w:szCs w:val="24"/>
        </w:rPr>
        <w:t xml:space="preserve"> </w:t>
      </w:r>
      <w:hyperlink r:id="rId17" w:history="1">
        <w:r w:rsidR="00040565" w:rsidRPr="00F84D0C">
          <w:rPr>
            <w:rStyle w:val="Hipervnculo"/>
            <w:rFonts w:ascii="Times New Roman" w:hAnsi="Times New Roman" w:cs="Times New Roman"/>
            <w:sz w:val="24"/>
            <w:szCs w:val="24"/>
          </w:rPr>
          <w:t>https://firebase.google.com/</w:t>
        </w:r>
      </w:hyperlink>
      <w:r w:rsidR="00040565" w:rsidRPr="00F84D0C">
        <w:rPr>
          <w:rFonts w:ascii="Times New Roman" w:hAnsi="Times New Roman" w:cs="Times New Roman"/>
          <w:sz w:val="24"/>
          <w:szCs w:val="24"/>
        </w:rPr>
        <w:t xml:space="preserve">  en la cual </w:t>
      </w:r>
      <w:r w:rsidR="00814D22" w:rsidRPr="00F84D0C">
        <w:rPr>
          <w:rFonts w:ascii="Times New Roman" w:hAnsi="Times New Roman" w:cs="Times New Roman"/>
          <w:sz w:val="24"/>
          <w:szCs w:val="24"/>
        </w:rPr>
        <w:t>podremos</w:t>
      </w:r>
      <w:r w:rsidR="00040565" w:rsidRPr="00F84D0C">
        <w:rPr>
          <w:rFonts w:ascii="Times New Roman" w:hAnsi="Times New Roman" w:cs="Times New Roman"/>
          <w:sz w:val="24"/>
          <w:szCs w:val="24"/>
        </w:rPr>
        <w:t xml:space="preserve"> crear la cuen</w:t>
      </w:r>
      <w:r w:rsidR="00814D22" w:rsidRPr="00F84D0C">
        <w:rPr>
          <w:rFonts w:ascii="Times New Roman" w:hAnsi="Times New Roman" w:cs="Times New Roman"/>
          <w:sz w:val="24"/>
          <w:szCs w:val="24"/>
        </w:rPr>
        <w:t xml:space="preserve">ta para utilizar este servicio. </w:t>
      </w:r>
      <w:r w:rsidR="00D61837">
        <w:rPr>
          <w:rFonts w:ascii="Times New Roman" w:hAnsi="Times New Roman" w:cs="Times New Roman"/>
          <w:sz w:val="24"/>
          <w:szCs w:val="24"/>
        </w:rPr>
        <w:t xml:space="preserve"> A </w:t>
      </w:r>
      <w:r w:rsidR="008B259D">
        <w:rPr>
          <w:rFonts w:ascii="Times New Roman" w:hAnsi="Times New Roman" w:cs="Times New Roman"/>
          <w:sz w:val="24"/>
          <w:szCs w:val="24"/>
        </w:rPr>
        <w:t>continuación,</w:t>
      </w:r>
      <w:r w:rsidR="00D61837">
        <w:rPr>
          <w:rFonts w:ascii="Times New Roman" w:hAnsi="Times New Roman" w:cs="Times New Roman"/>
          <w:sz w:val="24"/>
          <w:szCs w:val="24"/>
        </w:rPr>
        <w:t xml:space="preserve"> presentaremos los pasos necesarios para poder utilizar el servicio de </w:t>
      </w:r>
      <w:proofErr w:type="spellStart"/>
      <w:r w:rsidR="00D61837">
        <w:rPr>
          <w:rFonts w:ascii="Times New Roman" w:hAnsi="Times New Roman" w:cs="Times New Roman"/>
          <w:sz w:val="24"/>
          <w:szCs w:val="24"/>
        </w:rPr>
        <w:t>Firebase</w:t>
      </w:r>
      <w:proofErr w:type="spellEnd"/>
      <w:r w:rsidR="00D61837">
        <w:rPr>
          <w:rFonts w:ascii="Times New Roman" w:hAnsi="Times New Roman" w:cs="Times New Roman"/>
          <w:sz w:val="24"/>
          <w:szCs w:val="24"/>
        </w:rPr>
        <w:t>.</w:t>
      </w:r>
    </w:p>
    <w:p w14:paraId="0826D817" w14:textId="2E2E49D6" w:rsidR="001834B8" w:rsidRPr="00D61837" w:rsidRDefault="001834B8" w:rsidP="00D61837">
      <w:pPr>
        <w:pStyle w:val="Prrafodelista"/>
        <w:numPr>
          <w:ilvl w:val="0"/>
          <w:numId w:val="3"/>
        </w:numPr>
        <w:tabs>
          <w:tab w:val="left" w:pos="1695"/>
        </w:tabs>
        <w:spacing w:line="360" w:lineRule="auto"/>
        <w:jc w:val="both"/>
        <w:rPr>
          <w:rFonts w:ascii="Times New Roman" w:hAnsi="Times New Roman" w:cs="Times New Roman"/>
          <w:sz w:val="24"/>
          <w:szCs w:val="24"/>
        </w:rPr>
      </w:pPr>
      <w:r w:rsidRPr="00D61837">
        <w:rPr>
          <w:rFonts w:ascii="Times New Roman" w:hAnsi="Times New Roman" w:cs="Times New Roman"/>
          <w:sz w:val="24"/>
          <w:szCs w:val="24"/>
        </w:rPr>
        <w:t xml:space="preserve">Luego damos clic al botón de “Comienza Ahora” y nos pedirá crear una cuenta o iniciar con una existente. </w:t>
      </w:r>
    </w:p>
    <w:p w14:paraId="009DCCE3" w14:textId="06B4FE87" w:rsidR="000948C5" w:rsidRDefault="00BA72ED" w:rsidP="00792717">
      <w:r>
        <w:rPr>
          <w:noProof/>
        </w:rPr>
        <w:lastRenderedPageBreak/>
        <mc:AlternateContent>
          <mc:Choice Requires="wps">
            <w:drawing>
              <wp:anchor distT="0" distB="0" distL="114300" distR="114300" simplePos="0" relativeHeight="251567104" behindDoc="0" locked="0" layoutInCell="1" allowOverlap="1" wp14:anchorId="689537AA" wp14:editId="6BC907ED">
                <wp:simplePos x="0" y="0"/>
                <wp:positionH relativeFrom="column">
                  <wp:posOffset>215900</wp:posOffset>
                </wp:positionH>
                <wp:positionV relativeFrom="paragraph">
                  <wp:posOffset>2465070</wp:posOffset>
                </wp:positionV>
                <wp:extent cx="5428615" cy="635"/>
                <wp:effectExtent l="0" t="0" r="0" b="0"/>
                <wp:wrapNone/>
                <wp:docPr id="184885762" name="Cuadro de texto 1"/>
                <wp:cNvGraphicFramePr/>
                <a:graphic xmlns:a="http://schemas.openxmlformats.org/drawingml/2006/main">
                  <a:graphicData uri="http://schemas.microsoft.com/office/word/2010/wordprocessingShape">
                    <wps:wsp>
                      <wps:cNvSpPr txBox="1"/>
                      <wps:spPr>
                        <a:xfrm>
                          <a:off x="0" y="0"/>
                          <a:ext cx="5428615" cy="635"/>
                        </a:xfrm>
                        <a:prstGeom prst="rect">
                          <a:avLst/>
                        </a:prstGeom>
                        <a:solidFill>
                          <a:prstClr val="white"/>
                        </a:solidFill>
                        <a:ln>
                          <a:noFill/>
                        </a:ln>
                      </wps:spPr>
                      <wps:txbx>
                        <w:txbxContent>
                          <w:p w14:paraId="6387FAAF" w14:textId="55A8A705" w:rsidR="00BA72ED" w:rsidRDefault="00BA72ED" w:rsidP="00BA72ED">
                            <w:pPr>
                              <w:pStyle w:val="Descripcin"/>
                              <w:spacing w:after="0"/>
                              <w:jc w:val="center"/>
                            </w:pPr>
                            <w:bookmarkStart w:id="35" w:name="_Toc158500192"/>
                            <w:r>
                              <w:t xml:space="preserve">Ilustración </w:t>
                            </w:r>
                            <w:r>
                              <w:fldChar w:fldCharType="begin"/>
                            </w:r>
                            <w:r>
                              <w:instrText xml:space="preserve"> SEQ Ilustración \* ARABIC </w:instrText>
                            </w:r>
                            <w:r>
                              <w:fldChar w:fldCharType="separate"/>
                            </w:r>
                            <w:r w:rsidR="005512E4">
                              <w:rPr>
                                <w:noProof/>
                              </w:rPr>
                              <w:t>5</w:t>
                            </w:r>
                            <w:r>
                              <w:fldChar w:fldCharType="end"/>
                            </w:r>
                            <w:r>
                              <w:t xml:space="preserve"> </w:t>
                            </w:r>
                            <w:proofErr w:type="spellStart"/>
                            <w:r>
                              <w:t>Pagina</w:t>
                            </w:r>
                            <w:proofErr w:type="spellEnd"/>
                            <w:r>
                              <w:t xml:space="preserve"> principal </w:t>
                            </w:r>
                            <w:proofErr w:type="spellStart"/>
                            <w:r>
                              <w:t>FiresBase</w:t>
                            </w:r>
                            <w:bookmarkEnd w:id="35"/>
                            <w:proofErr w:type="spellEnd"/>
                          </w:p>
                          <w:p w14:paraId="5C529B72" w14:textId="46CDE2F0" w:rsidR="00BA72ED" w:rsidRPr="00D129E6" w:rsidRDefault="00BA72ED" w:rsidP="00BA72ED">
                            <w:pPr>
                              <w:pStyle w:val="Descripcin"/>
                              <w:spacing w:after="0"/>
                              <w:jc w:val="center"/>
                              <w:rPr>
                                <w:noProof/>
                              </w:rPr>
                            </w:pPr>
                            <w:r>
                              <w:t xml:space="preserve">Obtenida de: </w:t>
                            </w:r>
                            <w:r w:rsidRPr="006368F4">
                              <w:t>https://firebase.google.com/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537AA" id="_x0000_s1030" type="#_x0000_t202" style="position:absolute;margin-left:17pt;margin-top:194.1pt;width:427.4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Ey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Uzvbic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" stroked="f">
                <v:textbox style="mso-fit-shape-to-text:t" inset="0,0,0,0">
                  <w:txbxContent>
                    <w:p w14:paraId="6387FAAF" w14:textId="55A8A705" w:rsidR="00BA72ED" w:rsidRDefault="00BA72ED" w:rsidP="00BA72ED">
                      <w:pPr>
                        <w:pStyle w:val="Descripcin"/>
                        <w:spacing w:after="0"/>
                        <w:jc w:val="center"/>
                      </w:pPr>
                      <w:bookmarkStart w:id="36" w:name="_Toc158500192"/>
                      <w:r>
                        <w:t xml:space="preserve">Ilustración </w:t>
                      </w:r>
                      <w:r>
                        <w:fldChar w:fldCharType="begin"/>
                      </w:r>
                      <w:r>
                        <w:instrText xml:space="preserve"> SEQ Ilustración \* ARABIC </w:instrText>
                      </w:r>
                      <w:r>
                        <w:fldChar w:fldCharType="separate"/>
                      </w:r>
                      <w:r w:rsidR="005512E4">
                        <w:rPr>
                          <w:noProof/>
                        </w:rPr>
                        <w:t>5</w:t>
                      </w:r>
                      <w:r>
                        <w:fldChar w:fldCharType="end"/>
                      </w:r>
                      <w:r>
                        <w:t xml:space="preserve"> </w:t>
                      </w:r>
                      <w:proofErr w:type="spellStart"/>
                      <w:r>
                        <w:t>Pagina</w:t>
                      </w:r>
                      <w:proofErr w:type="spellEnd"/>
                      <w:r>
                        <w:t xml:space="preserve"> principal </w:t>
                      </w:r>
                      <w:proofErr w:type="spellStart"/>
                      <w:r>
                        <w:t>FiresBase</w:t>
                      </w:r>
                      <w:bookmarkEnd w:id="36"/>
                      <w:proofErr w:type="spellEnd"/>
                    </w:p>
                    <w:p w14:paraId="5C529B72" w14:textId="46CDE2F0" w:rsidR="00BA72ED" w:rsidRPr="00D129E6" w:rsidRDefault="00BA72ED" w:rsidP="00BA72ED">
                      <w:pPr>
                        <w:pStyle w:val="Descripcin"/>
                        <w:spacing w:after="0"/>
                        <w:jc w:val="center"/>
                        <w:rPr>
                          <w:noProof/>
                        </w:rPr>
                      </w:pPr>
                      <w:r>
                        <w:t xml:space="preserve">Obtenida de: </w:t>
                      </w:r>
                      <w:r w:rsidRPr="006368F4">
                        <w:t>https://firebase.google.com/</w:t>
                      </w:r>
                    </w:p>
                  </w:txbxContent>
                </v:textbox>
              </v:shape>
            </w:pict>
          </mc:Fallback>
        </mc:AlternateContent>
      </w:r>
      <w:r w:rsidR="00D61837">
        <w:rPr>
          <w:noProof/>
        </w:rPr>
        <w:drawing>
          <wp:anchor distT="0" distB="0" distL="114300" distR="114300" simplePos="0" relativeHeight="251456512" behindDoc="0" locked="0" layoutInCell="1" allowOverlap="1" wp14:anchorId="65C6B84F" wp14:editId="278847A5">
            <wp:simplePos x="0" y="0"/>
            <wp:positionH relativeFrom="margin">
              <wp:posOffset>215900</wp:posOffset>
            </wp:positionH>
            <wp:positionV relativeFrom="paragraph">
              <wp:posOffset>17780</wp:posOffset>
            </wp:positionV>
            <wp:extent cx="5428669" cy="2390342"/>
            <wp:effectExtent l="0" t="0" r="635" b="0"/>
            <wp:wrapNone/>
            <wp:docPr id="45823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44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8669" cy="2390342"/>
                    </a:xfrm>
                    <a:prstGeom prst="rect">
                      <a:avLst/>
                    </a:prstGeom>
                  </pic:spPr>
                </pic:pic>
              </a:graphicData>
            </a:graphic>
            <wp14:sizeRelH relativeFrom="page">
              <wp14:pctWidth>0</wp14:pctWidth>
            </wp14:sizeRelH>
            <wp14:sizeRelV relativeFrom="page">
              <wp14:pctHeight>0</wp14:pctHeight>
            </wp14:sizeRelV>
          </wp:anchor>
        </w:drawing>
      </w:r>
    </w:p>
    <w:p w14:paraId="4BB0F8A7" w14:textId="56675962" w:rsidR="00792717" w:rsidRDefault="00792717" w:rsidP="00792717"/>
    <w:p w14:paraId="1114543D" w14:textId="672DD277" w:rsidR="00F84D0C" w:rsidRPr="00F84D0C" w:rsidRDefault="00F84D0C" w:rsidP="00F84D0C"/>
    <w:p w14:paraId="4A650671" w14:textId="343073BC" w:rsidR="00F84D0C" w:rsidRPr="00F84D0C" w:rsidRDefault="00F84D0C" w:rsidP="00F84D0C"/>
    <w:p w14:paraId="5ABAEBA0" w14:textId="77F963A1" w:rsidR="00F84D0C" w:rsidRPr="00F84D0C" w:rsidRDefault="00F84D0C" w:rsidP="00F84D0C"/>
    <w:p w14:paraId="03CC3560" w14:textId="07A32287" w:rsidR="00F84D0C" w:rsidRPr="00F84D0C" w:rsidRDefault="00F84D0C" w:rsidP="00F84D0C"/>
    <w:p w14:paraId="431C0453" w14:textId="78610BD9" w:rsidR="00F84D0C" w:rsidRPr="00F84D0C" w:rsidRDefault="00F84D0C" w:rsidP="00F84D0C"/>
    <w:p w14:paraId="0F037845" w14:textId="56AF2ABF" w:rsidR="00F84D0C" w:rsidRDefault="00F84D0C" w:rsidP="00F84D0C"/>
    <w:p w14:paraId="26409DD2" w14:textId="79DB128B" w:rsidR="00BA72ED" w:rsidRPr="00F84D0C" w:rsidRDefault="00BA72ED" w:rsidP="00F84D0C"/>
    <w:p w14:paraId="1F373DCA" w14:textId="79D6F04B" w:rsidR="001834B8" w:rsidRDefault="001834B8" w:rsidP="00F84D0C">
      <w:pPr>
        <w:tabs>
          <w:tab w:val="left" w:pos="1695"/>
        </w:tabs>
      </w:pPr>
    </w:p>
    <w:p w14:paraId="7213F7A4" w14:textId="69C8FF90" w:rsidR="001834B8" w:rsidRPr="00D61837" w:rsidRDefault="001834B8" w:rsidP="00D61837">
      <w:pPr>
        <w:pStyle w:val="Prrafodelista"/>
        <w:numPr>
          <w:ilvl w:val="0"/>
          <w:numId w:val="3"/>
        </w:numPr>
        <w:tabs>
          <w:tab w:val="left" w:pos="1695"/>
        </w:tabs>
        <w:spacing w:line="360" w:lineRule="auto"/>
        <w:jc w:val="both"/>
        <w:rPr>
          <w:rFonts w:ascii="Times New Roman" w:hAnsi="Times New Roman" w:cs="Times New Roman"/>
          <w:sz w:val="24"/>
          <w:szCs w:val="24"/>
        </w:rPr>
      </w:pPr>
      <w:r w:rsidRPr="00D61837">
        <w:rPr>
          <w:rFonts w:ascii="Times New Roman" w:hAnsi="Times New Roman" w:cs="Times New Roman"/>
          <w:sz w:val="24"/>
          <w:szCs w:val="24"/>
        </w:rPr>
        <w:t>Luego de haber creado la cuenta e iniciado con la misma nos pedirá crear un proyecto</w:t>
      </w:r>
      <w:r w:rsidR="00E826D8" w:rsidRPr="00D61837">
        <w:rPr>
          <w:rFonts w:ascii="Times New Roman" w:hAnsi="Times New Roman" w:cs="Times New Roman"/>
          <w:sz w:val="24"/>
          <w:szCs w:val="24"/>
        </w:rPr>
        <w:t xml:space="preserve"> esto es necesario para obtener las credenciales de conexión.</w:t>
      </w:r>
    </w:p>
    <w:p w14:paraId="676906DC" w14:textId="6D3B0B6D" w:rsidR="001B1780" w:rsidRPr="001B1780" w:rsidRDefault="00BA72ED" w:rsidP="001B1780">
      <w:pPr>
        <w:rPr>
          <w:rFonts w:ascii="Times New Roman" w:hAnsi="Times New Roman" w:cs="Times New Roman"/>
          <w:sz w:val="24"/>
          <w:szCs w:val="24"/>
        </w:rPr>
      </w:pPr>
      <w:r>
        <w:rPr>
          <w:noProof/>
        </w:rPr>
        <mc:AlternateContent>
          <mc:Choice Requires="wps">
            <w:drawing>
              <wp:anchor distT="0" distB="0" distL="114300" distR="114300" simplePos="0" relativeHeight="251579392" behindDoc="0" locked="0" layoutInCell="1" allowOverlap="1" wp14:anchorId="0D32563A" wp14:editId="6332A17A">
                <wp:simplePos x="0" y="0"/>
                <wp:positionH relativeFrom="column">
                  <wp:posOffset>0</wp:posOffset>
                </wp:positionH>
                <wp:positionV relativeFrom="paragraph">
                  <wp:posOffset>1841500</wp:posOffset>
                </wp:positionV>
                <wp:extent cx="5962650" cy="635"/>
                <wp:effectExtent l="0" t="0" r="0" b="0"/>
                <wp:wrapNone/>
                <wp:docPr id="1065068929" name="Cuadro de texto 1"/>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14:paraId="7A2EA614" w14:textId="4C654C6E" w:rsidR="00BA72ED" w:rsidRDefault="00BA72ED" w:rsidP="00BA72ED">
                            <w:pPr>
                              <w:pStyle w:val="Descripcin"/>
                              <w:spacing w:after="0"/>
                              <w:jc w:val="center"/>
                            </w:pPr>
                            <w:bookmarkStart w:id="37" w:name="_Toc158500193"/>
                            <w:r>
                              <w:t xml:space="preserve">Ilustración </w:t>
                            </w:r>
                            <w:r>
                              <w:fldChar w:fldCharType="begin"/>
                            </w:r>
                            <w:r>
                              <w:instrText xml:space="preserve"> SEQ Ilustración \* ARABIC </w:instrText>
                            </w:r>
                            <w:r>
                              <w:fldChar w:fldCharType="separate"/>
                            </w:r>
                            <w:r w:rsidR="005512E4">
                              <w:rPr>
                                <w:noProof/>
                              </w:rPr>
                              <w:t>6</w:t>
                            </w:r>
                            <w:r>
                              <w:fldChar w:fldCharType="end"/>
                            </w:r>
                            <w:r>
                              <w:t xml:space="preserve"> Creación de un proyecto </w:t>
                            </w:r>
                            <w:r w:rsidRPr="00053CA1">
                              <w:t>Obtenida de:</w:t>
                            </w:r>
                            <w:bookmarkEnd w:id="37"/>
                          </w:p>
                          <w:p w14:paraId="5C32DF7B" w14:textId="6CD6740A" w:rsidR="00BA72ED" w:rsidRPr="00253B78" w:rsidRDefault="00BA72ED" w:rsidP="00BA72ED">
                            <w:pPr>
                              <w:pStyle w:val="Descripcin"/>
                              <w:spacing w:after="0"/>
                              <w:jc w:val="center"/>
                              <w:rPr>
                                <w:rFonts w:ascii="Times New Roman" w:hAnsi="Times New Roman" w:cs="Times New Roman"/>
                                <w:noProof/>
                                <w:sz w:val="24"/>
                                <w:szCs w:val="24"/>
                              </w:rPr>
                            </w:pPr>
                            <w:r w:rsidRPr="00053CA1">
                              <w:t>https://firebase.google.com/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2563A" id="_x0000_s1031" type="#_x0000_t202" style="position:absolute;margin-left:0;margin-top:145pt;width:469.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I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x9nk/nM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" stroked="f">
                <v:textbox style="mso-fit-shape-to-text:t" inset="0,0,0,0">
                  <w:txbxContent>
                    <w:p w14:paraId="7A2EA614" w14:textId="4C654C6E" w:rsidR="00BA72ED" w:rsidRDefault="00BA72ED" w:rsidP="00BA72ED">
                      <w:pPr>
                        <w:pStyle w:val="Descripcin"/>
                        <w:spacing w:after="0"/>
                        <w:jc w:val="center"/>
                      </w:pPr>
                      <w:bookmarkStart w:id="38" w:name="_Toc158500193"/>
                      <w:r>
                        <w:t xml:space="preserve">Ilustración </w:t>
                      </w:r>
                      <w:r>
                        <w:fldChar w:fldCharType="begin"/>
                      </w:r>
                      <w:r>
                        <w:instrText xml:space="preserve"> SEQ Ilustración \* ARABIC </w:instrText>
                      </w:r>
                      <w:r>
                        <w:fldChar w:fldCharType="separate"/>
                      </w:r>
                      <w:r w:rsidR="005512E4">
                        <w:rPr>
                          <w:noProof/>
                        </w:rPr>
                        <w:t>6</w:t>
                      </w:r>
                      <w:r>
                        <w:fldChar w:fldCharType="end"/>
                      </w:r>
                      <w:r>
                        <w:t xml:space="preserve"> Creación de un proyecto </w:t>
                      </w:r>
                      <w:r w:rsidRPr="00053CA1">
                        <w:t>Obtenida de:</w:t>
                      </w:r>
                      <w:bookmarkEnd w:id="38"/>
                    </w:p>
                    <w:p w14:paraId="5C32DF7B" w14:textId="6CD6740A" w:rsidR="00BA72ED" w:rsidRPr="00253B78" w:rsidRDefault="00BA72ED" w:rsidP="00BA72ED">
                      <w:pPr>
                        <w:pStyle w:val="Descripcin"/>
                        <w:spacing w:after="0"/>
                        <w:jc w:val="center"/>
                        <w:rPr>
                          <w:rFonts w:ascii="Times New Roman" w:hAnsi="Times New Roman" w:cs="Times New Roman"/>
                          <w:noProof/>
                          <w:sz w:val="24"/>
                          <w:szCs w:val="24"/>
                        </w:rPr>
                      </w:pPr>
                      <w:r w:rsidRPr="00053CA1">
                        <w:t>https://firebase.google.com/</w:t>
                      </w:r>
                    </w:p>
                  </w:txbxContent>
                </v:textbox>
              </v:shape>
            </w:pict>
          </mc:Fallback>
        </mc:AlternateContent>
      </w:r>
      <w:r w:rsidR="00D61837" w:rsidRPr="00E826D8">
        <w:rPr>
          <w:rFonts w:ascii="Times New Roman" w:hAnsi="Times New Roman" w:cs="Times New Roman"/>
          <w:noProof/>
          <w:sz w:val="24"/>
          <w:szCs w:val="24"/>
        </w:rPr>
        <w:drawing>
          <wp:anchor distT="0" distB="0" distL="114300" distR="114300" simplePos="0" relativeHeight="251482112" behindDoc="0" locked="0" layoutInCell="1" allowOverlap="1" wp14:anchorId="052EF7B4" wp14:editId="32315F9B">
            <wp:simplePos x="0" y="0"/>
            <wp:positionH relativeFrom="margin">
              <wp:align>left</wp:align>
            </wp:positionH>
            <wp:positionV relativeFrom="paragraph">
              <wp:posOffset>10795</wp:posOffset>
            </wp:positionV>
            <wp:extent cx="5962650" cy="1773723"/>
            <wp:effectExtent l="0" t="0" r="0" b="0"/>
            <wp:wrapNone/>
            <wp:docPr id="398269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9664" name=""/>
                    <pic:cNvPicPr/>
                  </pic:nvPicPr>
                  <pic:blipFill rotWithShape="1">
                    <a:blip r:embed="rId19">
                      <a:extLst>
                        <a:ext uri="{28A0092B-C50C-407E-A947-70E740481C1C}">
                          <a14:useLocalDpi xmlns:a14="http://schemas.microsoft.com/office/drawing/2010/main" val="0"/>
                        </a:ext>
                      </a:extLst>
                    </a:blip>
                    <a:srcRect b="11087"/>
                    <a:stretch/>
                  </pic:blipFill>
                  <pic:spPr bwMode="auto">
                    <a:xfrm>
                      <a:off x="0" y="0"/>
                      <a:ext cx="5962650" cy="17737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7A432" w14:textId="7A510737" w:rsidR="001B1780" w:rsidRPr="001B1780" w:rsidRDefault="001B1780" w:rsidP="001B1780">
      <w:pPr>
        <w:rPr>
          <w:rFonts w:ascii="Times New Roman" w:hAnsi="Times New Roman" w:cs="Times New Roman"/>
          <w:sz w:val="24"/>
          <w:szCs w:val="24"/>
        </w:rPr>
      </w:pPr>
    </w:p>
    <w:p w14:paraId="0D4A2116" w14:textId="2A95C763" w:rsidR="001B1780" w:rsidRPr="001B1780" w:rsidRDefault="001B1780" w:rsidP="001B1780">
      <w:pPr>
        <w:rPr>
          <w:rFonts w:ascii="Times New Roman" w:hAnsi="Times New Roman" w:cs="Times New Roman"/>
          <w:sz w:val="24"/>
          <w:szCs w:val="24"/>
        </w:rPr>
      </w:pPr>
    </w:p>
    <w:p w14:paraId="19872BB0" w14:textId="4763E40F" w:rsidR="001B1780" w:rsidRPr="001B1780" w:rsidRDefault="001B1780" w:rsidP="001B1780">
      <w:pPr>
        <w:rPr>
          <w:rFonts w:ascii="Times New Roman" w:hAnsi="Times New Roman" w:cs="Times New Roman"/>
          <w:sz w:val="24"/>
          <w:szCs w:val="24"/>
        </w:rPr>
      </w:pPr>
    </w:p>
    <w:p w14:paraId="3416AF1B" w14:textId="49CF9D41" w:rsidR="001B1780" w:rsidRPr="001B1780" w:rsidRDefault="001B1780" w:rsidP="001B1780">
      <w:pPr>
        <w:rPr>
          <w:rFonts w:ascii="Times New Roman" w:hAnsi="Times New Roman" w:cs="Times New Roman"/>
          <w:sz w:val="24"/>
          <w:szCs w:val="24"/>
        </w:rPr>
      </w:pPr>
    </w:p>
    <w:p w14:paraId="27A85138" w14:textId="62EBBAA9" w:rsidR="001B1780" w:rsidRPr="001B1780" w:rsidRDefault="001B1780" w:rsidP="001B1780">
      <w:pPr>
        <w:rPr>
          <w:rFonts w:ascii="Times New Roman" w:hAnsi="Times New Roman" w:cs="Times New Roman"/>
          <w:sz w:val="24"/>
          <w:szCs w:val="24"/>
        </w:rPr>
      </w:pPr>
    </w:p>
    <w:p w14:paraId="5ABEBBF1" w14:textId="77777777" w:rsidR="00BA72ED" w:rsidRPr="00BA72ED" w:rsidRDefault="00BA72ED" w:rsidP="00BA72ED">
      <w:pPr>
        <w:tabs>
          <w:tab w:val="left" w:pos="2160"/>
        </w:tabs>
        <w:spacing w:line="360" w:lineRule="auto"/>
        <w:rPr>
          <w:rFonts w:ascii="Times New Roman" w:hAnsi="Times New Roman" w:cs="Times New Roman"/>
          <w:sz w:val="24"/>
          <w:szCs w:val="24"/>
        </w:rPr>
      </w:pPr>
    </w:p>
    <w:p w14:paraId="639F78A8" w14:textId="77777777" w:rsidR="008B34D9" w:rsidRDefault="008B34D9" w:rsidP="008B34D9">
      <w:pPr>
        <w:pStyle w:val="Prrafodelista"/>
        <w:tabs>
          <w:tab w:val="left" w:pos="2160"/>
        </w:tabs>
        <w:spacing w:line="360" w:lineRule="auto"/>
        <w:ind w:left="360"/>
        <w:rPr>
          <w:rFonts w:ascii="Times New Roman" w:hAnsi="Times New Roman" w:cs="Times New Roman"/>
          <w:sz w:val="24"/>
          <w:szCs w:val="24"/>
        </w:rPr>
      </w:pPr>
    </w:p>
    <w:p w14:paraId="1956A54D" w14:textId="232F2B5E" w:rsidR="00474350" w:rsidRDefault="00BA72ED" w:rsidP="00474350">
      <w:pPr>
        <w:pStyle w:val="Prrafodelista"/>
        <w:numPr>
          <w:ilvl w:val="0"/>
          <w:numId w:val="3"/>
        </w:numPr>
        <w:tabs>
          <w:tab w:val="left" w:pos="2160"/>
        </w:tabs>
        <w:spacing w:line="360" w:lineRule="auto"/>
        <w:rPr>
          <w:rFonts w:ascii="Times New Roman" w:hAnsi="Times New Roman" w:cs="Times New Roman"/>
          <w:sz w:val="24"/>
          <w:szCs w:val="24"/>
        </w:rPr>
      </w:pPr>
      <w:r w:rsidRPr="00BA72ED">
        <w:rPr>
          <w:rFonts w:ascii="Times New Roman" w:hAnsi="Times New Roman" w:cs="Times New Roman"/>
          <w:sz w:val="24"/>
          <w:szCs w:val="24"/>
        </w:rPr>
        <w:t xml:space="preserve">Para iniciar la creación del proyecto, hacemos clic en "Agregar proyecto". A continuación, se nos solicitará ingresar un nombre para el proyecto. Luego, se nos dará la opción de activar Google </w:t>
      </w:r>
      <w:proofErr w:type="spellStart"/>
      <w:r w:rsidRPr="00BA72ED">
        <w:rPr>
          <w:rFonts w:ascii="Times New Roman" w:hAnsi="Times New Roman" w:cs="Times New Roman"/>
          <w:sz w:val="24"/>
          <w:szCs w:val="24"/>
        </w:rPr>
        <w:t>Analytics</w:t>
      </w:r>
      <w:proofErr w:type="spellEnd"/>
      <w:r w:rsidRPr="00BA72ED">
        <w:rPr>
          <w:rFonts w:ascii="Times New Roman" w:hAnsi="Times New Roman" w:cs="Times New Roman"/>
          <w:sz w:val="24"/>
          <w:szCs w:val="24"/>
        </w:rPr>
        <w:t xml:space="preserve"> de forma opcional. Finalmente, se nos ofrecerá la opción de crear el proyecto. Es importante señalar </w:t>
      </w:r>
      <w:r w:rsidRPr="00BA72ED">
        <w:rPr>
          <w:rFonts w:ascii="Times New Roman" w:hAnsi="Times New Roman" w:cs="Times New Roman"/>
          <w:sz w:val="24"/>
          <w:szCs w:val="24"/>
        </w:rPr>
        <w:t>que,</w:t>
      </w:r>
      <w:r w:rsidRPr="00BA72ED">
        <w:rPr>
          <w:rFonts w:ascii="Times New Roman" w:hAnsi="Times New Roman" w:cs="Times New Roman"/>
          <w:sz w:val="24"/>
          <w:szCs w:val="24"/>
        </w:rPr>
        <w:t xml:space="preserve"> si no seleccionamos Google </w:t>
      </w:r>
      <w:proofErr w:type="spellStart"/>
      <w:r w:rsidRPr="00BA72ED">
        <w:rPr>
          <w:rFonts w:ascii="Times New Roman" w:hAnsi="Times New Roman" w:cs="Times New Roman"/>
          <w:sz w:val="24"/>
          <w:szCs w:val="24"/>
        </w:rPr>
        <w:t>Analytics</w:t>
      </w:r>
      <w:proofErr w:type="spellEnd"/>
      <w:r w:rsidRPr="00BA72ED">
        <w:rPr>
          <w:rFonts w:ascii="Times New Roman" w:hAnsi="Times New Roman" w:cs="Times New Roman"/>
          <w:sz w:val="24"/>
          <w:szCs w:val="24"/>
        </w:rPr>
        <w:t>, el proyecto se creará directamente.</w:t>
      </w:r>
    </w:p>
    <w:p w14:paraId="530AA85B" w14:textId="77777777" w:rsidR="008B34D9" w:rsidRDefault="008B34D9" w:rsidP="008B34D9">
      <w:pPr>
        <w:tabs>
          <w:tab w:val="left" w:pos="2160"/>
        </w:tabs>
        <w:spacing w:line="360" w:lineRule="auto"/>
        <w:rPr>
          <w:rFonts w:ascii="Times New Roman" w:hAnsi="Times New Roman" w:cs="Times New Roman"/>
          <w:sz w:val="24"/>
          <w:szCs w:val="24"/>
        </w:rPr>
      </w:pPr>
    </w:p>
    <w:p w14:paraId="0708022A" w14:textId="77777777" w:rsidR="008B34D9" w:rsidRDefault="008B34D9" w:rsidP="008B34D9">
      <w:pPr>
        <w:tabs>
          <w:tab w:val="left" w:pos="2160"/>
        </w:tabs>
        <w:spacing w:line="360" w:lineRule="auto"/>
        <w:rPr>
          <w:rFonts w:ascii="Times New Roman" w:hAnsi="Times New Roman" w:cs="Times New Roman"/>
          <w:sz w:val="24"/>
          <w:szCs w:val="24"/>
        </w:rPr>
      </w:pPr>
    </w:p>
    <w:p w14:paraId="7B40ECB0" w14:textId="77777777" w:rsidR="008B34D9" w:rsidRDefault="008B34D9" w:rsidP="008B34D9">
      <w:pPr>
        <w:tabs>
          <w:tab w:val="left" w:pos="2160"/>
        </w:tabs>
        <w:spacing w:line="360" w:lineRule="auto"/>
        <w:rPr>
          <w:rFonts w:ascii="Times New Roman" w:hAnsi="Times New Roman" w:cs="Times New Roman"/>
          <w:sz w:val="24"/>
          <w:szCs w:val="24"/>
        </w:rPr>
      </w:pPr>
    </w:p>
    <w:p w14:paraId="4D5F88EC" w14:textId="77777777" w:rsidR="008B34D9" w:rsidRPr="008B34D9" w:rsidRDefault="008B34D9" w:rsidP="008B34D9">
      <w:pPr>
        <w:tabs>
          <w:tab w:val="left" w:pos="2160"/>
        </w:tabs>
        <w:spacing w:line="360" w:lineRule="auto"/>
        <w:rPr>
          <w:rFonts w:ascii="Times New Roman" w:hAnsi="Times New Roman" w:cs="Times New Roman"/>
          <w:sz w:val="24"/>
          <w:szCs w:val="24"/>
        </w:rPr>
      </w:pPr>
    </w:p>
    <w:p w14:paraId="0587AFCC" w14:textId="689B067A" w:rsidR="00474350" w:rsidRDefault="00BA72ED" w:rsidP="00474350">
      <w:pPr>
        <w:tabs>
          <w:tab w:val="left" w:pos="2160"/>
        </w:tabs>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91680" behindDoc="0" locked="0" layoutInCell="1" allowOverlap="1" wp14:anchorId="1E547194" wp14:editId="4D4175BE">
                <wp:simplePos x="0" y="0"/>
                <wp:positionH relativeFrom="column">
                  <wp:posOffset>-375285</wp:posOffset>
                </wp:positionH>
                <wp:positionV relativeFrom="paragraph">
                  <wp:posOffset>5293360</wp:posOffset>
                </wp:positionV>
                <wp:extent cx="6496050" cy="635"/>
                <wp:effectExtent l="0" t="0" r="0" b="0"/>
                <wp:wrapNone/>
                <wp:docPr id="1654549726" name="Cuadro de texto 1"/>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121AB04E" w14:textId="2D28C380" w:rsidR="00BA72ED" w:rsidRDefault="00BA72ED" w:rsidP="00BA72ED">
                            <w:pPr>
                              <w:pStyle w:val="Descripcin"/>
                              <w:spacing w:after="0"/>
                              <w:jc w:val="center"/>
                              <w:rPr>
                                <w:lang w:val="es-419"/>
                              </w:rPr>
                            </w:pPr>
                            <w:bookmarkStart w:id="39" w:name="_Toc158500194"/>
                            <w:r>
                              <w:t xml:space="preserve">Ilustración </w:t>
                            </w:r>
                            <w:r>
                              <w:fldChar w:fldCharType="begin"/>
                            </w:r>
                            <w:r>
                              <w:instrText xml:space="preserve"> SEQ Ilustración \* ARABIC </w:instrText>
                            </w:r>
                            <w:r>
                              <w:fldChar w:fldCharType="separate"/>
                            </w:r>
                            <w:r w:rsidR="005512E4">
                              <w:rPr>
                                <w:noProof/>
                              </w:rPr>
                              <w:t>7</w:t>
                            </w:r>
                            <w:r>
                              <w:fldChar w:fldCharType="end"/>
                            </w:r>
                            <w:r>
                              <w:rPr>
                                <w:lang w:val="es-419"/>
                              </w:rPr>
                              <w:t xml:space="preserve"> Pasos para la creación del proyecto</w:t>
                            </w:r>
                            <w:bookmarkEnd w:id="39"/>
                            <w:r>
                              <w:rPr>
                                <w:lang w:val="es-419"/>
                              </w:rPr>
                              <w:t xml:space="preserve"> </w:t>
                            </w:r>
                          </w:p>
                          <w:p w14:paraId="29448C5E" w14:textId="7372B1C4" w:rsidR="00BA72ED" w:rsidRPr="00A82BC6" w:rsidRDefault="00BA72ED" w:rsidP="00BA72ED">
                            <w:pPr>
                              <w:pStyle w:val="Descripcin"/>
                              <w:spacing w:after="0"/>
                              <w:jc w:val="center"/>
                              <w:rPr>
                                <w:rFonts w:ascii="Times New Roman" w:hAnsi="Times New Roman" w:cs="Times New Roman"/>
                                <w:noProof/>
                                <w:sz w:val="24"/>
                                <w:szCs w:val="24"/>
                              </w:rPr>
                            </w:pPr>
                            <w:r w:rsidRPr="00FC20E2">
                              <w:rPr>
                                <w:lang w:val="es-419"/>
                              </w:rPr>
                              <w:t>Obtenida de: https://firebase.google.com/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47194" id="_x0000_s1032" type="#_x0000_t202" style="position:absolute;margin-left:-29.55pt;margin-top:416.8pt;width:51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L8GQIAAD8EAAAOAAAAZHJzL2Uyb0RvYy54bWysU02P0zAQvSPxHyzfadqFr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8w6f59JZcknzz97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" stroked="f">
                <v:textbox style="mso-fit-shape-to-text:t" inset="0,0,0,0">
                  <w:txbxContent>
                    <w:p w14:paraId="121AB04E" w14:textId="2D28C380" w:rsidR="00BA72ED" w:rsidRDefault="00BA72ED" w:rsidP="00BA72ED">
                      <w:pPr>
                        <w:pStyle w:val="Descripcin"/>
                        <w:spacing w:after="0"/>
                        <w:jc w:val="center"/>
                        <w:rPr>
                          <w:lang w:val="es-419"/>
                        </w:rPr>
                      </w:pPr>
                      <w:bookmarkStart w:id="40" w:name="_Toc158500194"/>
                      <w:r>
                        <w:t xml:space="preserve">Ilustración </w:t>
                      </w:r>
                      <w:r>
                        <w:fldChar w:fldCharType="begin"/>
                      </w:r>
                      <w:r>
                        <w:instrText xml:space="preserve"> SEQ Ilustración \* ARABIC </w:instrText>
                      </w:r>
                      <w:r>
                        <w:fldChar w:fldCharType="separate"/>
                      </w:r>
                      <w:r w:rsidR="005512E4">
                        <w:rPr>
                          <w:noProof/>
                        </w:rPr>
                        <w:t>7</w:t>
                      </w:r>
                      <w:r>
                        <w:fldChar w:fldCharType="end"/>
                      </w:r>
                      <w:r>
                        <w:rPr>
                          <w:lang w:val="es-419"/>
                        </w:rPr>
                        <w:t xml:space="preserve"> Pasos para la creación del proyecto</w:t>
                      </w:r>
                      <w:bookmarkEnd w:id="40"/>
                      <w:r>
                        <w:rPr>
                          <w:lang w:val="es-419"/>
                        </w:rPr>
                        <w:t xml:space="preserve"> </w:t>
                      </w:r>
                    </w:p>
                    <w:p w14:paraId="29448C5E" w14:textId="7372B1C4" w:rsidR="00BA72ED" w:rsidRPr="00A82BC6" w:rsidRDefault="00BA72ED" w:rsidP="00BA72ED">
                      <w:pPr>
                        <w:pStyle w:val="Descripcin"/>
                        <w:spacing w:after="0"/>
                        <w:jc w:val="center"/>
                        <w:rPr>
                          <w:rFonts w:ascii="Times New Roman" w:hAnsi="Times New Roman" w:cs="Times New Roman"/>
                          <w:noProof/>
                          <w:sz w:val="24"/>
                          <w:szCs w:val="24"/>
                        </w:rPr>
                      </w:pPr>
                      <w:r w:rsidRPr="00FC20E2">
                        <w:rPr>
                          <w:lang w:val="es-419"/>
                        </w:rPr>
                        <w:t>Obtenida de: https://firebase.google.com/</w:t>
                      </w:r>
                    </w:p>
                  </w:txbxContent>
                </v:textbox>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550720" behindDoc="0" locked="0" layoutInCell="1" allowOverlap="1" wp14:anchorId="4B47820A" wp14:editId="197A738C">
                <wp:simplePos x="0" y="0"/>
                <wp:positionH relativeFrom="margin">
                  <wp:align>center</wp:align>
                </wp:positionH>
                <wp:positionV relativeFrom="paragraph">
                  <wp:posOffset>6985</wp:posOffset>
                </wp:positionV>
                <wp:extent cx="6496050" cy="5229225"/>
                <wp:effectExtent l="0" t="0" r="0" b="9525"/>
                <wp:wrapNone/>
                <wp:docPr id="691608421" name="Grupo 1"/>
                <wp:cNvGraphicFramePr/>
                <a:graphic xmlns:a="http://schemas.openxmlformats.org/drawingml/2006/main">
                  <a:graphicData uri="http://schemas.microsoft.com/office/word/2010/wordprocessingGroup">
                    <wpg:wgp>
                      <wpg:cNvGrpSpPr/>
                      <wpg:grpSpPr>
                        <a:xfrm>
                          <a:off x="0" y="0"/>
                          <a:ext cx="6496050" cy="5229225"/>
                          <a:chOff x="0" y="0"/>
                          <a:chExt cx="6343015" cy="5021580"/>
                        </a:xfrm>
                      </wpg:grpSpPr>
                      <pic:pic xmlns:pic="http://schemas.openxmlformats.org/drawingml/2006/picture">
                        <pic:nvPicPr>
                          <pic:cNvPr id="814427118"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0025" cy="2326640"/>
                          </a:xfrm>
                          <a:prstGeom prst="rect">
                            <a:avLst/>
                          </a:prstGeom>
                        </pic:spPr>
                      </pic:pic>
                      <pic:pic xmlns:pic="http://schemas.openxmlformats.org/drawingml/2006/picture">
                        <pic:nvPicPr>
                          <pic:cNvPr id="1403409817"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52725" y="95250"/>
                            <a:ext cx="3590290" cy="2317115"/>
                          </a:xfrm>
                          <a:prstGeom prst="rect">
                            <a:avLst/>
                          </a:prstGeom>
                        </pic:spPr>
                      </pic:pic>
                      <pic:pic xmlns:pic="http://schemas.openxmlformats.org/drawingml/2006/picture">
                        <pic:nvPicPr>
                          <pic:cNvPr id="1190841778" name="Imagen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438275" y="2390775"/>
                            <a:ext cx="3448050" cy="26308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3B865C" id="Grupo 1" o:spid="_x0000_s1026" style="position:absolute;margin-left:0;margin-top:.55pt;width:511.5pt;height:411.75pt;z-index:251550720;mso-position-horizontal:center;mso-position-horizontal-relative:margin;mso-width-relative:margin;mso-height-relative:margin" coordsize="63430,50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&#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7400;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">
                  <v:imagedata r:id="rId23" o:title=""/>
                </v:shape>
                <v:shape id="Imagen 1" o:spid="_x0000_s1028" type="#_x0000_t75" style="position:absolute;left:27527;top:952;width:35903;height:2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">
                  <v:imagedata r:id="rId24" o:title=""/>
                </v:shape>
                <v:shape id="Imagen 1" o:spid="_x0000_s1029" type="#_x0000_t75" style="position:absolute;left:14382;top:23907;width:34481;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">
                  <v:imagedata r:id="rId25" o:title=""/>
                </v:shape>
                <w10:wrap anchorx="margin"/>
              </v:group>
            </w:pict>
          </mc:Fallback>
        </mc:AlternateContent>
      </w:r>
    </w:p>
    <w:p w14:paraId="78E09AAA" w14:textId="66FB8B0B" w:rsidR="00474350" w:rsidRDefault="00474350" w:rsidP="00474350">
      <w:pPr>
        <w:tabs>
          <w:tab w:val="left" w:pos="2160"/>
        </w:tabs>
        <w:spacing w:line="360" w:lineRule="auto"/>
        <w:rPr>
          <w:rFonts w:ascii="Times New Roman" w:hAnsi="Times New Roman" w:cs="Times New Roman"/>
          <w:sz w:val="24"/>
          <w:szCs w:val="24"/>
        </w:rPr>
      </w:pPr>
    </w:p>
    <w:p w14:paraId="4C552353" w14:textId="73D0B4F2" w:rsidR="00474350" w:rsidRDefault="00474350" w:rsidP="00474350">
      <w:pPr>
        <w:tabs>
          <w:tab w:val="left" w:pos="2160"/>
        </w:tabs>
        <w:spacing w:line="360" w:lineRule="auto"/>
        <w:rPr>
          <w:rFonts w:ascii="Times New Roman" w:hAnsi="Times New Roman" w:cs="Times New Roman"/>
          <w:sz w:val="24"/>
          <w:szCs w:val="24"/>
        </w:rPr>
      </w:pPr>
    </w:p>
    <w:p w14:paraId="156E3DCE" w14:textId="73892956" w:rsidR="00474350" w:rsidRPr="00474350" w:rsidRDefault="00474350" w:rsidP="00474350">
      <w:pPr>
        <w:tabs>
          <w:tab w:val="left" w:pos="2160"/>
        </w:tabs>
        <w:spacing w:line="360" w:lineRule="auto"/>
        <w:rPr>
          <w:rFonts w:ascii="Times New Roman" w:hAnsi="Times New Roman" w:cs="Times New Roman"/>
          <w:sz w:val="24"/>
          <w:szCs w:val="24"/>
        </w:rPr>
      </w:pPr>
    </w:p>
    <w:p w14:paraId="013770BA" w14:textId="533B2F1C" w:rsidR="00D61837" w:rsidRDefault="00D61837" w:rsidP="00D61837">
      <w:pPr>
        <w:tabs>
          <w:tab w:val="left" w:pos="2160"/>
        </w:tabs>
        <w:spacing w:line="360" w:lineRule="auto"/>
        <w:rPr>
          <w:rFonts w:ascii="Times New Roman" w:hAnsi="Times New Roman" w:cs="Times New Roman"/>
          <w:sz w:val="24"/>
          <w:szCs w:val="24"/>
        </w:rPr>
      </w:pPr>
    </w:p>
    <w:p w14:paraId="1142C4CA" w14:textId="77777777" w:rsidR="00D61837" w:rsidRDefault="00D61837" w:rsidP="00D61837">
      <w:pPr>
        <w:tabs>
          <w:tab w:val="left" w:pos="2160"/>
        </w:tabs>
        <w:spacing w:line="360" w:lineRule="auto"/>
        <w:rPr>
          <w:rFonts w:ascii="Times New Roman" w:hAnsi="Times New Roman" w:cs="Times New Roman"/>
          <w:sz w:val="24"/>
          <w:szCs w:val="24"/>
        </w:rPr>
      </w:pPr>
    </w:p>
    <w:p w14:paraId="365113DE" w14:textId="77777777" w:rsidR="00D61837" w:rsidRDefault="00D61837" w:rsidP="00D61837">
      <w:pPr>
        <w:tabs>
          <w:tab w:val="left" w:pos="2160"/>
        </w:tabs>
        <w:spacing w:line="360" w:lineRule="auto"/>
        <w:rPr>
          <w:rFonts w:ascii="Times New Roman" w:hAnsi="Times New Roman" w:cs="Times New Roman"/>
          <w:sz w:val="24"/>
          <w:szCs w:val="24"/>
        </w:rPr>
      </w:pPr>
    </w:p>
    <w:p w14:paraId="7D7CC6B0" w14:textId="77777777" w:rsidR="00D61837" w:rsidRDefault="00D61837" w:rsidP="00D61837">
      <w:pPr>
        <w:tabs>
          <w:tab w:val="left" w:pos="2160"/>
        </w:tabs>
        <w:spacing w:line="360" w:lineRule="auto"/>
        <w:rPr>
          <w:rFonts w:ascii="Times New Roman" w:hAnsi="Times New Roman" w:cs="Times New Roman"/>
          <w:sz w:val="24"/>
          <w:szCs w:val="24"/>
        </w:rPr>
      </w:pPr>
    </w:p>
    <w:p w14:paraId="2E279F73" w14:textId="77777777" w:rsidR="00D61837" w:rsidRDefault="00D61837" w:rsidP="00D61837">
      <w:pPr>
        <w:tabs>
          <w:tab w:val="left" w:pos="2160"/>
        </w:tabs>
        <w:spacing w:line="360" w:lineRule="auto"/>
        <w:rPr>
          <w:rFonts w:ascii="Times New Roman" w:hAnsi="Times New Roman" w:cs="Times New Roman"/>
          <w:sz w:val="24"/>
          <w:szCs w:val="24"/>
        </w:rPr>
      </w:pPr>
    </w:p>
    <w:p w14:paraId="089B2F00" w14:textId="77777777" w:rsidR="00D61837" w:rsidRDefault="00D61837" w:rsidP="00D61837">
      <w:pPr>
        <w:tabs>
          <w:tab w:val="left" w:pos="2160"/>
        </w:tabs>
        <w:spacing w:line="360" w:lineRule="auto"/>
        <w:rPr>
          <w:rFonts w:ascii="Times New Roman" w:hAnsi="Times New Roman" w:cs="Times New Roman"/>
          <w:sz w:val="24"/>
          <w:szCs w:val="24"/>
        </w:rPr>
      </w:pPr>
    </w:p>
    <w:p w14:paraId="350CF12D" w14:textId="4415692C" w:rsidR="00D61837" w:rsidRDefault="00D61837" w:rsidP="00D61837">
      <w:pPr>
        <w:tabs>
          <w:tab w:val="left" w:pos="2160"/>
        </w:tabs>
        <w:spacing w:line="360" w:lineRule="auto"/>
        <w:rPr>
          <w:rFonts w:ascii="Times New Roman" w:hAnsi="Times New Roman" w:cs="Times New Roman"/>
          <w:sz w:val="24"/>
          <w:szCs w:val="24"/>
        </w:rPr>
      </w:pPr>
    </w:p>
    <w:p w14:paraId="5BA22D96" w14:textId="3D52929D" w:rsidR="00D61837" w:rsidRDefault="00D61837" w:rsidP="00D61837">
      <w:pPr>
        <w:tabs>
          <w:tab w:val="left" w:pos="2160"/>
        </w:tabs>
        <w:spacing w:line="360" w:lineRule="auto"/>
        <w:rPr>
          <w:rFonts w:ascii="Times New Roman" w:hAnsi="Times New Roman" w:cs="Times New Roman"/>
          <w:sz w:val="24"/>
          <w:szCs w:val="24"/>
        </w:rPr>
      </w:pPr>
    </w:p>
    <w:p w14:paraId="76D2BD97" w14:textId="5B188D74" w:rsidR="00D61837" w:rsidRDefault="00D61837" w:rsidP="00D61837">
      <w:pPr>
        <w:tabs>
          <w:tab w:val="left" w:pos="2160"/>
        </w:tabs>
        <w:spacing w:line="360" w:lineRule="auto"/>
        <w:rPr>
          <w:rFonts w:ascii="Times New Roman" w:hAnsi="Times New Roman" w:cs="Times New Roman"/>
          <w:sz w:val="24"/>
          <w:szCs w:val="24"/>
        </w:rPr>
      </w:pPr>
    </w:p>
    <w:p w14:paraId="234805D2" w14:textId="1D29FCFC" w:rsidR="00D61837" w:rsidRDefault="00D61837" w:rsidP="00D61837">
      <w:pPr>
        <w:tabs>
          <w:tab w:val="left" w:pos="2160"/>
        </w:tabs>
        <w:spacing w:line="360" w:lineRule="auto"/>
        <w:rPr>
          <w:rFonts w:ascii="Times New Roman" w:hAnsi="Times New Roman" w:cs="Times New Roman"/>
          <w:sz w:val="24"/>
          <w:szCs w:val="24"/>
        </w:rPr>
      </w:pPr>
    </w:p>
    <w:p w14:paraId="2680B296" w14:textId="77777777" w:rsidR="00D61837" w:rsidRDefault="00D61837" w:rsidP="00D61837">
      <w:pPr>
        <w:tabs>
          <w:tab w:val="left" w:pos="2160"/>
        </w:tabs>
        <w:spacing w:line="360" w:lineRule="auto"/>
        <w:rPr>
          <w:rFonts w:ascii="Times New Roman" w:hAnsi="Times New Roman" w:cs="Times New Roman"/>
          <w:sz w:val="24"/>
          <w:szCs w:val="24"/>
        </w:rPr>
      </w:pPr>
    </w:p>
    <w:p w14:paraId="43323451" w14:textId="77777777" w:rsidR="008B34D9" w:rsidRDefault="008B34D9" w:rsidP="00D61837">
      <w:pPr>
        <w:tabs>
          <w:tab w:val="left" w:pos="2160"/>
        </w:tabs>
        <w:spacing w:line="360" w:lineRule="auto"/>
        <w:rPr>
          <w:rFonts w:ascii="Times New Roman" w:hAnsi="Times New Roman" w:cs="Times New Roman"/>
          <w:sz w:val="24"/>
          <w:szCs w:val="24"/>
        </w:rPr>
      </w:pPr>
    </w:p>
    <w:p w14:paraId="5A6CE8B7" w14:textId="2B8D45D5" w:rsidR="00D42449" w:rsidRPr="00ED2485" w:rsidRDefault="00795388" w:rsidP="00ED2485">
      <w:pPr>
        <w:pStyle w:val="Prrafodelista"/>
        <w:numPr>
          <w:ilvl w:val="0"/>
          <w:numId w:val="3"/>
        </w:numPr>
        <w:tabs>
          <w:tab w:val="left" w:pos="3120"/>
        </w:tabs>
        <w:rPr>
          <w:rFonts w:ascii="Times New Roman" w:hAnsi="Times New Roman" w:cs="Times New Roman"/>
          <w:sz w:val="24"/>
          <w:szCs w:val="24"/>
        </w:rPr>
      </w:pPr>
      <w:r w:rsidRPr="00ED2485">
        <w:rPr>
          <w:rFonts w:ascii="Times New Roman" w:hAnsi="Times New Roman" w:cs="Times New Roman"/>
          <w:sz w:val="24"/>
          <w:szCs w:val="24"/>
        </w:rPr>
        <w:t>Finalmente,</w:t>
      </w:r>
      <w:r w:rsidR="00ED2485" w:rsidRPr="00ED2485">
        <w:rPr>
          <w:rFonts w:ascii="Times New Roman" w:hAnsi="Times New Roman" w:cs="Times New Roman"/>
          <w:sz w:val="24"/>
          <w:szCs w:val="24"/>
        </w:rPr>
        <w:t xml:space="preserve"> cuando se cree el proyecto entramos y presionamos “</w:t>
      </w:r>
      <w:proofErr w:type="spellStart"/>
      <w:r w:rsidR="00ED2485" w:rsidRPr="00ED2485">
        <w:rPr>
          <w:rFonts w:ascii="Times New Roman" w:hAnsi="Times New Roman" w:cs="Times New Roman"/>
          <w:sz w:val="24"/>
          <w:szCs w:val="24"/>
        </w:rPr>
        <w:t>Firestore</w:t>
      </w:r>
      <w:proofErr w:type="spellEnd"/>
      <w:r w:rsidR="00ED2485" w:rsidRPr="00ED2485">
        <w:rPr>
          <w:rFonts w:ascii="Times New Roman" w:hAnsi="Times New Roman" w:cs="Times New Roman"/>
          <w:sz w:val="24"/>
          <w:szCs w:val="24"/>
        </w:rPr>
        <w:t xml:space="preserve"> </w:t>
      </w:r>
      <w:proofErr w:type="spellStart"/>
      <w:r w:rsidR="00ED2485" w:rsidRPr="00ED2485">
        <w:rPr>
          <w:rFonts w:ascii="Times New Roman" w:hAnsi="Times New Roman" w:cs="Times New Roman"/>
          <w:sz w:val="24"/>
          <w:szCs w:val="24"/>
        </w:rPr>
        <w:t>Database</w:t>
      </w:r>
      <w:proofErr w:type="spellEnd"/>
      <w:r w:rsidR="00ED2485" w:rsidRPr="00ED2485">
        <w:rPr>
          <w:rFonts w:ascii="Times New Roman" w:hAnsi="Times New Roman" w:cs="Times New Roman"/>
          <w:sz w:val="24"/>
          <w:szCs w:val="24"/>
        </w:rPr>
        <w:t xml:space="preserve">” </w:t>
      </w:r>
      <w:r w:rsidR="009D493B">
        <w:rPr>
          <w:rFonts w:ascii="Times New Roman" w:hAnsi="Times New Roman" w:cs="Times New Roman"/>
          <w:sz w:val="24"/>
          <w:szCs w:val="24"/>
        </w:rPr>
        <w:t>y ya tendremos creado el proyecto correctamente.</w:t>
      </w:r>
    </w:p>
    <w:p w14:paraId="1E00E11A" w14:textId="26F43D00" w:rsidR="00ED2485" w:rsidRDefault="00ED2485" w:rsidP="00D42449">
      <w:pPr>
        <w:tabs>
          <w:tab w:val="left" w:pos="3120"/>
        </w:tabs>
        <w:rPr>
          <w:rFonts w:ascii="Times New Roman" w:hAnsi="Times New Roman" w:cs="Times New Roman"/>
          <w:sz w:val="24"/>
          <w:szCs w:val="24"/>
        </w:rPr>
      </w:pPr>
      <w:r>
        <w:rPr>
          <w:noProof/>
        </w:rPr>
        <mc:AlternateContent>
          <mc:Choice Requires="wps">
            <w:drawing>
              <wp:anchor distT="0" distB="0" distL="114300" distR="114300" simplePos="0" relativeHeight="251616256" behindDoc="0" locked="0" layoutInCell="1" allowOverlap="1" wp14:anchorId="56EED885" wp14:editId="602B8B09">
                <wp:simplePos x="0" y="0"/>
                <wp:positionH relativeFrom="column">
                  <wp:posOffset>778510</wp:posOffset>
                </wp:positionH>
                <wp:positionV relativeFrom="paragraph">
                  <wp:posOffset>2076450</wp:posOffset>
                </wp:positionV>
                <wp:extent cx="4076700" cy="635"/>
                <wp:effectExtent l="0" t="0" r="0" b="0"/>
                <wp:wrapNone/>
                <wp:docPr id="1373721979" name="Cuadro de texto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38870F81" w14:textId="443C3D9C" w:rsidR="00ED2485" w:rsidRDefault="00ED2485" w:rsidP="00ED2485">
                            <w:pPr>
                              <w:pStyle w:val="Descripcin"/>
                              <w:spacing w:after="0"/>
                              <w:jc w:val="center"/>
                            </w:pPr>
                            <w:bookmarkStart w:id="41" w:name="_Toc158500195"/>
                            <w:r>
                              <w:t xml:space="preserve">Ilustración </w:t>
                            </w:r>
                            <w:r>
                              <w:fldChar w:fldCharType="begin"/>
                            </w:r>
                            <w:r>
                              <w:instrText xml:space="preserve"> SEQ Ilustración \* ARABIC </w:instrText>
                            </w:r>
                            <w:r>
                              <w:fldChar w:fldCharType="separate"/>
                            </w:r>
                            <w:r w:rsidR="005512E4">
                              <w:rPr>
                                <w:noProof/>
                              </w:rPr>
                              <w:t>8</w:t>
                            </w:r>
                            <w:r>
                              <w:fldChar w:fldCharType="end"/>
                            </w:r>
                            <w:r>
                              <w:t xml:space="preserve"> </w:t>
                            </w:r>
                            <w:proofErr w:type="spellStart"/>
                            <w:r>
                              <w:t>Firestore</w:t>
                            </w:r>
                            <w:proofErr w:type="spellEnd"/>
                            <w:r>
                              <w:t xml:space="preserve"> </w:t>
                            </w:r>
                            <w:proofErr w:type="spellStart"/>
                            <w:r>
                              <w:t>Database</w:t>
                            </w:r>
                            <w:bookmarkEnd w:id="41"/>
                            <w:proofErr w:type="spellEnd"/>
                          </w:p>
                          <w:p w14:paraId="1E276BB8" w14:textId="737DB49E" w:rsidR="00ED2485" w:rsidRPr="00205013" w:rsidRDefault="00ED2485" w:rsidP="00ED2485">
                            <w:pPr>
                              <w:pStyle w:val="Descripcin"/>
                              <w:spacing w:after="0"/>
                              <w:jc w:val="center"/>
                              <w:rPr>
                                <w:noProof/>
                              </w:rPr>
                            </w:pPr>
                            <w:r w:rsidRPr="00B77E5C">
                              <w:t>Obtenida de: https://firebase.google.com/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ED885" id="_x0000_s1033" type="#_x0000_t202" style="position:absolute;margin-left:61.3pt;margin-top:163.5pt;width:32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CbGgIAAD8EAAAOAAAAZHJzL2Uyb0RvYy54bWysU8Fu2zAMvQ/YPwi6L3a6LR2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" stroked="f">
                <v:textbox style="mso-fit-shape-to-text:t" inset="0,0,0,0">
                  <w:txbxContent>
                    <w:p w14:paraId="38870F81" w14:textId="443C3D9C" w:rsidR="00ED2485" w:rsidRDefault="00ED2485" w:rsidP="00ED2485">
                      <w:pPr>
                        <w:pStyle w:val="Descripcin"/>
                        <w:spacing w:after="0"/>
                        <w:jc w:val="center"/>
                      </w:pPr>
                      <w:bookmarkStart w:id="42" w:name="_Toc158500195"/>
                      <w:r>
                        <w:t xml:space="preserve">Ilustración </w:t>
                      </w:r>
                      <w:r>
                        <w:fldChar w:fldCharType="begin"/>
                      </w:r>
                      <w:r>
                        <w:instrText xml:space="preserve"> SEQ Ilustración \* ARABIC </w:instrText>
                      </w:r>
                      <w:r>
                        <w:fldChar w:fldCharType="separate"/>
                      </w:r>
                      <w:r w:rsidR="005512E4">
                        <w:rPr>
                          <w:noProof/>
                        </w:rPr>
                        <w:t>8</w:t>
                      </w:r>
                      <w:r>
                        <w:fldChar w:fldCharType="end"/>
                      </w:r>
                      <w:r>
                        <w:t xml:space="preserve"> </w:t>
                      </w:r>
                      <w:proofErr w:type="spellStart"/>
                      <w:r>
                        <w:t>Firestore</w:t>
                      </w:r>
                      <w:proofErr w:type="spellEnd"/>
                      <w:r>
                        <w:t xml:space="preserve"> </w:t>
                      </w:r>
                      <w:proofErr w:type="spellStart"/>
                      <w:r>
                        <w:t>Database</w:t>
                      </w:r>
                      <w:bookmarkEnd w:id="42"/>
                      <w:proofErr w:type="spellEnd"/>
                    </w:p>
                    <w:p w14:paraId="1E276BB8" w14:textId="737DB49E" w:rsidR="00ED2485" w:rsidRPr="00205013" w:rsidRDefault="00ED2485" w:rsidP="00ED2485">
                      <w:pPr>
                        <w:pStyle w:val="Descripcin"/>
                        <w:spacing w:after="0"/>
                        <w:jc w:val="center"/>
                        <w:rPr>
                          <w:noProof/>
                        </w:rPr>
                      </w:pPr>
                      <w:r w:rsidRPr="00B77E5C">
                        <w:t>Obtenida de: https://firebase.google.com/</w:t>
                      </w:r>
                    </w:p>
                  </w:txbxContent>
                </v:textbox>
              </v:shape>
            </w:pict>
          </mc:Fallback>
        </mc:AlternateContent>
      </w:r>
      <w:r>
        <w:rPr>
          <w:noProof/>
        </w:rPr>
        <w:drawing>
          <wp:anchor distT="0" distB="0" distL="114300" distR="114300" simplePos="0" relativeHeight="251603968" behindDoc="0" locked="0" layoutInCell="1" allowOverlap="1" wp14:anchorId="0511AA38" wp14:editId="059070C3">
            <wp:simplePos x="0" y="0"/>
            <wp:positionH relativeFrom="column">
              <wp:posOffset>778510</wp:posOffset>
            </wp:positionH>
            <wp:positionV relativeFrom="paragraph">
              <wp:posOffset>161925</wp:posOffset>
            </wp:positionV>
            <wp:extent cx="4076700" cy="1857375"/>
            <wp:effectExtent l="0" t="0" r="0" b="9525"/>
            <wp:wrapNone/>
            <wp:docPr id="716916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6796" name=""/>
                    <pic:cNvPicPr/>
                  </pic:nvPicPr>
                  <pic:blipFill>
                    <a:blip r:embed="rId26">
                      <a:extLst>
                        <a:ext uri="{28A0092B-C50C-407E-A947-70E740481C1C}">
                          <a14:useLocalDpi xmlns:a14="http://schemas.microsoft.com/office/drawing/2010/main" val="0"/>
                        </a:ext>
                      </a:extLst>
                    </a:blip>
                    <a:stretch>
                      <a:fillRect/>
                    </a:stretch>
                  </pic:blipFill>
                  <pic:spPr>
                    <a:xfrm>
                      <a:off x="0" y="0"/>
                      <a:ext cx="4076700" cy="1857375"/>
                    </a:xfrm>
                    <a:prstGeom prst="rect">
                      <a:avLst/>
                    </a:prstGeom>
                  </pic:spPr>
                </pic:pic>
              </a:graphicData>
            </a:graphic>
            <wp14:sizeRelH relativeFrom="page">
              <wp14:pctWidth>0</wp14:pctWidth>
            </wp14:sizeRelH>
            <wp14:sizeRelV relativeFrom="page">
              <wp14:pctHeight>0</wp14:pctHeight>
            </wp14:sizeRelV>
          </wp:anchor>
        </w:drawing>
      </w:r>
    </w:p>
    <w:p w14:paraId="37F07B22" w14:textId="77777777" w:rsidR="009D493B" w:rsidRPr="009D493B" w:rsidRDefault="009D493B" w:rsidP="009D493B">
      <w:pPr>
        <w:rPr>
          <w:rFonts w:ascii="Times New Roman" w:hAnsi="Times New Roman" w:cs="Times New Roman"/>
          <w:sz w:val="24"/>
          <w:szCs w:val="24"/>
        </w:rPr>
      </w:pPr>
    </w:p>
    <w:p w14:paraId="53DD20BA" w14:textId="77777777" w:rsidR="009D493B" w:rsidRPr="009D493B" w:rsidRDefault="009D493B" w:rsidP="009D493B">
      <w:pPr>
        <w:rPr>
          <w:rFonts w:ascii="Times New Roman" w:hAnsi="Times New Roman" w:cs="Times New Roman"/>
          <w:sz w:val="24"/>
          <w:szCs w:val="24"/>
        </w:rPr>
      </w:pPr>
    </w:p>
    <w:p w14:paraId="7C6E1064" w14:textId="77777777" w:rsidR="009D493B" w:rsidRPr="009D493B" w:rsidRDefault="009D493B" w:rsidP="009D493B">
      <w:pPr>
        <w:rPr>
          <w:rFonts w:ascii="Times New Roman" w:hAnsi="Times New Roman" w:cs="Times New Roman"/>
          <w:sz w:val="24"/>
          <w:szCs w:val="24"/>
        </w:rPr>
      </w:pPr>
    </w:p>
    <w:p w14:paraId="01781D5D" w14:textId="77777777" w:rsidR="009D493B" w:rsidRPr="009D493B" w:rsidRDefault="009D493B" w:rsidP="009D493B">
      <w:pPr>
        <w:rPr>
          <w:rFonts w:ascii="Times New Roman" w:hAnsi="Times New Roman" w:cs="Times New Roman"/>
          <w:sz w:val="24"/>
          <w:szCs w:val="24"/>
        </w:rPr>
      </w:pPr>
    </w:p>
    <w:p w14:paraId="613D6609" w14:textId="77777777" w:rsidR="009D493B" w:rsidRPr="009D493B" w:rsidRDefault="009D493B" w:rsidP="009D493B">
      <w:pPr>
        <w:rPr>
          <w:rFonts w:ascii="Times New Roman" w:hAnsi="Times New Roman" w:cs="Times New Roman"/>
          <w:sz w:val="24"/>
          <w:szCs w:val="24"/>
        </w:rPr>
      </w:pPr>
    </w:p>
    <w:p w14:paraId="545F890C" w14:textId="77777777" w:rsidR="009D493B" w:rsidRPr="009D493B" w:rsidRDefault="009D493B" w:rsidP="009D493B">
      <w:pPr>
        <w:rPr>
          <w:rFonts w:ascii="Times New Roman" w:hAnsi="Times New Roman" w:cs="Times New Roman"/>
          <w:sz w:val="24"/>
          <w:szCs w:val="24"/>
        </w:rPr>
      </w:pPr>
    </w:p>
    <w:p w14:paraId="1B7A0675" w14:textId="77777777" w:rsidR="009D493B" w:rsidRDefault="009D493B" w:rsidP="009D493B">
      <w:pPr>
        <w:ind w:firstLine="708"/>
        <w:rPr>
          <w:rFonts w:ascii="Times New Roman" w:hAnsi="Times New Roman" w:cs="Times New Roman"/>
          <w:sz w:val="24"/>
          <w:szCs w:val="24"/>
        </w:rPr>
      </w:pPr>
    </w:p>
    <w:p w14:paraId="1970E2B7" w14:textId="77777777" w:rsidR="009D493B" w:rsidRDefault="009D493B" w:rsidP="009D493B">
      <w:pPr>
        <w:ind w:firstLine="708"/>
        <w:rPr>
          <w:rFonts w:ascii="Times New Roman" w:hAnsi="Times New Roman" w:cs="Times New Roman"/>
          <w:sz w:val="24"/>
          <w:szCs w:val="24"/>
        </w:rPr>
      </w:pPr>
    </w:p>
    <w:p w14:paraId="5CD1728D" w14:textId="51FC2643" w:rsidR="009D493B" w:rsidRDefault="00793FBE" w:rsidP="00795388">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generar la clave privada </w:t>
      </w:r>
      <w:r w:rsidR="00B33ED2">
        <w:rPr>
          <w:rFonts w:ascii="Times New Roman" w:hAnsi="Times New Roman" w:cs="Times New Roman"/>
          <w:sz w:val="24"/>
          <w:szCs w:val="24"/>
        </w:rPr>
        <w:t>y utilizar el servicio desde cualquier lenguaje nos dirigimos hacia las configuraciones del proyecto</w:t>
      </w:r>
      <w:r w:rsidR="00637B4C">
        <w:rPr>
          <w:rFonts w:ascii="Times New Roman" w:hAnsi="Times New Roman" w:cs="Times New Roman"/>
          <w:sz w:val="24"/>
          <w:szCs w:val="24"/>
        </w:rPr>
        <w:t xml:space="preserve"> y nos </w:t>
      </w:r>
      <w:r w:rsidR="00795388">
        <w:rPr>
          <w:rFonts w:ascii="Times New Roman" w:hAnsi="Times New Roman" w:cs="Times New Roman"/>
          <w:sz w:val="24"/>
          <w:szCs w:val="24"/>
        </w:rPr>
        <w:t>dirigimos</w:t>
      </w:r>
      <w:r w:rsidR="00637B4C">
        <w:rPr>
          <w:rFonts w:ascii="Times New Roman" w:hAnsi="Times New Roman" w:cs="Times New Roman"/>
          <w:sz w:val="24"/>
          <w:szCs w:val="24"/>
        </w:rPr>
        <w:t xml:space="preserve"> a la sección de “Cuentas de servicio”. </w:t>
      </w:r>
      <w:r w:rsidR="00795388">
        <w:rPr>
          <w:rFonts w:ascii="Times New Roman" w:hAnsi="Times New Roman" w:cs="Times New Roman"/>
          <w:sz w:val="24"/>
          <w:szCs w:val="24"/>
        </w:rPr>
        <w:t>Luego seleccionamos el lenguaje de programación en el cual queremos utilizarlo y finalmente generamos la clave privada.</w:t>
      </w:r>
    </w:p>
    <w:p w14:paraId="30C388AC" w14:textId="1D771EFC" w:rsidR="00795388" w:rsidRDefault="00795388" w:rsidP="0079538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3904" behindDoc="0" locked="0" layoutInCell="1" allowOverlap="1" wp14:anchorId="7DEC7E36" wp14:editId="2217A4D3">
                <wp:simplePos x="0" y="0"/>
                <wp:positionH relativeFrom="column">
                  <wp:posOffset>0</wp:posOffset>
                </wp:positionH>
                <wp:positionV relativeFrom="paragraph">
                  <wp:posOffset>3260725</wp:posOffset>
                </wp:positionV>
                <wp:extent cx="5848350" cy="635"/>
                <wp:effectExtent l="0" t="0" r="0" b="0"/>
                <wp:wrapNone/>
                <wp:docPr id="1377088821" name="Cuadro de texto 1"/>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373E0498" w14:textId="60181A2C" w:rsidR="00795388" w:rsidRDefault="00795388" w:rsidP="00795388">
                            <w:pPr>
                              <w:pStyle w:val="Descripcin"/>
                              <w:spacing w:after="0"/>
                              <w:jc w:val="center"/>
                            </w:pPr>
                            <w:bookmarkStart w:id="43" w:name="_Toc158500196"/>
                            <w:r>
                              <w:t xml:space="preserve">Ilustración </w:t>
                            </w:r>
                            <w:r>
                              <w:fldChar w:fldCharType="begin"/>
                            </w:r>
                            <w:r>
                              <w:instrText xml:space="preserve"> SEQ Ilustración \* ARABIC </w:instrText>
                            </w:r>
                            <w:r>
                              <w:fldChar w:fldCharType="separate"/>
                            </w:r>
                            <w:r w:rsidR="005512E4">
                              <w:rPr>
                                <w:noProof/>
                              </w:rPr>
                              <w:t>9</w:t>
                            </w:r>
                            <w:r>
                              <w:fldChar w:fldCharType="end"/>
                            </w:r>
                            <w:r>
                              <w:t xml:space="preserve"> Obtención de clave privada</w:t>
                            </w:r>
                            <w:bookmarkEnd w:id="43"/>
                          </w:p>
                          <w:p w14:paraId="06D264F5" w14:textId="1D433B13" w:rsidR="00795388" w:rsidRPr="00181AAB" w:rsidRDefault="00795388" w:rsidP="00795388">
                            <w:pPr>
                              <w:pStyle w:val="Descripcin"/>
                              <w:spacing w:after="0"/>
                              <w:jc w:val="center"/>
                              <w:rPr>
                                <w:noProof/>
                              </w:rPr>
                            </w:pPr>
                            <w:r w:rsidRPr="00560DF3">
                              <w:t>Obtenida de: https://firebase.google.com/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7E36" id="_x0000_s1034" type="#_x0000_t202" style="position:absolute;left:0;text-align:left;margin-left:0;margin-top:256.75pt;width:46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A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2efZ7ZRCkmJ3t9N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" stroked="f">
                <v:textbox style="mso-fit-shape-to-text:t" inset="0,0,0,0">
                  <w:txbxContent>
                    <w:p w14:paraId="373E0498" w14:textId="60181A2C" w:rsidR="00795388" w:rsidRDefault="00795388" w:rsidP="00795388">
                      <w:pPr>
                        <w:pStyle w:val="Descripcin"/>
                        <w:spacing w:after="0"/>
                        <w:jc w:val="center"/>
                      </w:pPr>
                      <w:bookmarkStart w:id="44" w:name="_Toc158500196"/>
                      <w:r>
                        <w:t xml:space="preserve">Ilustración </w:t>
                      </w:r>
                      <w:r>
                        <w:fldChar w:fldCharType="begin"/>
                      </w:r>
                      <w:r>
                        <w:instrText xml:space="preserve"> SEQ Ilustración \* ARABIC </w:instrText>
                      </w:r>
                      <w:r>
                        <w:fldChar w:fldCharType="separate"/>
                      </w:r>
                      <w:r w:rsidR="005512E4">
                        <w:rPr>
                          <w:noProof/>
                        </w:rPr>
                        <w:t>9</w:t>
                      </w:r>
                      <w:r>
                        <w:fldChar w:fldCharType="end"/>
                      </w:r>
                      <w:r>
                        <w:t xml:space="preserve"> Obtención de clave privada</w:t>
                      </w:r>
                      <w:bookmarkEnd w:id="44"/>
                    </w:p>
                    <w:p w14:paraId="06D264F5" w14:textId="1D433B13" w:rsidR="00795388" w:rsidRPr="00181AAB" w:rsidRDefault="00795388" w:rsidP="00795388">
                      <w:pPr>
                        <w:pStyle w:val="Descripcin"/>
                        <w:spacing w:after="0"/>
                        <w:jc w:val="center"/>
                        <w:rPr>
                          <w:noProof/>
                        </w:rPr>
                      </w:pPr>
                      <w:r w:rsidRPr="00560DF3">
                        <w:t>Obtenida de: https://firebase.google.com/</w:t>
                      </w:r>
                    </w:p>
                  </w:txbxContent>
                </v:textbox>
              </v:shape>
            </w:pict>
          </mc:Fallback>
        </mc:AlternateContent>
      </w:r>
      <w:r>
        <w:rPr>
          <w:noProof/>
        </w:rPr>
        <w:drawing>
          <wp:anchor distT="0" distB="0" distL="114300" distR="114300" simplePos="0" relativeHeight="251631616" behindDoc="0" locked="0" layoutInCell="1" allowOverlap="1" wp14:anchorId="118DA522" wp14:editId="2FB10AA9">
            <wp:simplePos x="0" y="0"/>
            <wp:positionH relativeFrom="margin">
              <wp:align>left</wp:align>
            </wp:positionH>
            <wp:positionV relativeFrom="paragraph">
              <wp:posOffset>53975</wp:posOffset>
            </wp:positionV>
            <wp:extent cx="5848350" cy="3149758"/>
            <wp:effectExtent l="0" t="0" r="0" b="0"/>
            <wp:wrapNone/>
            <wp:docPr id="28484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9898" name=""/>
                    <pic:cNvPicPr/>
                  </pic:nvPicPr>
                  <pic:blipFill>
                    <a:blip r:embed="rId27">
                      <a:extLst>
                        <a:ext uri="{28A0092B-C50C-407E-A947-70E740481C1C}">
                          <a14:useLocalDpi xmlns:a14="http://schemas.microsoft.com/office/drawing/2010/main" val="0"/>
                        </a:ext>
                      </a:extLst>
                    </a:blip>
                    <a:stretch>
                      <a:fillRect/>
                    </a:stretch>
                  </pic:blipFill>
                  <pic:spPr>
                    <a:xfrm>
                      <a:off x="0" y="0"/>
                      <a:ext cx="5848350" cy="3149758"/>
                    </a:xfrm>
                    <a:prstGeom prst="rect">
                      <a:avLst/>
                    </a:prstGeom>
                  </pic:spPr>
                </pic:pic>
              </a:graphicData>
            </a:graphic>
            <wp14:sizeRelH relativeFrom="page">
              <wp14:pctWidth>0</wp14:pctWidth>
            </wp14:sizeRelH>
            <wp14:sizeRelV relativeFrom="page">
              <wp14:pctHeight>0</wp14:pctHeight>
            </wp14:sizeRelV>
          </wp:anchor>
        </w:drawing>
      </w:r>
    </w:p>
    <w:p w14:paraId="390A36D1" w14:textId="77777777" w:rsidR="00D2672F" w:rsidRPr="00D2672F" w:rsidRDefault="00D2672F" w:rsidP="00D2672F">
      <w:pPr>
        <w:rPr>
          <w:rFonts w:ascii="Times New Roman" w:hAnsi="Times New Roman" w:cs="Times New Roman"/>
          <w:sz w:val="24"/>
          <w:szCs w:val="24"/>
        </w:rPr>
      </w:pPr>
    </w:p>
    <w:p w14:paraId="2371ED49" w14:textId="77777777" w:rsidR="00D2672F" w:rsidRPr="00D2672F" w:rsidRDefault="00D2672F" w:rsidP="00D2672F">
      <w:pPr>
        <w:rPr>
          <w:rFonts w:ascii="Times New Roman" w:hAnsi="Times New Roman" w:cs="Times New Roman"/>
          <w:sz w:val="24"/>
          <w:szCs w:val="24"/>
        </w:rPr>
      </w:pPr>
    </w:p>
    <w:p w14:paraId="3AE297BA" w14:textId="77777777" w:rsidR="00D2672F" w:rsidRPr="00D2672F" w:rsidRDefault="00D2672F" w:rsidP="00D2672F">
      <w:pPr>
        <w:rPr>
          <w:rFonts w:ascii="Times New Roman" w:hAnsi="Times New Roman" w:cs="Times New Roman"/>
          <w:sz w:val="24"/>
          <w:szCs w:val="24"/>
        </w:rPr>
      </w:pPr>
    </w:p>
    <w:p w14:paraId="342E6165" w14:textId="77777777" w:rsidR="00D2672F" w:rsidRPr="00D2672F" w:rsidRDefault="00D2672F" w:rsidP="00D2672F">
      <w:pPr>
        <w:rPr>
          <w:rFonts w:ascii="Times New Roman" w:hAnsi="Times New Roman" w:cs="Times New Roman"/>
          <w:sz w:val="24"/>
          <w:szCs w:val="24"/>
        </w:rPr>
      </w:pPr>
    </w:p>
    <w:p w14:paraId="2CF7F367" w14:textId="77777777" w:rsidR="00D2672F" w:rsidRPr="00D2672F" w:rsidRDefault="00D2672F" w:rsidP="00D2672F">
      <w:pPr>
        <w:rPr>
          <w:rFonts w:ascii="Times New Roman" w:hAnsi="Times New Roman" w:cs="Times New Roman"/>
          <w:sz w:val="24"/>
          <w:szCs w:val="24"/>
        </w:rPr>
      </w:pPr>
    </w:p>
    <w:p w14:paraId="51258733" w14:textId="77777777" w:rsidR="00D2672F" w:rsidRPr="00D2672F" w:rsidRDefault="00D2672F" w:rsidP="00D2672F">
      <w:pPr>
        <w:rPr>
          <w:rFonts w:ascii="Times New Roman" w:hAnsi="Times New Roman" w:cs="Times New Roman"/>
          <w:sz w:val="24"/>
          <w:szCs w:val="24"/>
        </w:rPr>
      </w:pPr>
    </w:p>
    <w:p w14:paraId="21FADA75" w14:textId="77777777" w:rsidR="00D2672F" w:rsidRPr="00D2672F" w:rsidRDefault="00D2672F" w:rsidP="00D2672F">
      <w:pPr>
        <w:rPr>
          <w:rFonts w:ascii="Times New Roman" w:hAnsi="Times New Roman" w:cs="Times New Roman"/>
          <w:sz w:val="24"/>
          <w:szCs w:val="24"/>
        </w:rPr>
      </w:pPr>
    </w:p>
    <w:p w14:paraId="7D0FD73A" w14:textId="77777777" w:rsidR="00D2672F" w:rsidRPr="00D2672F" w:rsidRDefault="00D2672F" w:rsidP="00D2672F">
      <w:pPr>
        <w:rPr>
          <w:rFonts w:ascii="Times New Roman" w:hAnsi="Times New Roman" w:cs="Times New Roman"/>
          <w:sz w:val="24"/>
          <w:szCs w:val="24"/>
        </w:rPr>
      </w:pPr>
    </w:p>
    <w:p w14:paraId="741945D1" w14:textId="77777777" w:rsidR="00D2672F" w:rsidRPr="00D2672F" w:rsidRDefault="00D2672F" w:rsidP="00D2672F">
      <w:pPr>
        <w:rPr>
          <w:rFonts w:ascii="Times New Roman" w:hAnsi="Times New Roman" w:cs="Times New Roman"/>
          <w:sz w:val="24"/>
          <w:szCs w:val="24"/>
        </w:rPr>
      </w:pPr>
    </w:p>
    <w:p w14:paraId="5517C916" w14:textId="77777777" w:rsidR="00D2672F" w:rsidRPr="00D2672F" w:rsidRDefault="00D2672F" w:rsidP="00D2672F">
      <w:pPr>
        <w:rPr>
          <w:rFonts w:ascii="Times New Roman" w:hAnsi="Times New Roman" w:cs="Times New Roman"/>
          <w:sz w:val="24"/>
          <w:szCs w:val="24"/>
        </w:rPr>
      </w:pPr>
    </w:p>
    <w:p w14:paraId="2EC77A74" w14:textId="77777777" w:rsidR="00D2672F" w:rsidRPr="00D2672F" w:rsidRDefault="00D2672F" w:rsidP="00D2672F">
      <w:pPr>
        <w:rPr>
          <w:rFonts w:ascii="Times New Roman" w:hAnsi="Times New Roman" w:cs="Times New Roman"/>
          <w:sz w:val="24"/>
          <w:szCs w:val="24"/>
        </w:rPr>
      </w:pPr>
    </w:p>
    <w:p w14:paraId="75422324" w14:textId="77777777" w:rsidR="00D2672F" w:rsidRDefault="00D2672F" w:rsidP="00D2672F">
      <w:pPr>
        <w:rPr>
          <w:rFonts w:ascii="Times New Roman" w:hAnsi="Times New Roman" w:cs="Times New Roman"/>
          <w:sz w:val="24"/>
          <w:szCs w:val="24"/>
        </w:rPr>
      </w:pPr>
    </w:p>
    <w:p w14:paraId="62DE68E5" w14:textId="78A0DB26" w:rsidR="00D2672F" w:rsidRDefault="00AD6417" w:rsidP="00AD6417">
      <w:pPr>
        <w:pStyle w:val="Prrafodelista"/>
        <w:numPr>
          <w:ilvl w:val="0"/>
          <w:numId w:val="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Finalmente nos generada un archivo en formato JSON el cual contendrá información personal y la clave privada para la conexión al servicio.</w:t>
      </w:r>
    </w:p>
    <w:p w14:paraId="2E31C78B" w14:textId="126F5BF1" w:rsidR="00AD6417" w:rsidRDefault="00AD6417" w:rsidP="00AD6417">
      <w:pPr>
        <w:tabs>
          <w:tab w:val="left" w:pos="192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6F5E7C20" wp14:editId="5526DBD4">
                <wp:simplePos x="0" y="0"/>
                <wp:positionH relativeFrom="margin">
                  <wp:align>center</wp:align>
                </wp:positionH>
                <wp:positionV relativeFrom="paragraph">
                  <wp:posOffset>1069340</wp:posOffset>
                </wp:positionV>
                <wp:extent cx="4248150" cy="635"/>
                <wp:effectExtent l="0" t="0" r="0" b="6985"/>
                <wp:wrapNone/>
                <wp:docPr id="967482576" name="Cuadro de texto 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34634505" w14:textId="47D69087" w:rsidR="00AD6417" w:rsidRDefault="00AD6417" w:rsidP="00AD6417">
                            <w:pPr>
                              <w:pStyle w:val="Descripcin"/>
                              <w:spacing w:after="0"/>
                              <w:jc w:val="center"/>
                            </w:pPr>
                            <w:bookmarkStart w:id="45" w:name="_Toc158500197"/>
                            <w:r>
                              <w:t xml:space="preserve">Ilustración </w:t>
                            </w:r>
                            <w:r>
                              <w:fldChar w:fldCharType="begin"/>
                            </w:r>
                            <w:r>
                              <w:instrText xml:space="preserve"> SEQ Ilustración \* ARABIC </w:instrText>
                            </w:r>
                            <w:r>
                              <w:fldChar w:fldCharType="separate"/>
                            </w:r>
                            <w:r w:rsidR="005512E4">
                              <w:rPr>
                                <w:noProof/>
                              </w:rPr>
                              <w:t>10</w:t>
                            </w:r>
                            <w:r>
                              <w:fldChar w:fldCharType="end"/>
                            </w:r>
                            <w:r>
                              <w:t xml:space="preserve"> Archivo JSON (Clave Privada)</w:t>
                            </w:r>
                            <w:bookmarkEnd w:id="45"/>
                          </w:p>
                          <w:p w14:paraId="7CDFCD88" w14:textId="6B018549" w:rsidR="00AD6417" w:rsidRPr="00F04940" w:rsidRDefault="00AD6417" w:rsidP="00AD6417">
                            <w:pPr>
                              <w:pStyle w:val="Descripcin"/>
                              <w:spacing w:after="0"/>
                              <w:jc w:val="center"/>
                              <w:rPr>
                                <w:noProof/>
                              </w:rPr>
                            </w:pPr>
                            <w:r w:rsidRPr="00D9772C">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5E7C20" id="_x0000_s1035" type="#_x0000_t202" style="position:absolute;left:0;text-align:left;margin-left:0;margin-top:84.2pt;width:334.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i1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Op2dk0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" stroked="f">
                <v:textbox style="mso-fit-shape-to-text:t" inset="0,0,0,0">
                  <w:txbxContent>
                    <w:p w14:paraId="34634505" w14:textId="47D69087" w:rsidR="00AD6417" w:rsidRDefault="00AD6417" w:rsidP="00AD6417">
                      <w:pPr>
                        <w:pStyle w:val="Descripcin"/>
                        <w:spacing w:after="0"/>
                        <w:jc w:val="center"/>
                      </w:pPr>
                      <w:bookmarkStart w:id="46" w:name="_Toc158500197"/>
                      <w:r>
                        <w:t xml:space="preserve">Ilustración </w:t>
                      </w:r>
                      <w:r>
                        <w:fldChar w:fldCharType="begin"/>
                      </w:r>
                      <w:r>
                        <w:instrText xml:space="preserve"> SEQ Ilustración \* ARABIC </w:instrText>
                      </w:r>
                      <w:r>
                        <w:fldChar w:fldCharType="separate"/>
                      </w:r>
                      <w:r w:rsidR="005512E4">
                        <w:rPr>
                          <w:noProof/>
                        </w:rPr>
                        <w:t>10</w:t>
                      </w:r>
                      <w:r>
                        <w:fldChar w:fldCharType="end"/>
                      </w:r>
                      <w:r>
                        <w:t xml:space="preserve"> Archivo JSON (Clave Privada)</w:t>
                      </w:r>
                      <w:bookmarkEnd w:id="46"/>
                    </w:p>
                    <w:p w14:paraId="7CDFCD88" w14:textId="6B018549" w:rsidR="00AD6417" w:rsidRPr="00F04940" w:rsidRDefault="00AD6417" w:rsidP="00AD6417">
                      <w:pPr>
                        <w:pStyle w:val="Descripcin"/>
                        <w:spacing w:after="0"/>
                        <w:jc w:val="center"/>
                        <w:rPr>
                          <w:noProof/>
                        </w:rPr>
                      </w:pPr>
                      <w:r w:rsidRPr="00D9772C">
                        <w:t>Realizado por LETURNE PLUAS JHON BYRON &amp; CHICA VALFRE VALESKA SOFIA</w:t>
                      </w:r>
                    </w:p>
                  </w:txbxContent>
                </v:textbox>
                <w10:wrap anchorx="margin"/>
              </v:shape>
            </w:pict>
          </mc:Fallback>
        </mc:AlternateContent>
      </w:r>
      <w:r>
        <w:rPr>
          <w:noProof/>
        </w:rPr>
        <w:drawing>
          <wp:anchor distT="0" distB="0" distL="114300" distR="114300" simplePos="0" relativeHeight="251660288" behindDoc="0" locked="0" layoutInCell="1" allowOverlap="1" wp14:anchorId="5566C8FC" wp14:editId="05B34196">
            <wp:simplePos x="0" y="0"/>
            <wp:positionH relativeFrom="margin">
              <wp:align>center</wp:align>
            </wp:positionH>
            <wp:positionV relativeFrom="paragraph">
              <wp:posOffset>50165</wp:posOffset>
            </wp:positionV>
            <wp:extent cx="1057160" cy="895350"/>
            <wp:effectExtent l="0" t="0" r="0" b="0"/>
            <wp:wrapNone/>
            <wp:docPr id="129840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5375" name=""/>
                    <pic:cNvPicPr/>
                  </pic:nvPicPr>
                  <pic:blipFill>
                    <a:blip r:embed="rId28">
                      <a:extLst>
                        <a:ext uri="{28A0092B-C50C-407E-A947-70E740481C1C}">
                          <a14:useLocalDpi xmlns:a14="http://schemas.microsoft.com/office/drawing/2010/main" val="0"/>
                        </a:ext>
                      </a:extLst>
                    </a:blip>
                    <a:stretch>
                      <a:fillRect/>
                    </a:stretch>
                  </pic:blipFill>
                  <pic:spPr>
                    <a:xfrm>
                      <a:off x="0" y="0"/>
                      <a:ext cx="1057160" cy="895350"/>
                    </a:xfrm>
                    <a:prstGeom prst="rect">
                      <a:avLst/>
                    </a:prstGeom>
                  </pic:spPr>
                </pic:pic>
              </a:graphicData>
            </a:graphic>
            <wp14:sizeRelH relativeFrom="page">
              <wp14:pctWidth>0</wp14:pctWidth>
            </wp14:sizeRelH>
            <wp14:sizeRelV relativeFrom="page">
              <wp14:pctHeight>0</wp14:pctHeight>
            </wp14:sizeRelV>
          </wp:anchor>
        </w:drawing>
      </w:r>
    </w:p>
    <w:p w14:paraId="2A9536FC" w14:textId="77777777" w:rsidR="008A4300" w:rsidRPr="008A4300" w:rsidRDefault="008A4300" w:rsidP="008A4300">
      <w:pPr>
        <w:rPr>
          <w:rFonts w:ascii="Times New Roman" w:hAnsi="Times New Roman" w:cs="Times New Roman"/>
          <w:sz w:val="24"/>
          <w:szCs w:val="24"/>
        </w:rPr>
      </w:pPr>
    </w:p>
    <w:p w14:paraId="512B7A63" w14:textId="77777777" w:rsidR="008A4300" w:rsidRPr="008A4300" w:rsidRDefault="008A4300" w:rsidP="008A4300">
      <w:pPr>
        <w:rPr>
          <w:rFonts w:ascii="Times New Roman" w:hAnsi="Times New Roman" w:cs="Times New Roman"/>
          <w:sz w:val="24"/>
          <w:szCs w:val="24"/>
        </w:rPr>
      </w:pPr>
    </w:p>
    <w:p w14:paraId="6A520E8A" w14:textId="77777777" w:rsidR="008A4300" w:rsidRPr="008A4300" w:rsidRDefault="008A4300" w:rsidP="008A4300">
      <w:pPr>
        <w:rPr>
          <w:rFonts w:ascii="Times New Roman" w:hAnsi="Times New Roman" w:cs="Times New Roman"/>
          <w:sz w:val="24"/>
          <w:szCs w:val="24"/>
        </w:rPr>
      </w:pPr>
    </w:p>
    <w:p w14:paraId="760CB300" w14:textId="77777777" w:rsidR="008A4300" w:rsidRDefault="008A4300" w:rsidP="008A4300">
      <w:pPr>
        <w:rPr>
          <w:rFonts w:ascii="Times New Roman" w:hAnsi="Times New Roman" w:cs="Times New Roman"/>
          <w:sz w:val="24"/>
          <w:szCs w:val="24"/>
        </w:rPr>
      </w:pPr>
    </w:p>
    <w:p w14:paraId="44389D4D" w14:textId="2B7A7BEF" w:rsidR="00D648B9" w:rsidRPr="008A4300" w:rsidRDefault="00D648B9" w:rsidP="00D648B9">
      <w:pPr>
        <w:pStyle w:val="Ttulo2"/>
        <w:spacing w:line="360" w:lineRule="auto"/>
      </w:pPr>
      <w:bookmarkStart w:id="47" w:name="_Toc158500162"/>
      <w:r>
        <w:t>Paquete principal</w:t>
      </w:r>
      <w:bookmarkEnd w:id="47"/>
    </w:p>
    <w:p w14:paraId="42796A44" w14:textId="227492F5" w:rsidR="008B259D" w:rsidRDefault="0001595D" w:rsidP="00D648B9">
      <w:pPr>
        <w:pStyle w:val="Ttulo3"/>
        <w:spacing w:line="360" w:lineRule="auto"/>
      </w:pPr>
      <w:bookmarkStart w:id="48" w:name="_Toc158500163"/>
      <w:r>
        <w:t xml:space="preserve">Utilización de </w:t>
      </w:r>
      <w:proofErr w:type="spellStart"/>
      <w:r>
        <w:t>Firebase</w:t>
      </w:r>
      <w:proofErr w:type="spellEnd"/>
      <w:r>
        <w:t xml:space="preserve"> Java</w:t>
      </w:r>
      <w:r w:rsidR="00CE1A2D">
        <w:t xml:space="preserve"> </w:t>
      </w:r>
      <w:r w:rsidR="00D648B9">
        <w:t xml:space="preserve">y </w:t>
      </w:r>
      <w:r w:rsidR="003D2AB6">
        <w:t>Registro aplicación</w:t>
      </w:r>
      <w:bookmarkEnd w:id="48"/>
    </w:p>
    <w:p w14:paraId="09801E4F" w14:textId="662661E0" w:rsidR="00E02803" w:rsidRDefault="00E02803" w:rsidP="00D648B9">
      <w:pPr>
        <w:tabs>
          <w:tab w:val="left" w:pos="1005"/>
        </w:tabs>
        <w:spacing w:line="360" w:lineRule="auto"/>
        <w:jc w:val="both"/>
        <w:rPr>
          <w:rFonts w:ascii="Times New Roman" w:hAnsi="Times New Roman" w:cs="Times New Roman"/>
          <w:sz w:val="24"/>
          <w:szCs w:val="24"/>
        </w:rPr>
      </w:pPr>
      <w:r w:rsidRPr="00E02803">
        <w:rPr>
          <w:rFonts w:ascii="Times New Roman" w:hAnsi="Times New Roman" w:cs="Times New Roman"/>
          <w:sz w:val="24"/>
          <w:szCs w:val="24"/>
        </w:rPr>
        <w:t xml:space="preserve">Al iniciar la aplicación Spring </w:t>
      </w:r>
      <w:proofErr w:type="spellStart"/>
      <w:r w:rsidRPr="00E02803">
        <w:rPr>
          <w:rFonts w:ascii="Times New Roman" w:hAnsi="Times New Roman" w:cs="Times New Roman"/>
          <w:sz w:val="24"/>
          <w:szCs w:val="24"/>
        </w:rPr>
        <w:t>Boot</w:t>
      </w:r>
      <w:proofErr w:type="spellEnd"/>
      <w:r w:rsidRPr="00E02803">
        <w:rPr>
          <w:rFonts w:ascii="Times New Roman" w:hAnsi="Times New Roman" w:cs="Times New Roman"/>
          <w:sz w:val="24"/>
          <w:szCs w:val="24"/>
        </w:rPr>
        <w:t xml:space="preserve">, necesitamos configurar el inicio de </w:t>
      </w:r>
      <w:proofErr w:type="spellStart"/>
      <w:r w:rsidRPr="00E02803">
        <w:rPr>
          <w:rFonts w:ascii="Times New Roman" w:hAnsi="Times New Roman" w:cs="Times New Roman"/>
          <w:sz w:val="24"/>
          <w:szCs w:val="24"/>
        </w:rPr>
        <w:t>Firebase</w:t>
      </w:r>
      <w:proofErr w:type="spellEnd"/>
      <w:r w:rsidRPr="00E02803">
        <w:rPr>
          <w:rFonts w:ascii="Times New Roman" w:hAnsi="Times New Roman" w:cs="Times New Roman"/>
          <w:sz w:val="24"/>
          <w:szCs w:val="24"/>
        </w:rPr>
        <w:t xml:space="preserve">, haciendo referencia al archivo JSON que previamente creamos con la clave privada. Es esencial tener en cuenta que el registro de la aplicación debe realizarse solo una vez durante la ejecución de la </w:t>
      </w:r>
      <w:r w:rsidRPr="00E02803">
        <w:rPr>
          <w:rFonts w:ascii="Times New Roman" w:hAnsi="Times New Roman" w:cs="Times New Roman"/>
          <w:sz w:val="24"/>
          <w:szCs w:val="24"/>
        </w:rPr>
        <w:lastRenderedPageBreak/>
        <w:t>API. Si este proceso se realiza incorrectamente, no será posible utilizar el servicio, ya que solo se permite un registro único.</w:t>
      </w:r>
    </w:p>
    <w:p w14:paraId="15E9C00A"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185E73"/>
          <w:kern w:val="0"/>
          <w:sz w:val="21"/>
          <w:szCs w:val="21"/>
          <w:lang w:val="es-ES" w:eastAsia="es-ES"/>
          <w14:ligatures w14:val="none"/>
        </w:rPr>
        <w:t>SpringBootApplication</w:t>
      </w:r>
    </w:p>
    <w:p w14:paraId="4378F761"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2E292B">
        <w:rPr>
          <w:rFonts w:ascii="Consolas" w:eastAsia="Times New Roman" w:hAnsi="Consolas" w:cs="Times New Roman"/>
          <w:color w:val="0F4A85"/>
          <w:kern w:val="0"/>
          <w:sz w:val="21"/>
          <w:szCs w:val="21"/>
          <w:lang w:val="es-ES" w:eastAsia="es-ES"/>
          <w14:ligatures w14:val="none"/>
        </w:rPr>
        <w:t>public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class</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FirebasepracticaApplication</w:t>
      </w:r>
      <w:proofErr w:type="spellEnd"/>
      <w:r w:rsidRPr="002E292B">
        <w:rPr>
          <w:rFonts w:ascii="Consolas" w:eastAsia="Times New Roman" w:hAnsi="Consolas" w:cs="Times New Roman"/>
          <w:color w:val="292929"/>
          <w:kern w:val="0"/>
          <w:sz w:val="21"/>
          <w:szCs w:val="21"/>
          <w:lang w:val="es-ES" w:eastAsia="es-ES"/>
          <w14:ligatures w14:val="none"/>
        </w:rPr>
        <w:t xml:space="preserve"> {</w:t>
      </w:r>
    </w:p>
    <w:p w14:paraId="12B7237A"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16D8ADA1"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public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static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Boolean</w:t>
      </w:r>
      <w:proofErr w:type="spellEnd"/>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1080"/>
          <w:kern w:val="0"/>
          <w:sz w:val="21"/>
          <w:szCs w:val="21"/>
          <w:lang w:val="es-ES" w:eastAsia="es-ES"/>
          <w14:ligatures w14:val="none"/>
        </w:rPr>
        <w:t>registrado</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0000"/>
          <w:kern w:val="0"/>
          <w:sz w:val="21"/>
          <w:szCs w:val="21"/>
          <w:lang w:val="es-ES" w:eastAsia="es-ES"/>
          <w14:ligatures w14:val="none"/>
        </w:rPr>
        <w:t>=</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F4A85"/>
          <w:kern w:val="0"/>
          <w:sz w:val="21"/>
          <w:szCs w:val="21"/>
          <w:lang w:val="es-ES" w:eastAsia="es-ES"/>
          <w14:ligatures w14:val="none"/>
        </w:rPr>
        <w:t>true</w:t>
      </w:r>
      <w:r w:rsidRPr="002E292B">
        <w:rPr>
          <w:rFonts w:ascii="Consolas" w:eastAsia="Times New Roman" w:hAnsi="Consolas" w:cs="Times New Roman"/>
          <w:color w:val="292929"/>
          <w:kern w:val="0"/>
          <w:sz w:val="21"/>
          <w:szCs w:val="21"/>
          <w:lang w:val="es-ES" w:eastAsia="es-ES"/>
          <w14:ligatures w14:val="none"/>
        </w:rPr>
        <w:t>;</w:t>
      </w:r>
    </w:p>
    <w:p w14:paraId="1189B6B5"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6B330096"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public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static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void</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2E292B">
        <w:rPr>
          <w:rFonts w:ascii="Consolas" w:eastAsia="Times New Roman" w:hAnsi="Consolas" w:cs="Times New Roman"/>
          <w:color w:val="5E2CBC"/>
          <w:kern w:val="0"/>
          <w:sz w:val="21"/>
          <w:szCs w:val="21"/>
          <w:lang w:val="es-ES" w:eastAsia="es-ES"/>
          <w14:ligatures w14:val="none"/>
        </w:rPr>
        <w:t>main</w:t>
      </w:r>
      <w:proofErr w:type="spellEnd"/>
      <w:r w:rsidRPr="002E292B">
        <w:rPr>
          <w:rFonts w:ascii="Consolas" w:eastAsia="Times New Roman" w:hAnsi="Consolas" w:cs="Times New Roman"/>
          <w:color w:val="292929"/>
          <w:kern w:val="0"/>
          <w:sz w:val="21"/>
          <w:szCs w:val="21"/>
          <w:lang w:val="es-ES" w:eastAsia="es-ES"/>
          <w14:ligatures w14:val="none"/>
        </w:rPr>
        <w:t>(</w:t>
      </w:r>
      <w:proofErr w:type="spellStart"/>
      <w:proofErr w:type="gramEnd"/>
      <w:r w:rsidRPr="002E292B">
        <w:rPr>
          <w:rFonts w:ascii="Consolas" w:eastAsia="Times New Roman" w:hAnsi="Consolas" w:cs="Times New Roman"/>
          <w:color w:val="185E73"/>
          <w:kern w:val="0"/>
          <w:sz w:val="21"/>
          <w:szCs w:val="21"/>
          <w:lang w:val="es-ES" w:eastAsia="es-ES"/>
          <w14:ligatures w14:val="none"/>
        </w:rPr>
        <w:t>String</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01080"/>
          <w:kern w:val="0"/>
          <w:sz w:val="21"/>
          <w:szCs w:val="21"/>
          <w:lang w:val="es-ES" w:eastAsia="es-ES"/>
          <w14:ligatures w14:val="none"/>
        </w:rPr>
        <w:t>args</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throws</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IOException</w:t>
      </w:r>
      <w:proofErr w:type="spellEnd"/>
      <w:r w:rsidRPr="002E292B">
        <w:rPr>
          <w:rFonts w:ascii="Consolas" w:eastAsia="Times New Roman" w:hAnsi="Consolas" w:cs="Times New Roman"/>
          <w:color w:val="292929"/>
          <w:kern w:val="0"/>
          <w:sz w:val="21"/>
          <w:szCs w:val="21"/>
          <w:lang w:val="es-ES" w:eastAsia="es-ES"/>
          <w14:ligatures w14:val="none"/>
        </w:rPr>
        <w:t xml:space="preserve"> {</w:t>
      </w:r>
    </w:p>
    <w:p w14:paraId="1EAA7B99"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2E292B">
        <w:rPr>
          <w:rFonts w:ascii="Consolas" w:eastAsia="Times New Roman" w:hAnsi="Consolas" w:cs="Times New Roman"/>
          <w:color w:val="001080"/>
          <w:kern w:val="0"/>
          <w:sz w:val="21"/>
          <w:szCs w:val="21"/>
          <w:lang w:val="es-ES" w:eastAsia="es-ES"/>
          <w14:ligatures w14:val="none"/>
        </w:rPr>
        <w:t>SpringApplication</w:t>
      </w: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5E2CBC"/>
          <w:kern w:val="0"/>
          <w:sz w:val="21"/>
          <w:szCs w:val="21"/>
          <w:lang w:val="es-ES" w:eastAsia="es-ES"/>
          <w14:ligatures w14:val="none"/>
        </w:rPr>
        <w:t>run</w:t>
      </w:r>
      <w:proofErr w:type="spellEnd"/>
      <w:r w:rsidRPr="002E292B">
        <w:rPr>
          <w:rFonts w:ascii="Consolas" w:eastAsia="Times New Roman" w:hAnsi="Consolas" w:cs="Times New Roman"/>
          <w:color w:val="292929"/>
          <w:kern w:val="0"/>
          <w:sz w:val="21"/>
          <w:szCs w:val="21"/>
          <w:lang w:val="es-ES" w:eastAsia="es-ES"/>
          <w14:ligatures w14:val="none"/>
        </w:rPr>
        <w:t>(</w:t>
      </w:r>
      <w:proofErr w:type="spellStart"/>
      <w:proofErr w:type="gramEnd"/>
      <w:r w:rsidRPr="002E292B">
        <w:rPr>
          <w:rFonts w:ascii="Consolas" w:eastAsia="Times New Roman" w:hAnsi="Consolas" w:cs="Times New Roman"/>
          <w:color w:val="001080"/>
          <w:kern w:val="0"/>
          <w:sz w:val="21"/>
          <w:szCs w:val="21"/>
          <w:lang w:val="es-ES" w:eastAsia="es-ES"/>
          <w14:ligatures w14:val="none"/>
        </w:rPr>
        <w:t>FirebasepracticaApplication</w:t>
      </w: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001080"/>
          <w:kern w:val="0"/>
          <w:sz w:val="21"/>
          <w:szCs w:val="21"/>
          <w:lang w:val="es-ES" w:eastAsia="es-ES"/>
          <w14:ligatures w14:val="none"/>
        </w:rPr>
        <w:t>class</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292929"/>
          <w:kern w:val="0"/>
          <w:sz w:val="21"/>
          <w:szCs w:val="21"/>
          <w:lang w:val="es-ES" w:eastAsia="es-ES"/>
          <w14:ligatures w14:val="none"/>
        </w:rPr>
        <w:t>args</w:t>
      </w:r>
      <w:proofErr w:type="spellEnd"/>
      <w:r w:rsidRPr="002E292B">
        <w:rPr>
          <w:rFonts w:ascii="Consolas" w:eastAsia="Times New Roman" w:hAnsi="Consolas" w:cs="Times New Roman"/>
          <w:color w:val="292929"/>
          <w:kern w:val="0"/>
          <w:sz w:val="21"/>
          <w:szCs w:val="21"/>
          <w:lang w:val="es-ES" w:eastAsia="es-ES"/>
          <w14:ligatures w14:val="none"/>
        </w:rPr>
        <w:t>);</w:t>
      </w:r>
    </w:p>
    <w:p w14:paraId="0D544EDD"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B5200D"/>
          <w:kern w:val="0"/>
          <w:sz w:val="21"/>
          <w:szCs w:val="21"/>
          <w:lang w:val="es-ES" w:eastAsia="es-ES"/>
          <w14:ligatures w14:val="none"/>
        </w:rPr>
        <w:t>if</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01080"/>
          <w:kern w:val="0"/>
          <w:sz w:val="21"/>
          <w:szCs w:val="21"/>
          <w:lang w:val="es-ES" w:eastAsia="es-ES"/>
          <w14:ligatures w14:val="none"/>
        </w:rPr>
        <w:t>FirebaseApp</w:t>
      </w: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5E2CBC"/>
          <w:kern w:val="0"/>
          <w:sz w:val="21"/>
          <w:szCs w:val="21"/>
          <w:lang w:val="es-ES" w:eastAsia="es-ES"/>
          <w14:ligatures w14:val="none"/>
        </w:rPr>
        <w:t>getApps</w:t>
      </w:r>
      <w:proofErr w:type="spellEnd"/>
      <w:r w:rsidRPr="002E292B">
        <w:rPr>
          <w:rFonts w:ascii="Consolas" w:eastAsia="Times New Roman" w:hAnsi="Consolas" w:cs="Times New Roman"/>
          <w:color w:val="292929"/>
          <w:kern w:val="0"/>
          <w:sz w:val="21"/>
          <w:szCs w:val="21"/>
          <w:lang w:val="es-ES" w:eastAsia="es-ES"/>
          <w14:ligatures w14:val="none"/>
        </w:rPr>
        <w:t>(</w:t>
      </w:r>
      <w:proofErr w:type="gramStart"/>
      <w:r w:rsidRPr="002E292B">
        <w:rPr>
          <w:rFonts w:ascii="Consolas" w:eastAsia="Times New Roman" w:hAnsi="Consolas" w:cs="Times New Roman"/>
          <w:color w:val="292929"/>
          <w:kern w:val="0"/>
          <w:sz w:val="21"/>
          <w:szCs w:val="21"/>
          <w:lang w:val="es-ES" w:eastAsia="es-ES"/>
          <w14:ligatures w14:val="none"/>
        </w:rPr>
        <w:t>).</w:t>
      </w:r>
      <w:proofErr w:type="spellStart"/>
      <w:r w:rsidRPr="002E292B">
        <w:rPr>
          <w:rFonts w:ascii="Consolas" w:eastAsia="Times New Roman" w:hAnsi="Consolas" w:cs="Times New Roman"/>
          <w:color w:val="5E2CBC"/>
          <w:kern w:val="0"/>
          <w:sz w:val="21"/>
          <w:szCs w:val="21"/>
          <w:lang w:val="es-ES" w:eastAsia="es-ES"/>
          <w14:ligatures w14:val="none"/>
        </w:rPr>
        <w:t>size</w:t>
      </w:r>
      <w:proofErr w:type="spellEnd"/>
      <w:proofErr w:type="gramEnd"/>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0000"/>
          <w:kern w:val="0"/>
          <w:sz w:val="21"/>
          <w:szCs w:val="21"/>
          <w:lang w:val="es-ES" w:eastAsia="es-ES"/>
          <w14:ligatures w14:val="none"/>
        </w:rPr>
        <w:t>&lt;=</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96D48"/>
          <w:kern w:val="0"/>
          <w:sz w:val="21"/>
          <w:szCs w:val="21"/>
          <w:lang w:val="es-ES" w:eastAsia="es-ES"/>
          <w14:ligatures w14:val="none"/>
        </w:rPr>
        <w:t>0</w:t>
      </w:r>
      <w:r w:rsidRPr="002E292B">
        <w:rPr>
          <w:rFonts w:ascii="Consolas" w:eastAsia="Times New Roman" w:hAnsi="Consolas" w:cs="Times New Roman"/>
          <w:color w:val="292929"/>
          <w:kern w:val="0"/>
          <w:sz w:val="21"/>
          <w:szCs w:val="21"/>
          <w:lang w:val="es-ES" w:eastAsia="es-ES"/>
          <w14:ligatures w14:val="none"/>
        </w:rPr>
        <w:t>) {</w:t>
      </w:r>
    </w:p>
    <w:p w14:paraId="76622330"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2E292B">
        <w:rPr>
          <w:rFonts w:ascii="Consolas" w:eastAsia="Times New Roman" w:hAnsi="Consolas" w:cs="Times New Roman"/>
          <w:color w:val="5E2CBC"/>
          <w:kern w:val="0"/>
          <w:sz w:val="21"/>
          <w:szCs w:val="21"/>
          <w:lang w:val="es-ES" w:eastAsia="es-ES"/>
          <w14:ligatures w14:val="none"/>
        </w:rPr>
        <w:t>initFiresbase</w:t>
      </w:r>
      <w:proofErr w:type="spellEnd"/>
      <w:r w:rsidRPr="002E292B">
        <w:rPr>
          <w:rFonts w:ascii="Consolas" w:eastAsia="Times New Roman" w:hAnsi="Consolas" w:cs="Times New Roman"/>
          <w:color w:val="292929"/>
          <w:kern w:val="0"/>
          <w:sz w:val="21"/>
          <w:szCs w:val="21"/>
          <w:lang w:val="es-ES" w:eastAsia="es-ES"/>
          <w14:ligatures w14:val="none"/>
        </w:rPr>
        <w:t>(</w:t>
      </w:r>
      <w:proofErr w:type="gramEnd"/>
      <w:r w:rsidRPr="002E292B">
        <w:rPr>
          <w:rFonts w:ascii="Consolas" w:eastAsia="Times New Roman" w:hAnsi="Consolas" w:cs="Times New Roman"/>
          <w:color w:val="292929"/>
          <w:kern w:val="0"/>
          <w:sz w:val="21"/>
          <w:szCs w:val="21"/>
          <w:lang w:val="es-ES" w:eastAsia="es-ES"/>
          <w14:ligatures w14:val="none"/>
        </w:rPr>
        <w:t>);</w:t>
      </w:r>
    </w:p>
    <w:p w14:paraId="2DECDD67"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w:t>
      </w:r>
    </w:p>
    <w:p w14:paraId="72F680B9"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w:t>
      </w:r>
    </w:p>
    <w:p w14:paraId="75B51DE8"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40495247"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public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static</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void</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2E292B">
        <w:rPr>
          <w:rFonts w:ascii="Consolas" w:eastAsia="Times New Roman" w:hAnsi="Consolas" w:cs="Times New Roman"/>
          <w:color w:val="5E2CBC"/>
          <w:kern w:val="0"/>
          <w:sz w:val="21"/>
          <w:szCs w:val="21"/>
          <w:lang w:val="es-ES" w:eastAsia="es-ES"/>
          <w14:ligatures w14:val="none"/>
        </w:rPr>
        <w:t>initFiresbase</w:t>
      </w:r>
      <w:proofErr w:type="spellEnd"/>
      <w:r w:rsidRPr="002E292B">
        <w:rPr>
          <w:rFonts w:ascii="Consolas" w:eastAsia="Times New Roman" w:hAnsi="Consolas" w:cs="Times New Roman"/>
          <w:color w:val="292929"/>
          <w:kern w:val="0"/>
          <w:sz w:val="21"/>
          <w:szCs w:val="21"/>
          <w:lang w:val="es-ES" w:eastAsia="es-ES"/>
          <w14:ligatures w14:val="none"/>
        </w:rPr>
        <w:t>(</w:t>
      </w:r>
      <w:proofErr w:type="gram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throws</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IOException</w:t>
      </w:r>
      <w:proofErr w:type="spellEnd"/>
      <w:r w:rsidRPr="002E292B">
        <w:rPr>
          <w:rFonts w:ascii="Consolas" w:eastAsia="Times New Roman" w:hAnsi="Consolas" w:cs="Times New Roman"/>
          <w:color w:val="292929"/>
          <w:kern w:val="0"/>
          <w:sz w:val="21"/>
          <w:szCs w:val="21"/>
          <w:lang w:val="es-ES" w:eastAsia="es-ES"/>
          <w14:ligatures w14:val="none"/>
        </w:rPr>
        <w:t xml:space="preserve"> {</w:t>
      </w:r>
    </w:p>
    <w:p w14:paraId="57E65784"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InputStream</w:t>
      </w:r>
      <w:proofErr w:type="spellEnd"/>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01080"/>
          <w:kern w:val="0"/>
          <w:sz w:val="21"/>
          <w:szCs w:val="21"/>
          <w:lang w:val="es-ES" w:eastAsia="es-ES"/>
          <w14:ligatures w14:val="none"/>
        </w:rPr>
        <w:t>serviceAccount</w:t>
      </w:r>
      <w:proofErr w:type="spellEnd"/>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0000"/>
          <w:kern w:val="0"/>
          <w:sz w:val="21"/>
          <w:szCs w:val="21"/>
          <w:lang w:val="es-ES" w:eastAsia="es-ES"/>
          <w14:ligatures w14:val="none"/>
        </w:rPr>
        <w:t>=</w:t>
      </w: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F4A85"/>
          <w:kern w:val="0"/>
          <w:sz w:val="21"/>
          <w:szCs w:val="21"/>
          <w:lang w:val="es-ES" w:eastAsia="es-ES"/>
          <w14:ligatures w14:val="none"/>
        </w:rPr>
        <w:t>null</w:t>
      </w:r>
      <w:proofErr w:type="spellEnd"/>
      <w:r w:rsidRPr="002E292B">
        <w:rPr>
          <w:rFonts w:ascii="Consolas" w:eastAsia="Times New Roman" w:hAnsi="Consolas" w:cs="Times New Roman"/>
          <w:color w:val="292929"/>
          <w:kern w:val="0"/>
          <w:sz w:val="21"/>
          <w:szCs w:val="21"/>
          <w:lang w:val="es-ES" w:eastAsia="es-ES"/>
          <w14:ligatures w14:val="none"/>
        </w:rPr>
        <w:t>;</w:t>
      </w:r>
    </w:p>
    <w:p w14:paraId="3AB8481B"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B5200D"/>
          <w:kern w:val="0"/>
          <w:sz w:val="21"/>
          <w:szCs w:val="21"/>
          <w:lang w:val="es-ES" w:eastAsia="es-ES"/>
          <w14:ligatures w14:val="none"/>
        </w:rPr>
        <w:t>try</w:t>
      </w:r>
      <w:r w:rsidRPr="002E292B">
        <w:rPr>
          <w:rFonts w:ascii="Consolas" w:eastAsia="Times New Roman" w:hAnsi="Consolas" w:cs="Times New Roman"/>
          <w:color w:val="292929"/>
          <w:kern w:val="0"/>
          <w:sz w:val="21"/>
          <w:szCs w:val="21"/>
          <w:lang w:val="es-ES" w:eastAsia="es-ES"/>
          <w14:ligatures w14:val="none"/>
        </w:rPr>
        <w:t xml:space="preserve"> {</w:t>
      </w:r>
    </w:p>
    <w:p w14:paraId="4AB315E4"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292929"/>
          <w:kern w:val="0"/>
          <w:sz w:val="21"/>
          <w:szCs w:val="21"/>
          <w:lang w:val="es-ES" w:eastAsia="es-ES"/>
          <w14:ligatures w14:val="none"/>
        </w:rPr>
        <w:t>serviceAccount</w:t>
      </w:r>
      <w:proofErr w:type="spellEnd"/>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0000"/>
          <w:kern w:val="0"/>
          <w:sz w:val="21"/>
          <w:szCs w:val="21"/>
          <w:lang w:val="es-ES" w:eastAsia="es-ES"/>
          <w14:ligatures w14:val="none"/>
        </w:rPr>
        <w:t>=</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B5200D"/>
          <w:kern w:val="0"/>
          <w:sz w:val="21"/>
          <w:szCs w:val="21"/>
          <w:lang w:val="es-ES" w:eastAsia="es-ES"/>
          <w14:ligatures w14:val="none"/>
        </w:rPr>
        <w:t>new</w:t>
      </w:r>
      <w:r w:rsidRPr="002E292B">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2E292B">
        <w:rPr>
          <w:rFonts w:ascii="Consolas" w:eastAsia="Times New Roman" w:hAnsi="Consolas" w:cs="Times New Roman"/>
          <w:color w:val="5E2CBC"/>
          <w:kern w:val="0"/>
          <w:sz w:val="21"/>
          <w:szCs w:val="21"/>
          <w:lang w:val="es-ES" w:eastAsia="es-ES"/>
          <w14:ligatures w14:val="none"/>
        </w:rPr>
        <w:t>FileInputStream</w:t>
      </w:r>
      <w:proofErr w:type="spellEnd"/>
      <w:r w:rsidRPr="002E292B">
        <w:rPr>
          <w:rFonts w:ascii="Consolas" w:eastAsia="Times New Roman" w:hAnsi="Consolas" w:cs="Times New Roman"/>
          <w:color w:val="292929"/>
          <w:kern w:val="0"/>
          <w:sz w:val="21"/>
          <w:szCs w:val="21"/>
          <w:lang w:val="es-ES" w:eastAsia="es-ES"/>
          <w14:ligatures w14:val="none"/>
        </w:rPr>
        <w:t>(</w:t>
      </w:r>
      <w:proofErr w:type="spellStart"/>
      <w:proofErr w:type="gramEnd"/>
      <w:r w:rsidRPr="002E292B">
        <w:rPr>
          <w:rFonts w:ascii="Consolas" w:eastAsia="Times New Roman" w:hAnsi="Consolas" w:cs="Times New Roman"/>
          <w:color w:val="001080"/>
          <w:kern w:val="0"/>
          <w:sz w:val="21"/>
          <w:szCs w:val="21"/>
          <w:lang w:val="es-ES" w:eastAsia="es-ES"/>
          <w14:ligatures w14:val="none"/>
        </w:rPr>
        <w:t>System</w:t>
      </w: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5E2CBC"/>
          <w:kern w:val="0"/>
          <w:sz w:val="21"/>
          <w:szCs w:val="21"/>
          <w:lang w:val="es-ES" w:eastAsia="es-ES"/>
          <w14:ligatures w14:val="none"/>
        </w:rPr>
        <w:t>getProperty</w:t>
      </w:r>
      <w:proofErr w:type="spellEnd"/>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0F4A85"/>
          <w:kern w:val="0"/>
          <w:sz w:val="21"/>
          <w:szCs w:val="21"/>
          <w:lang w:val="es-ES" w:eastAsia="es-ES"/>
          <w14:ligatures w14:val="none"/>
        </w:rPr>
        <w:t>"</w:t>
      </w:r>
      <w:proofErr w:type="spellStart"/>
      <w:r w:rsidRPr="002E292B">
        <w:rPr>
          <w:rFonts w:ascii="Consolas" w:eastAsia="Times New Roman" w:hAnsi="Consolas" w:cs="Times New Roman"/>
          <w:color w:val="0F4A85"/>
          <w:kern w:val="0"/>
          <w:sz w:val="21"/>
          <w:szCs w:val="21"/>
          <w:lang w:val="es-ES" w:eastAsia="es-ES"/>
          <w14:ligatures w14:val="none"/>
        </w:rPr>
        <w:t>user.dir</w:t>
      </w:r>
      <w:proofErr w:type="spellEnd"/>
      <w:r w:rsidRPr="002E292B">
        <w:rPr>
          <w:rFonts w:ascii="Consolas" w:eastAsia="Times New Roman" w:hAnsi="Consolas" w:cs="Times New Roman"/>
          <w:color w:val="0F4A85"/>
          <w:kern w:val="0"/>
          <w:sz w:val="21"/>
          <w:szCs w:val="21"/>
          <w:lang w:val="es-ES" w:eastAsia="es-ES"/>
          <w14:ligatures w14:val="none"/>
        </w:rPr>
        <w:t>"</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0000"/>
          <w:kern w:val="0"/>
          <w:sz w:val="21"/>
          <w:szCs w:val="21"/>
          <w:lang w:val="es-ES" w:eastAsia="es-ES"/>
          <w14:ligatures w14:val="none"/>
        </w:rPr>
        <w:t>+</w:t>
      </w: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F4A85"/>
          <w:kern w:val="0"/>
          <w:sz w:val="21"/>
          <w:szCs w:val="21"/>
          <w:lang w:val="es-ES" w:eastAsia="es-ES"/>
          <w14:ligatures w14:val="none"/>
        </w:rPr>
        <w:t>"</w:t>
      </w:r>
      <w:r w:rsidRPr="002E292B">
        <w:rPr>
          <w:rFonts w:ascii="Consolas" w:eastAsia="Times New Roman" w:hAnsi="Consolas" w:cs="Times New Roman"/>
          <w:color w:val="EE0000"/>
          <w:kern w:val="0"/>
          <w:sz w:val="21"/>
          <w:szCs w:val="21"/>
          <w:lang w:val="es-ES" w:eastAsia="es-ES"/>
          <w14:ligatures w14:val="none"/>
        </w:rPr>
        <w:t>\\</w:t>
      </w:r>
      <w:r w:rsidRPr="002E292B">
        <w:rPr>
          <w:rFonts w:ascii="Consolas" w:eastAsia="Times New Roman" w:hAnsi="Consolas" w:cs="Times New Roman"/>
          <w:color w:val="0F4A85"/>
          <w:kern w:val="0"/>
          <w:sz w:val="21"/>
          <w:szCs w:val="21"/>
          <w:lang w:val="es-ES" w:eastAsia="es-ES"/>
          <w14:ligatures w14:val="none"/>
        </w:rPr>
        <w:t>src</w:t>
      </w:r>
      <w:r w:rsidRPr="002E292B">
        <w:rPr>
          <w:rFonts w:ascii="Consolas" w:eastAsia="Times New Roman" w:hAnsi="Consolas" w:cs="Times New Roman"/>
          <w:color w:val="EE0000"/>
          <w:kern w:val="0"/>
          <w:sz w:val="21"/>
          <w:szCs w:val="21"/>
          <w:lang w:val="es-ES" w:eastAsia="es-ES"/>
          <w14:ligatures w14:val="none"/>
        </w:rPr>
        <w:t>\\</w:t>
      </w:r>
      <w:r w:rsidRPr="002E292B">
        <w:rPr>
          <w:rFonts w:ascii="Consolas" w:eastAsia="Times New Roman" w:hAnsi="Consolas" w:cs="Times New Roman"/>
          <w:color w:val="0F4A85"/>
          <w:kern w:val="0"/>
          <w:sz w:val="21"/>
          <w:szCs w:val="21"/>
          <w:lang w:val="es-ES" w:eastAsia="es-ES"/>
          <w14:ligatures w14:val="none"/>
        </w:rPr>
        <w:t>main</w:t>
      </w:r>
      <w:r w:rsidRPr="002E292B">
        <w:rPr>
          <w:rFonts w:ascii="Consolas" w:eastAsia="Times New Roman" w:hAnsi="Consolas" w:cs="Times New Roman"/>
          <w:color w:val="EE0000"/>
          <w:kern w:val="0"/>
          <w:sz w:val="21"/>
          <w:szCs w:val="21"/>
          <w:lang w:val="es-ES" w:eastAsia="es-ES"/>
          <w14:ligatures w14:val="none"/>
        </w:rPr>
        <w:t>\\</w:t>
      </w:r>
      <w:r w:rsidRPr="002E292B">
        <w:rPr>
          <w:rFonts w:ascii="Consolas" w:eastAsia="Times New Roman" w:hAnsi="Consolas" w:cs="Times New Roman"/>
          <w:color w:val="0F4A85"/>
          <w:kern w:val="0"/>
          <w:sz w:val="21"/>
          <w:szCs w:val="21"/>
          <w:lang w:val="es-ES" w:eastAsia="es-ES"/>
          <w14:ligatures w14:val="none"/>
        </w:rPr>
        <w:t>resources</w:t>
      </w:r>
      <w:r w:rsidRPr="002E292B">
        <w:rPr>
          <w:rFonts w:ascii="Consolas" w:eastAsia="Times New Roman" w:hAnsi="Consolas" w:cs="Times New Roman"/>
          <w:color w:val="EE0000"/>
          <w:kern w:val="0"/>
          <w:sz w:val="21"/>
          <w:szCs w:val="21"/>
          <w:lang w:val="es-ES" w:eastAsia="es-ES"/>
          <w14:ligatures w14:val="none"/>
        </w:rPr>
        <w:t>\\</w:t>
      </w:r>
      <w:r w:rsidRPr="002E292B">
        <w:rPr>
          <w:rFonts w:ascii="Consolas" w:eastAsia="Times New Roman" w:hAnsi="Consolas" w:cs="Times New Roman"/>
          <w:color w:val="0F4A85"/>
          <w:kern w:val="0"/>
          <w:sz w:val="21"/>
          <w:szCs w:val="21"/>
          <w:lang w:val="es-ES" w:eastAsia="es-ES"/>
          <w14:ligatures w14:val="none"/>
        </w:rPr>
        <w:t>autenticacion.json"</w:t>
      </w:r>
      <w:r w:rsidRPr="002E292B">
        <w:rPr>
          <w:rFonts w:ascii="Consolas" w:eastAsia="Times New Roman" w:hAnsi="Consolas" w:cs="Times New Roman"/>
          <w:color w:val="292929"/>
          <w:kern w:val="0"/>
          <w:sz w:val="21"/>
          <w:szCs w:val="21"/>
          <w:lang w:val="es-ES" w:eastAsia="es-ES"/>
          <w14:ligatures w14:val="none"/>
        </w:rPr>
        <w:t>);</w:t>
      </w:r>
    </w:p>
    <w:p w14:paraId="535B9CC0"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185E73"/>
          <w:kern w:val="0"/>
          <w:sz w:val="21"/>
          <w:szCs w:val="21"/>
          <w:lang w:val="pt-PT" w:eastAsia="es-ES"/>
          <w14:ligatures w14:val="none"/>
        </w:rPr>
        <w:t>GoogleCredentials</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credentials</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0000"/>
          <w:kern w:val="0"/>
          <w:sz w:val="21"/>
          <w:szCs w:val="21"/>
          <w:lang w:val="pt-PT" w:eastAsia="es-ES"/>
          <w14:ligatures w14:val="none"/>
        </w:rPr>
        <w:t>=</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GoogleCredentials</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fromStream</w:t>
      </w:r>
      <w:r w:rsidRPr="002E292B">
        <w:rPr>
          <w:rFonts w:ascii="Consolas" w:eastAsia="Times New Roman" w:hAnsi="Consolas" w:cs="Times New Roman"/>
          <w:color w:val="292929"/>
          <w:kern w:val="0"/>
          <w:sz w:val="21"/>
          <w:szCs w:val="21"/>
          <w:lang w:val="pt-PT" w:eastAsia="es-ES"/>
          <w14:ligatures w14:val="none"/>
        </w:rPr>
        <w:t>(serviceAccount);</w:t>
      </w:r>
    </w:p>
    <w:p w14:paraId="7C99522E"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185E73"/>
          <w:kern w:val="0"/>
          <w:sz w:val="21"/>
          <w:szCs w:val="21"/>
          <w:lang w:val="pt-PT" w:eastAsia="es-ES"/>
          <w14:ligatures w14:val="none"/>
        </w:rPr>
        <w:t>FirebaseOptions</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options</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0000"/>
          <w:kern w:val="0"/>
          <w:sz w:val="21"/>
          <w:szCs w:val="21"/>
          <w:lang w:val="pt-PT" w:eastAsia="es-ES"/>
          <w14:ligatures w14:val="none"/>
        </w:rPr>
        <w:t>=</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B5200D"/>
          <w:kern w:val="0"/>
          <w:sz w:val="21"/>
          <w:szCs w:val="21"/>
          <w:lang w:val="pt-PT" w:eastAsia="es-ES"/>
          <w14:ligatures w14:val="none"/>
        </w:rPr>
        <w:t>new</w:t>
      </w:r>
      <w:r w:rsidRPr="002E292B">
        <w:rPr>
          <w:rFonts w:ascii="Consolas" w:eastAsia="Times New Roman" w:hAnsi="Consolas" w:cs="Times New Roman"/>
          <w:color w:val="292929"/>
          <w:kern w:val="0"/>
          <w:sz w:val="21"/>
          <w:szCs w:val="21"/>
          <w:lang w:val="pt-PT" w:eastAsia="es-ES"/>
          <w14:ligatures w14:val="none"/>
        </w:rPr>
        <w:t xml:space="preserve"> FirebaseOptions.</w:t>
      </w:r>
      <w:r w:rsidRPr="002E292B">
        <w:rPr>
          <w:rFonts w:ascii="Consolas" w:eastAsia="Times New Roman" w:hAnsi="Consolas" w:cs="Times New Roman"/>
          <w:color w:val="5E2CBC"/>
          <w:kern w:val="0"/>
          <w:sz w:val="21"/>
          <w:szCs w:val="21"/>
          <w:lang w:val="pt-PT" w:eastAsia="es-ES"/>
          <w14:ligatures w14:val="none"/>
        </w:rPr>
        <w:t>Builder</w:t>
      </w:r>
      <w:r w:rsidRPr="002E292B">
        <w:rPr>
          <w:rFonts w:ascii="Consolas" w:eastAsia="Times New Roman" w:hAnsi="Consolas" w:cs="Times New Roman"/>
          <w:color w:val="292929"/>
          <w:kern w:val="0"/>
          <w:sz w:val="21"/>
          <w:szCs w:val="21"/>
          <w:lang w:val="pt-PT" w:eastAsia="es-ES"/>
          <w14:ligatures w14:val="none"/>
        </w:rPr>
        <w:t>()</w:t>
      </w:r>
    </w:p>
    <w:p w14:paraId="20F2A626"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w:t>
      </w:r>
      <w:r w:rsidRPr="002E292B">
        <w:rPr>
          <w:rFonts w:ascii="Consolas" w:eastAsia="Times New Roman" w:hAnsi="Consolas" w:cs="Times New Roman"/>
          <w:color w:val="5E2CBC"/>
          <w:kern w:val="0"/>
          <w:sz w:val="21"/>
          <w:szCs w:val="21"/>
          <w:lang w:val="pt-PT" w:eastAsia="es-ES"/>
          <w14:ligatures w14:val="none"/>
        </w:rPr>
        <w:t>setCredentials</w:t>
      </w:r>
      <w:r w:rsidRPr="002E292B">
        <w:rPr>
          <w:rFonts w:ascii="Consolas" w:eastAsia="Times New Roman" w:hAnsi="Consolas" w:cs="Times New Roman"/>
          <w:color w:val="292929"/>
          <w:kern w:val="0"/>
          <w:sz w:val="21"/>
          <w:szCs w:val="21"/>
          <w:lang w:val="pt-PT" w:eastAsia="es-ES"/>
          <w14:ligatures w14:val="none"/>
        </w:rPr>
        <w:t>(credentials)</w:t>
      </w:r>
    </w:p>
    <w:p w14:paraId="17DCC7F7"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w:t>
      </w:r>
      <w:r w:rsidRPr="002E292B">
        <w:rPr>
          <w:rFonts w:ascii="Consolas" w:eastAsia="Times New Roman" w:hAnsi="Consolas" w:cs="Times New Roman"/>
          <w:color w:val="5E2CBC"/>
          <w:kern w:val="0"/>
          <w:sz w:val="21"/>
          <w:szCs w:val="21"/>
          <w:lang w:val="pt-PT" w:eastAsia="es-ES"/>
          <w14:ligatures w14:val="none"/>
        </w:rPr>
        <w:t>build</w:t>
      </w:r>
      <w:r w:rsidRPr="002E292B">
        <w:rPr>
          <w:rFonts w:ascii="Consolas" w:eastAsia="Times New Roman" w:hAnsi="Consolas" w:cs="Times New Roman"/>
          <w:color w:val="292929"/>
          <w:kern w:val="0"/>
          <w:sz w:val="21"/>
          <w:szCs w:val="21"/>
          <w:lang w:val="pt-PT" w:eastAsia="es-ES"/>
          <w14:ligatures w14:val="none"/>
        </w:rPr>
        <w:t>();</w:t>
      </w:r>
    </w:p>
    <w:p w14:paraId="0BEFFF23"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FirebaseApp</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initializeApp</w:t>
      </w:r>
      <w:r w:rsidRPr="002E292B">
        <w:rPr>
          <w:rFonts w:ascii="Consolas" w:eastAsia="Times New Roman" w:hAnsi="Consolas" w:cs="Times New Roman"/>
          <w:color w:val="292929"/>
          <w:kern w:val="0"/>
          <w:sz w:val="21"/>
          <w:szCs w:val="21"/>
          <w:lang w:val="pt-PT" w:eastAsia="es-ES"/>
          <w14:ligatures w14:val="none"/>
        </w:rPr>
        <w:t>(options);</w:t>
      </w:r>
    </w:p>
    <w:p w14:paraId="111BA23B"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p>
    <w:p w14:paraId="6C2B73F8"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 </w:t>
      </w:r>
      <w:r w:rsidRPr="002E292B">
        <w:rPr>
          <w:rFonts w:ascii="Consolas" w:eastAsia="Times New Roman" w:hAnsi="Consolas" w:cs="Times New Roman"/>
          <w:color w:val="B5200D"/>
          <w:kern w:val="0"/>
          <w:sz w:val="21"/>
          <w:szCs w:val="21"/>
          <w:lang w:val="pt-PT" w:eastAsia="es-ES"/>
          <w14:ligatures w14:val="none"/>
        </w:rPr>
        <w:t>catch</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185E73"/>
          <w:kern w:val="0"/>
          <w:sz w:val="21"/>
          <w:szCs w:val="21"/>
          <w:lang w:val="pt-PT" w:eastAsia="es-ES"/>
          <w14:ligatures w14:val="none"/>
        </w:rPr>
        <w:t>FileNotFoundException</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ex</w:t>
      </w:r>
      <w:r w:rsidRPr="002E292B">
        <w:rPr>
          <w:rFonts w:ascii="Consolas" w:eastAsia="Times New Roman" w:hAnsi="Consolas" w:cs="Times New Roman"/>
          <w:color w:val="292929"/>
          <w:kern w:val="0"/>
          <w:sz w:val="21"/>
          <w:szCs w:val="21"/>
          <w:lang w:val="pt-PT" w:eastAsia="es-ES"/>
          <w14:ligatures w14:val="none"/>
        </w:rPr>
        <w:t>) {</w:t>
      </w:r>
    </w:p>
    <w:p w14:paraId="5A0CD652"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Logger</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getLogger</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RepositoryFirebase</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class</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getName</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log</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Level</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SEVERE</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F4A85"/>
          <w:kern w:val="0"/>
          <w:sz w:val="21"/>
          <w:szCs w:val="21"/>
          <w:lang w:val="pt-PT" w:eastAsia="es-ES"/>
          <w14:ligatures w14:val="none"/>
        </w:rPr>
        <w:t>null</w:t>
      </w:r>
      <w:r w:rsidRPr="002E292B">
        <w:rPr>
          <w:rFonts w:ascii="Consolas" w:eastAsia="Times New Roman" w:hAnsi="Consolas" w:cs="Times New Roman"/>
          <w:color w:val="292929"/>
          <w:kern w:val="0"/>
          <w:sz w:val="21"/>
          <w:szCs w:val="21"/>
          <w:lang w:val="pt-PT" w:eastAsia="es-ES"/>
          <w14:ligatures w14:val="none"/>
        </w:rPr>
        <w:t>, ex);</w:t>
      </w:r>
    </w:p>
    <w:p w14:paraId="3986F0EA"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B5200D"/>
          <w:kern w:val="0"/>
          <w:sz w:val="21"/>
          <w:szCs w:val="21"/>
          <w:lang w:val="es-ES" w:eastAsia="es-ES"/>
          <w14:ligatures w14:val="none"/>
        </w:rPr>
        <w:t>finally</w:t>
      </w:r>
      <w:proofErr w:type="spellEnd"/>
      <w:r w:rsidRPr="002E292B">
        <w:rPr>
          <w:rFonts w:ascii="Consolas" w:eastAsia="Times New Roman" w:hAnsi="Consolas" w:cs="Times New Roman"/>
          <w:color w:val="292929"/>
          <w:kern w:val="0"/>
          <w:sz w:val="21"/>
          <w:szCs w:val="21"/>
          <w:lang w:val="es-ES" w:eastAsia="es-ES"/>
          <w14:ligatures w14:val="none"/>
        </w:rPr>
        <w:t xml:space="preserve"> {</w:t>
      </w:r>
    </w:p>
    <w:p w14:paraId="08D514C8"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B5200D"/>
          <w:kern w:val="0"/>
          <w:sz w:val="21"/>
          <w:szCs w:val="21"/>
          <w:lang w:val="es-ES" w:eastAsia="es-ES"/>
          <w14:ligatures w14:val="none"/>
        </w:rPr>
        <w:t>try</w:t>
      </w:r>
      <w:r w:rsidRPr="002E292B">
        <w:rPr>
          <w:rFonts w:ascii="Consolas" w:eastAsia="Times New Roman" w:hAnsi="Consolas" w:cs="Times New Roman"/>
          <w:color w:val="292929"/>
          <w:kern w:val="0"/>
          <w:sz w:val="21"/>
          <w:szCs w:val="21"/>
          <w:lang w:val="es-ES" w:eastAsia="es-ES"/>
          <w14:ligatures w14:val="none"/>
        </w:rPr>
        <w:t xml:space="preserve"> {</w:t>
      </w:r>
    </w:p>
    <w:p w14:paraId="718AF2FA"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001080"/>
          <w:kern w:val="0"/>
          <w:sz w:val="21"/>
          <w:szCs w:val="21"/>
          <w:lang w:val="es-ES" w:eastAsia="es-ES"/>
          <w14:ligatures w14:val="none"/>
        </w:rPr>
        <w:t>serviceAccount</w:t>
      </w:r>
      <w:r w:rsidRPr="002E292B">
        <w:rPr>
          <w:rFonts w:ascii="Consolas" w:eastAsia="Times New Roman" w:hAnsi="Consolas" w:cs="Times New Roman"/>
          <w:color w:val="292929"/>
          <w:kern w:val="0"/>
          <w:sz w:val="21"/>
          <w:szCs w:val="21"/>
          <w:lang w:val="es-ES" w:eastAsia="es-ES"/>
          <w14:ligatures w14:val="none"/>
        </w:rPr>
        <w:t>.</w:t>
      </w:r>
      <w:r w:rsidRPr="002E292B">
        <w:rPr>
          <w:rFonts w:ascii="Consolas" w:eastAsia="Times New Roman" w:hAnsi="Consolas" w:cs="Times New Roman"/>
          <w:color w:val="5E2CBC"/>
          <w:kern w:val="0"/>
          <w:sz w:val="21"/>
          <w:szCs w:val="21"/>
          <w:lang w:val="es-ES" w:eastAsia="es-ES"/>
          <w14:ligatures w14:val="none"/>
        </w:rPr>
        <w:t>close</w:t>
      </w:r>
      <w:proofErr w:type="spellEnd"/>
      <w:r w:rsidRPr="002E292B">
        <w:rPr>
          <w:rFonts w:ascii="Consolas" w:eastAsia="Times New Roman" w:hAnsi="Consolas" w:cs="Times New Roman"/>
          <w:color w:val="292929"/>
          <w:kern w:val="0"/>
          <w:sz w:val="21"/>
          <w:szCs w:val="21"/>
          <w:lang w:val="es-ES" w:eastAsia="es-ES"/>
          <w14:ligatures w14:val="none"/>
        </w:rPr>
        <w:t>();</w:t>
      </w:r>
    </w:p>
    <w:p w14:paraId="7A98551B"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 </w:t>
      </w:r>
      <w:r w:rsidRPr="002E292B">
        <w:rPr>
          <w:rFonts w:ascii="Consolas" w:eastAsia="Times New Roman" w:hAnsi="Consolas" w:cs="Times New Roman"/>
          <w:color w:val="B5200D"/>
          <w:kern w:val="0"/>
          <w:sz w:val="21"/>
          <w:szCs w:val="21"/>
          <w:lang w:val="es-ES" w:eastAsia="es-ES"/>
          <w14:ligatures w14:val="none"/>
        </w:rPr>
        <w:t>catch</w:t>
      </w:r>
      <w:r w:rsidRPr="002E292B">
        <w:rPr>
          <w:rFonts w:ascii="Consolas" w:eastAsia="Times New Roman" w:hAnsi="Consolas" w:cs="Times New Roman"/>
          <w:color w:val="292929"/>
          <w:kern w:val="0"/>
          <w:sz w:val="21"/>
          <w:szCs w:val="21"/>
          <w:lang w:val="es-ES" w:eastAsia="es-ES"/>
          <w14:ligatures w14:val="none"/>
        </w:rPr>
        <w:t xml:space="preserve"> (</w:t>
      </w:r>
      <w:proofErr w:type="spellStart"/>
      <w:r w:rsidRPr="002E292B">
        <w:rPr>
          <w:rFonts w:ascii="Consolas" w:eastAsia="Times New Roman" w:hAnsi="Consolas" w:cs="Times New Roman"/>
          <w:color w:val="185E73"/>
          <w:kern w:val="0"/>
          <w:sz w:val="21"/>
          <w:szCs w:val="21"/>
          <w:lang w:val="es-ES" w:eastAsia="es-ES"/>
          <w14:ligatures w14:val="none"/>
        </w:rPr>
        <w:t>IOException</w:t>
      </w:r>
      <w:proofErr w:type="spellEnd"/>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1080"/>
          <w:kern w:val="0"/>
          <w:sz w:val="21"/>
          <w:szCs w:val="21"/>
          <w:lang w:val="es-ES" w:eastAsia="es-ES"/>
          <w14:ligatures w14:val="none"/>
        </w:rPr>
        <w:t>ex</w:t>
      </w:r>
      <w:r w:rsidRPr="002E292B">
        <w:rPr>
          <w:rFonts w:ascii="Consolas" w:eastAsia="Times New Roman" w:hAnsi="Consolas" w:cs="Times New Roman"/>
          <w:color w:val="292929"/>
          <w:kern w:val="0"/>
          <w:sz w:val="21"/>
          <w:szCs w:val="21"/>
          <w:lang w:val="es-ES" w:eastAsia="es-ES"/>
          <w14:ligatures w14:val="none"/>
        </w:rPr>
        <w:t>) {</w:t>
      </w:r>
    </w:p>
    <w:p w14:paraId="4105E96A"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2E292B">
        <w:rPr>
          <w:rFonts w:ascii="Consolas" w:eastAsia="Times New Roman" w:hAnsi="Consolas" w:cs="Times New Roman"/>
          <w:color w:val="292929"/>
          <w:kern w:val="0"/>
          <w:sz w:val="21"/>
          <w:szCs w:val="21"/>
          <w:lang w:val="es-ES" w:eastAsia="es-ES"/>
          <w14:ligatures w14:val="none"/>
        </w:rPr>
        <w:t xml:space="preserve">                </w:t>
      </w:r>
      <w:r w:rsidRPr="002E292B">
        <w:rPr>
          <w:rFonts w:ascii="Consolas" w:eastAsia="Times New Roman" w:hAnsi="Consolas" w:cs="Times New Roman"/>
          <w:color w:val="001080"/>
          <w:kern w:val="0"/>
          <w:sz w:val="21"/>
          <w:szCs w:val="21"/>
          <w:lang w:val="pt-PT" w:eastAsia="es-ES"/>
          <w14:ligatures w14:val="none"/>
        </w:rPr>
        <w:t>Logger</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getLogger</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RepositoryFirebase</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class</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getName</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5E2CBC"/>
          <w:kern w:val="0"/>
          <w:sz w:val="21"/>
          <w:szCs w:val="21"/>
          <w:lang w:val="pt-PT" w:eastAsia="es-ES"/>
          <w14:ligatures w14:val="none"/>
        </w:rPr>
        <w:t>log</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Level</w:t>
      </w:r>
      <w:r w:rsidRPr="002E292B">
        <w:rPr>
          <w:rFonts w:ascii="Consolas" w:eastAsia="Times New Roman" w:hAnsi="Consolas" w:cs="Times New Roman"/>
          <w:color w:val="292929"/>
          <w:kern w:val="0"/>
          <w:sz w:val="21"/>
          <w:szCs w:val="21"/>
          <w:lang w:val="pt-PT" w:eastAsia="es-ES"/>
          <w14:ligatures w14:val="none"/>
        </w:rPr>
        <w:t>.</w:t>
      </w:r>
      <w:r w:rsidRPr="002E292B">
        <w:rPr>
          <w:rFonts w:ascii="Consolas" w:eastAsia="Times New Roman" w:hAnsi="Consolas" w:cs="Times New Roman"/>
          <w:color w:val="001080"/>
          <w:kern w:val="0"/>
          <w:sz w:val="21"/>
          <w:szCs w:val="21"/>
          <w:lang w:val="pt-PT" w:eastAsia="es-ES"/>
          <w14:ligatures w14:val="none"/>
        </w:rPr>
        <w:t>SEVERE</w:t>
      </w: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0F4A85"/>
          <w:kern w:val="0"/>
          <w:sz w:val="21"/>
          <w:szCs w:val="21"/>
          <w:lang w:val="pt-PT" w:eastAsia="es-ES"/>
          <w14:ligatures w14:val="none"/>
        </w:rPr>
        <w:t>null</w:t>
      </w:r>
      <w:r w:rsidRPr="002E292B">
        <w:rPr>
          <w:rFonts w:ascii="Consolas" w:eastAsia="Times New Roman" w:hAnsi="Consolas" w:cs="Times New Roman"/>
          <w:color w:val="292929"/>
          <w:kern w:val="0"/>
          <w:sz w:val="21"/>
          <w:szCs w:val="21"/>
          <w:lang w:val="pt-PT" w:eastAsia="es-ES"/>
          <w14:ligatures w14:val="none"/>
        </w:rPr>
        <w:t>, ex);</w:t>
      </w:r>
    </w:p>
    <w:p w14:paraId="1AD8640C"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pt-PT" w:eastAsia="es-ES"/>
          <w14:ligatures w14:val="none"/>
        </w:rPr>
        <w:t xml:space="preserve">            </w:t>
      </w:r>
      <w:r w:rsidRPr="002E292B">
        <w:rPr>
          <w:rFonts w:ascii="Consolas" w:eastAsia="Times New Roman" w:hAnsi="Consolas" w:cs="Times New Roman"/>
          <w:color w:val="292929"/>
          <w:kern w:val="0"/>
          <w:sz w:val="21"/>
          <w:szCs w:val="21"/>
          <w:lang w:val="es-ES" w:eastAsia="es-ES"/>
          <w14:ligatures w14:val="none"/>
        </w:rPr>
        <w:t>}</w:t>
      </w:r>
    </w:p>
    <w:p w14:paraId="7A82E058"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w:t>
      </w:r>
    </w:p>
    <w:p w14:paraId="09E594D2"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    }</w:t>
      </w:r>
    </w:p>
    <w:p w14:paraId="478AF1B6" w14:textId="77777777" w:rsidR="002E292B" w:rsidRPr="002E292B" w:rsidRDefault="002E292B" w:rsidP="002E292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2E292B">
        <w:rPr>
          <w:rFonts w:ascii="Consolas" w:eastAsia="Times New Roman" w:hAnsi="Consolas" w:cs="Times New Roman"/>
          <w:color w:val="292929"/>
          <w:kern w:val="0"/>
          <w:sz w:val="21"/>
          <w:szCs w:val="21"/>
          <w:lang w:val="es-ES" w:eastAsia="es-ES"/>
          <w14:ligatures w14:val="none"/>
        </w:rPr>
        <w:t>}</w:t>
      </w:r>
    </w:p>
    <w:p w14:paraId="7463D5E2" w14:textId="77777777" w:rsidR="003654C1" w:rsidRDefault="003654C1" w:rsidP="003654C1">
      <w:pPr>
        <w:tabs>
          <w:tab w:val="left" w:pos="1005"/>
        </w:tabs>
        <w:spacing w:line="360" w:lineRule="auto"/>
        <w:jc w:val="both"/>
        <w:rPr>
          <w:rFonts w:ascii="Times New Roman" w:hAnsi="Times New Roman" w:cs="Times New Roman"/>
          <w:sz w:val="24"/>
          <w:szCs w:val="24"/>
        </w:rPr>
      </w:pPr>
    </w:p>
    <w:p w14:paraId="365851FE" w14:textId="6E7E0A73" w:rsidR="0001595D" w:rsidRDefault="003654C1" w:rsidP="003654C1">
      <w:pPr>
        <w:tabs>
          <w:tab w:val="left" w:pos="1005"/>
        </w:tabs>
        <w:spacing w:line="360" w:lineRule="auto"/>
        <w:jc w:val="both"/>
        <w:rPr>
          <w:rFonts w:ascii="Times New Roman" w:hAnsi="Times New Roman" w:cs="Times New Roman"/>
          <w:sz w:val="24"/>
          <w:szCs w:val="24"/>
        </w:rPr>
      </w:pPr>
      <w:r w:rsidRPr="003654C1">
        <w:rPr>
          <w:rFonts w:ascii="Times New Roman" w:hAnsi="Times New Roman" w:cs="Times New Roman"/>
          <w:sz w:val="24"/>
          <w:szCs w:val="24"/>
        </w:rPr>
        <w:t xml:space="preserve">Para lograr esto, establecemos una condición que nos indique si la aplicación ya ha sido registrada. Si esta condición es falsa, la aplicación se registrará utilizando el método </w:t>
      </w:r>
      <w:proofErr w:type="spellStart"/>
      <w:r w:rsidRPr="003654C1">
        <w:rPr>
          <w:rFonts w:ascii="Times New Roman" w:hAnsi="Times New Roman" w:cs="Times New Roman"/>
          <w:b/>
          <w:bCs/>
          <w:sz w:val="24"/>
          <w:szCs w:val="24"/>
        </w:rPr>
        <w:t>initFirebase</w:t>
      </w:r>
      <w:proofErr w:type="spellEnd"/>
      <w:r w:rsidRPr="003654C1">
        <w:rPr>
          <w:rFonts w:ascii="Times New Roman" w:hAnsi="Times New Roman" w:cs="Times New Roman"/>
          <w:sz w:val="24"/>
          <w:szCs w:val="24"/>
        </w:rPr>
        <w:t xml:space="preserve">. En este proceso de registro, es necesario proporcionar la ruta del archivo JSON al objeto </w:t>
      </w:r>
      <w:proofErr w:type="spellStart"/>
      <w:r w:rsidRPr="003654C1">
        <w:rPr>
          <w:rFonts w:ascii="Times New Roman" w:hAnsi="Times New Roman" w:cs="Times New Roman"/>
          <w:b/>
          <w:bCs/>
          <w:sz w:val="24"/>
          <w:szCs w:val="24"/>
        </w:rPr>
        <w:t>FileInputStream</w:t>
      </w:r>
      <w:proofErr w:type="spellEnd"/>
      <w:r w:rsidRPr="003654C1">
        <w:rPr>
          <w:rFonts w:ascii="Times New Roman" w:hAnsi="Times New Roman" w:cs="Times New Roman"/>
          <w:sz w:val="24"/>
          <w:szCs w:val="24"/>
        </w:rPr>
        <w:t xml:space="preserve">. Luego, este archivo se procesará mediante el método </w:t>
      </w:r>
      <w:proofErr w:type="spellStart"/>
      <w:r w:rsidRPr="003654C1">
        <w:rPr>
          <w:rFonts w:ascii="Times New Roman" w:hAnsi="Times New Roman" w:cs="Times New Roman"/>
          <w:b/>
          <w:bCs/>
          <w:sz w:val="24"/>
          <w:szCs w:val="24"/>
        </w:rPr>
        <w:lastRenderedPageBreak/>
        <w:t>GoogleCredentials</w:t>
      </w:r>
      <w:proofErr w:type="spellEnd"/>
      <w:r w:rsidRPr="003654C1">
        <w:rPr>
          <w:rFonts w:ascii="Times New Roman" w:hAnsi="Times New Roman" w:cs="Times New Roman"/>
          <w:sz w:val="24"/>
          <w:szCs w:val="24"/>
        </w:rPr>
        <w:t xml:space="preserve"> y, finalmente, se registrará a través de </w:t>
      </w:r>
      <w:proofErr w:type="spellStart"/>
      <w:r w:rsidRPr="003654C1">
        <w:rPr>
          <w:rFonts w:ascii="Times New Roman" w:hAnsi="Times New Roman" w:cs="Times New Roman"/>
          <w:b/>
          <w:bCs/>
          <w:sz w:val="24"/>
          <w:szCs w:val="24"/>
        </w:rPr>
        <w:t>FirebaseApp.initializeApp</w:t>
      </w:r>
      <w:proofErr w:type="spellEnd"/>
      <w:r w:rsidRPr="003654C1">
        <w:rPr>
          <w:rFonts w:ascii="Times New Roman" w:hAnsi="Times New Roman" w:cs="Times New Roman"/>
          <w:b/>
          <w:bCs/>
          <w:sz w:val="24"/>
          <w:szCs w:val="24"/>
        </w:rPr>
        <w:t>(</w:t>
      </w:r>
      <w:proofErr w:type="spellStart"/>
      <w:r w:rsidRPr="003654C1">
        <w:rPr>
          <w:rFonts w:ascii="Times New Roman" w:hAnsi="Times New Roman" w:cs="Times New Roman"/>
          <w:b/>
          <w:bCs/>
          <w:sz w:val="24"/>
          <w:szCs w:val="24"/>
        </w:rPr>
        <w:t>options</w:t>
      </w:r>
      <w:proofErr w:type="spellEnd"/>
      <w:r w:rsidRPr="003654C1">
        <w:rPr>
          <w:rFonts w:ascii="Times New Roman" w:hAnsi="Times New Roman" w:cs="Times New Roman"/>
          <w:b/>
          <w:bCs/>
          <w:sz w:val="24"/>
          <w:szCs w:val="24"/>
        </w:rPr>
        <w:t>)</w:t>
      </w:r>
      <w:r w:rsidRPr="003654C1">
        <w:rPr>
          <w:rFonts w:ascii="Times New Roman" w:hAnsi="Times New Roman" w:cs="Times New Roman"/>
          <w:sz w:val="24"/>
          <w:szCs w:val="24"/>
        </w:rPr>
        <w:t>.</w:t>
      </w:r>
    </w:p>
    <w:p w14:paraId="4ABD4935" w14:textId="6DD10EC9" w:rsidR="008B259D" w:rsidRDefault="00F02903" w:rsidP="00245490">
      <w:pPr>
        <w:pStyle w:val="Ttulo3"/>
        <w:spacing w:line="360" w:lineRule="auto"/>
      </w:pPr>
      <w:bookmarkStart w:id="49" w:name="_Toc158500164"/>
      <w:proofErr w:type="spellStart"/>
      <w:r>
        <w:t>Messages</w:t>
      </w:r>
      <w:bookmarkEnd w:id="49"/>
      <w:proofErr w:type="spellEnd"/>
    </w:p>
    <w:p w14:paraId="1029A9CA" w14:textId="602AC86E" w:rsidR="00F02903" w:rsidRPr="00245490" w:rsidRDefault="00245490" w:rsidP="00245490">
      <w:pPr>
        <w:spacing w:line="360" w:lineRule="auto"/>
        <w:rPr>
          <w:rFonts w:ascii="Times New Roman" w:hAnsi="Times New Roman" w:cs="Times New Roman"/>
          <w:sz w:val="24"/>
          <w:szCs w:val="24"/>
        </w:rPr>
      </w:pPr>
      <w:r w:rsidRPr="00245490">
        <w:rPr>
          <w:rFonts w:ascii="Times New Roman" w:hAnsi="Times New Roman" w:cs="Times New Roman"/>
          <w:sz w:val="24"/>
          <w:szCs w:val="24"/>
        </w:rPr>
        <w:t>También</w:t>
      </w:r>
      <w:r w:rsidR="00F02903" w:rsidRPr="00245490">
        <w:rPr>
          <w:rFonts w:ascii="Times New Roman" w:hAnsi="Times New Roman" w:cs="Times New Roman"/>
          <w:sz w:val="24"/>
          <w:szCs w:val="24"/>
        </w:rPr>
        <w:t xml:space="preserve"> se definen mensajes que se los utilizara para </w:t>
      </w:r>
      <w:r w:rsidRPr="00245490">
        <w:rPr>
          <w:rFonts w:ascii="Times New Roman" w:hAnsi="Times New Roman" w:cs="Times New Roman"/>
          <w:sz w:val="24"/>
          <w:szCs w:val="24"/>
        </w:rPr>
        <w:t>la</w:t>
      </w:r>
      <w:r w:rsidR="00F02903" w:rsidRPr="00245490">
        <w:rPr>
          <w:rFonts w:ascii="Times New Roman" w:hAnsi="Times New Roman" w:cs="Times New Roman"/>
          <w:sz w:val="24"/>
          <w:szCs w:val="24"/>
        </w:rPr>
        <w:t xml:space="preserve"> comunicación con el cliente y los modelo</w:t>
      </w:r>
      <w:r w:rsidRPr="00245490">
        <w:rPr>
          <w:rFonts w:ascii="Times New Roman" w:hAnsi="Times New Roman" w:cs="Times New Roman"/>
          <w:sz w:val="24"/>
          <w:szCs w:val="24"/>
        </w:rPr>
        <w:t>s.</w:t>
      </w:r>
    </w:p>
    <w:p w14:paraId="78C858A9"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class</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Messages</w:t>
      </w:r>
      <w:proofErr w:type="spellEnd"/>
      <w:r w:rsidRPr="00F02903">
        <w:rPr>
          <w:rFonts w:ascii="Consolas" w:eastAsia="Times New Roman" w:hAnsi="Consolas" w:cs="Times New Roman"/>
          <w:color w:val="292929"/>
          <w:kern w:val="0"/>
          <w:sz w:val="21"/>
          <w:szCs w:val="21"/>
          <w:lang w:val="es-ES" w:eastAsia="es-ES"/>
          <w14:ligatures w14:val="none"/>
        </w:rPr>
        <w:t xml:space="preserve"> </w:t>
      </w:r>
    </w:p>
    <w:p w14:paraId="38FE53C4"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w:t>
      </w:r>
    </w:p>
    <w:p w14:paraId="0FE05029"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01080"/>
          <w:kern w:val="0"/>
          <w:sz w:val="21"/>
          <w:szCs w:val="21"/>
          <w:lang w:val="es-ES" w:eastAsia="es-ES"/>
          <w14:ligatures w14:val="none"/>
        </w:rPr>
        <w:t>usuario_inexistente</w:t>
      </w:r>
      <w:proofErr w:type="spellEnd"/>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 xml:space="preserve">"El usuario no </w:t>
      </w:r>
      <w:proofErr w:type="spellStart"/>
      <w:r w:rsidRPr="00F02903">
        <w:rPr>
          <w:rFonts w:ascii="Consolas" w:eastAsia="Times New Roman" w:hAnsi="Consolas" w:cs="Times New Roman"/>
          <w:color w:val="0F4A85"/>
          <w:kern w:val="0"/>
          <w:sz w:val="21"/>
          <w:szCs w:val="21"/>
          <w:lang w:val="es-ES" w:eastAsia="es-ES"/>
          <w14:ligatures w14:val="none"/>
        </w:rPr>
        <w:t>esta</w:t>
      </w:r>
      <w:proofErr w:type="spellEnd"/>
      <w:r w:rsidRPr="00F02903">
        <w:rPr>
          <w:rFonts w:ascii="Consolas" w:eastAsia="Times New Roman" w:hAnsi="Consolas" w:cs="Times New Roman"/>
          <w:color w:val="0F4A85"/>
          <w:kern w:val="0"/>
          <w:sz w:val="21"/>
          <w:szCs w:val="21"/>
          <w:lang w:val="es-ES" w:eastAsia="es-ES"/>
          <w14:ligatures w14:val="none"/>
        </w:rPr>
        <w:t xml:space="preserve"> registrado en el sistema"</w:t>
      </w:r>
      <w:r w:rsidRPr="00F02903">
        <w:rPr>
          <w:rFonts w:ascii="Consolas" w:eastAsia="Times New Roman" w:hAnsi="Consolas" w:cs="Times New Roman"/>
          <w:color w:val="292929"/>
          <w:kern w:val="0"/>
          <w:sz w:val="21"/>
          <w:szCs w:val="21"/>
          <w:lang w:val="es-ES" w:eastAsia="es-ES"/>
          <w14:ligatures w14:val="none"/>
        </w:rPr>
        <w:t>;</w:t>
      </w:r>
    </w:p>
    <w:p w14:paraId="2B6FF316"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r w:rsidRPr="00F02903">
        <w:rPr>
          <w:rFonts w:ascii="Consolas" w:eastAsia="Times New Roman" w:hAnsi="Consolas" w:cs="Times New Roman"/>
          <w:color w:val="001080"/>
          <w:kern w:val="0"/>
          <w:sz w:val="21"/>
          <w:szCs w:val="21"/>
          <w:lang w:val="es-ES" w:eastAsia="es-ES"/>
          <w14:ligatures w14:val="none"/>
        </w:rPr>
        <w:t>error</w:t>
      </w:r>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"error"</w:t>
      </w:r>
      <w:r w:rsidRPr="00F02903">
        <w:rPr>
          <w:rFonts w:ascii="Consolas" w:eastAsia="Times New Roman" w:hAnsi="Consolas" w:cs="Times New Roman"/>
          <w:color w:val="292929"/>
          <w:kern w:val="0"/>
          <w:sz w:val="21"/>
          <w:szCs w:val="21"/>
          <w:lang w:val="es-ES" w:eastAsia="es-ES"/>
          <w14:ligatures w14:val="none"/>
        </w:rPr>
        <w:t>;</w:t>
      </w:r>
    </w:p>
    <w:p w14:paraId="00CD63B2"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01080"/>
          <w:kern w:val="0"/>
          <w:sz w:val="21"/>
          <w:szCs w:val="21"/>
          <w:lang w:val="es-ES" w:eastAsia="es-ES"/>
          <w14:ligatures w14:val="none"/>
        </w:rPr>
        <w:t>error_datos_incompletos</w:t>
      </w:r>
      <w:proofErr w:type="spellEnd"/>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 xml:space="preserve">"Los datos </w:t>
      </w:r>
      <w:proofErr w:type="spellStart"/>
      <w:r w:rsidRPr="00F02903">
        <w:rPr>
          <w:rFonts w:ascii="Consolas" w:eastAsia="Times New Roman" w:hAnsi="Consolas" w:cs="Times New Roman"/>
          <w:color w:val="0F4A85"/>
          <w:kern w:val="0"/>
          <w:sz w:val="21"/>
          <w:szCs w:val="21"/>
          <w:lang w:val="es-ES" w:eastAsia="es-ES"/>
          <w14:ligatures w14:val="none"/>
        </w:rPr>
        <w:t>estan</w:t>
      </w:r>
      <w:proofErr w:type="spellEnd"/>
      <w:r w:rsidRPr="00F02903">
        <w:rPr>
          <w:rFonts w:ascii="Consolas" w:eastAsia="Times New Roman" w:hAnsi="Consolas" w:cs="Times New Roman"/>
          <w:color w:val="0F4A85"/>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inconpletos</w:t>
      </w:r>
      <w:proofErr w:type="spellEnd"/>
      <w:r w:rsidRPr="00F02903">
        <w:rPr>
          <w:rFonts w:ascii="Consolas" w:eastAsia="Times New Roman" w:hAnsi="Consolas" w:cs="Times New Roman"/>
          <w:color w:val="0F4A85"/>
          <w:kern w:val="0"/>
          <w:sz w:val="21"/>
          <w:szCs w:val="21"/>
          <w:lang w:val="es-ES" w:eastAsia="es-ES"/>
          <w14:ligatures w14:val="none"/>
        </w:rPr>
        <w:t>"</w:t>
      </w:r>
      <w:r w:rsidRPr="00F02903">
        <w:rPr>
          <w:rFonts w:ascii="Consolas" w:eastAsia="Times New Roman" w:hAnsi="Consolas" w:cs="Times New Roman"/>
          <w:color w:val="292929"/>
          <w:kern w:val="0"/>
          <w:sz w:val="21"/>
          <w:szCs w:val="21"/>
          <w:lang w:val="es-ES" w:eastAsia="es-ES"/>
          <w14:ligatures w14:val="none"/>
        </w:rPr>
        <w:t>;</w:t>
      </w:r>
    </w:p>
    <w:p w14:paraId="627648D4"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r w:rsidRPr="00F02903">
        <w:rPr>
          <w:rFonts w:ascii="Consolas" w:eastAsia="Times New Roman" w:hAnsi="Consolas" w:cs="Times New Roman"/>
          <w:color w:val="0F4A85"/>
          <w:kern w:val="0"/>
          <w:sz w:val="21"/>
          <w:szCs w:val="21"/>
          <w:lang w:val="pt-PT" w:eastAsia="es-ES"/>
          <w14:ligatures w14:val="none"/>
        </w:rPr>
        <w:t>public</w:t>
      </w:r>
      <w:r w:rsidRPr="00F02903">
        <w:rPr>
          <w:rFonts w:ascii="Consolas" w:eastAsia="Times New Roman" w:hAnsi="Consolas" w:cs="Times New Roman"/>
          <w:color w:val="292929"/>
          <w:kern w:val="0"/>
          <w:sz w:val="21"/>
          <w:szCs w:val="21"/>
          <w:lang w:val="pt-PT" w:eastAsia="es-ES"/>
          <w14:ligatures w14:val="none"/>
        </w:rPr>
        <w:t xml:space="preserve"> </w:t>
      </w:r>
      <w:r w:rsidRPr="00F02903">
        <w:rPr>
          <w:rFonts w:ascii="Consolas" w:eastAsia="Times New Roman" w:hAnsi="Consolas" w:cs="Times New Roman"/>
          <w:color w:val="0F4A85"/>
          <w:kern w:val="0"/>
          <w:sz w:val="21"/>
          <w:szCs w:val="21"/>
          <w:lang w:val="pt-PT" w:eastAsia="es-ES"/>
          <w14:ligatures w14:val="none"/>
        </w:rPr>
        <w:t>static</w:t>
      </w:r>
      <w:r w:rsidRPr="00F02903">
        <w:rPr>
          <w:rFonts w:ascii="Consolas" w:eastAsia="Times New Roman" w:hAnsi="Consolas" w:cs="Times New Roman"/>
          <w:color w:val="292929"/>
          <w:kern w:val="0"/>
          <w:sz w:val="21"/>
          <w:szCs w:val="21"/>
          <w:lang w:val="pt-PT" w:eastAsia="es-ES"/>
          <w14:ligatures w14:val="none"/>
        </w:rPr>
        <w:t xml:space="preserve"> </w:t>
      </w:r>
      <w:r w:rsidRPr="00F02903">
        <w:rPr>
          <w:rFonts w:ascii="Consolas" w:eastAsia="Times New Roman" w:hAnsi="Consolas" w:cs="Times New Roman"/>
          <w:color w:val="185E73"/>
          <w:kern w:val="0"/>
          <w:sz w:val="21"/>
          <w:szCs w:val="21"/>
          <w:lang w:val="pt-PT" w:eastAsia="es-ES"/>
          <w14:ligatures w14:val="none"/>
        </w:rPr>
        <w:t>String</w:t>
      </w:r>
      <w:r w:rsidRPr="00F02903">
        <w:rPr>
          <w:rFonts w:ascii="Consolas" w:eastAsia="Times New Roman" w:hAnsi="Consolas" w:cs="Times New Roman"/>
          <w:color w:val="292929"/>
          <w:kern w:val="0"/>
          <w:sz w:val="21"/>
          <w:szCs w:val="21"/>
          <w:lang w:val="pt-PT" w:eastAsia="es-ES"/>
          <w14:ligatures w14:val="none"/>
        </w:rPr>
        <w:t xml:space="preserve"> </w:t>
      </w:r>
      <w:r w:rsidRPr="00F02903">
        <w:rPr>
          <w:rFonts w:ascii="Consolas" w:eastAsia="Times New Roman" w:hAnsi="Consolas" w:cs="Times New Roman"/>
          <w:color w:val="001080"/>
          <w:kern w:val="0"/>
          <w:sz w:val="21"/>
          <w:szCs w:val="21"/>
          <w:lang w:val="pt-PT" w:eastAsia="es-ES"/>
          <w14:ligatures w14:val="none"/>
        </w:rPr>
        <w:t>sucessInsert</w:t>
      </w:r>
      <w:r w:rsidRPr="00F02903">
        <w:rPr>
          <w:rFonts w:ascii="Consolas" w:eastAsia="Times New Roman" w:hAnsi="Consolas" w:cs="Times New Roman"/>
          <w:color w:val="000000"/>
          <w:kern w:val="0"/>
          <w:sz w:val="21"/>
          <w:szCs w:val="21"/>
          <w:lang w:val="pt-PT" w:eastAsia="es-ES"/>
          <w14:ligatures w14:val="none"/>
        </w:rPr>
        <w:t>=</w:t>
      </w:r>
      <w:r w:rsidRPr="00F02903">
        <w:rPr>
          <w:rFonts w:ascii="Consolas" w:eastAsia="Times New Roman" w:hAnsi="Consolas" w:cs="Times New Roman"/>
          <w:color w:val="0F4A85"/>
          <w:kern w:val="0"/>
          <w:sz w:val="21"/>
          <w:szCs w:val="21"/>
          <w:lang w:val="pt-PT" w:eastAsia="es-ES"/>
          <w14:ligatures w14:val="none"/>
        </w:rPr>
        <w:t>"Sucess"</w:t>
      </w:r>
      <w:r w:rsidRPr="00F02903">
        <w:rPr>
          <w:rFonts w:ascii="Consolas" w:eastAsia="Times New Roman" w:hAnsi="Consolas" w:cs="Times New Roman"/>
          <w:color w:val="292929"/>
          <w:kern w:val="0"/>
          <w:sz w:val="21"/>
          <w:szCs w:val="21"/>
          <w:lang w:val="pt-PT" w:eastAsia="es-ES"/>
          <w14:ligatures w14:val="none"/>
        </w:rPr>
        <w:t>;</w:t>
      </w:r>
    </w:p>
    <w:p w14:paraId="6ED4CA73"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pt-PT"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01080"/>
          <w:kern w:val="0"/>
          <w:sz w:val="21"/>
          <w:szCs w:val="21"/>
          <w:lang w:val="es-ES" w:eastAsia="es-ES"/>
          <w14:ligatures w14:val="none"/>
        </w:rPr>
        <w:t>sucessInsertdescripcion</w:t>
      </w:r>
      <w:proofErr w:type="spellEnd"/>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w:t>
      </w:r>
      <w:proofErr w:type="spellStart"/>
      <w:r w:rsidRPr="00F02903">
        <w:rPr>
          <w:rFonts w:ascii="Consolas" w:eastAsia="Times New Roman" w:hAnsi="Consolas" w:cs="Times New Roman"/>
          <w:color w:val="0F4A85"/>
          <w:kern w:val="0"/>
          <w:sz w:val="21"/>
          <w:szCs w:val="21"/>
          <w:lang w:val="es-ES" w:eastAsia="es-ES"/>
          <w14:ligatures w14:val="none"/>
        </w:rPr>
        <w:t>Transaccion</w:t>
      </w:r>
      <w:proofErr w:type="spellEnd"/>
      <w:r w:rsidRPr="00F02903">
        <w:rPr>
          <w:rFonts w:ascii="Consolas" w:eastAsia="Times New Roman" w:hAnsi="Consolas" w:cs="Times New Roman"/>
          <w:color w:val="0F4A85"/>
          <w:kern w:val="0"/>
          <w:sz w:val="21"/>
          <w:szCs w:val="21"/>
          <w:lang w:val="es-ES" w:eastAsia="es-ES"/>
          <w14:ligatures w14:val="none"/>
        </w:rPr>
        <w:t xml:space="preserve"> completada exitosamente"</w:t>
      </w:r>
      <w:r w:rsidRPr="00F02903">
        <w:rPr>
          <w:rFonts w:ascii="Consolas" w:eastAsia="Times New Roman" w:hAnsi="Consolas" w:cs="Times New Roman"/>
          <w:color w:val="292929"/>
          <w:kern w:val="0"/>
          <w:sz w:val="21"/>
          <w:szCs w:val="21"/>
          <w:lang w:val="es-ES" w:eastAsia="es-ES"/>
          <w14:ligatures w14:val="none"/>
        </w:rPr>
        <w:t>;</w:t>
      </w:r>
    </w:p>
    <w:p w14:paraId="7467967C"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r w:rsidRPr="00F02903">
        <w:rPr>
          <w:rFonts w:ascii="Consolas" w:eastAsia="Times New Roman" w:hAnsi="Consolas" w:cs="Times New Roman"/>
          <w:color w:val="001080"/>
          <w:kern w:val="0"/>
          <w:sz w:val="21"/>
          <w:szCs w:val="21"/>
          <w:lang w:val="es-ES" w:eastAsia="es-ES"/>
          <w14:ligatures w14:val="none"/>
        </w:rPr>
        <w:t>INSERT</w:t>
      </w:r>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w:t>
      </w:r>
      <w:proofErr w:type="spellStart"/>
      <w:r w:rsidRPr="00F02903">
        <w:rPr>
          <w:rFonts w:ascii="Consolas" w:eastAsia="Times New Roman" w:hAnsi="Consolas" w:cs="Times New Roman"/>
          <w:color w:val="0F4A85"/>
          <w:kern w:val="0"/>
          <w:sz w:val="21"/>
          <w:szCs w:val="21"/>
          <w:lang w:val="es-ES" w:eastAsia="es-ES"/>
          <w14:ligatures w14:val="none"/>
        </w:rPr>
        <w:t>insert</w:t>
      </w:r>
      <w:proofErr w:type="spellEnd"/>
      <w:r w:rsidRPr="00F02903">
        <w:rPr>
          <w:rFonts w:ascii="Consolas" w:eastAsia="Times New Roman" w:hAnsi="Consolas" w:cs="Times New Roman"/>
          <w:color w:val="0F4A85"/>
          <w:kern w:val="0"/>
          <w:sz w:val="21"/>
          <w:szCs w:val="21"/>
          <w:lang w:val="es-ES" w:eastAsia="es-ES"/>
          <w14:ligatures w14:val="none"/>
        </w:rPr>
        <w:t>"</w:t>
      </w:r>
      <w:r w:rsidRPr="00F02903">
        <w:rPr>
          <w:rFonts w:ascii="Consolas" w:eastAsia="Times New Roman" w:hAnsi="Consolas" w:cs="Times New Roman"/>
          <w:color w:val="292929"/>
          <w:kern w:val="0"/>
          <w:sz w:val="21"/>
          <w:szCs w:val="21"/>
          <w:lang w:val="es-ES" w:eastAsia="es-ES"/>
          <w14:ligatures w14:val="none"/>
        </w:rPr>
        <w:t>;</w:t>
      </w:r>
    </w:p>
    <w:p w14:paraId="450504DD"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public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0F4A85"/>
          <w:kern w:val="0"/>
          <w:sz w:val="21"/>
          <w:szCs w:val="21"/>
          <w:lang w:val="es-ES" w:eastAsia="es-ES"/>
          <w14:ligatures w14:val="none"/>
        </w:rPr>
        <w:t>static</w:t>
      </w:r>
      <w:proofErr w:type="spellEnd"/>
      <w:r w:rsidRPr="00F02903">
        <w:rPr>
          <w:rFonts w:ascii="Consolas" w:eastAsia="Times New Roman" w:hAnsi="Consolas" w:cs="Times New Roman"/>
          <w:color w:val="292929"/>
          <w:kern w:val="0"/>
          <w:sz w:val="21"/>
          <w:szCs w:val="21"/>
          <w:lang w:val="es-ES" w:eastAsia="es-ES"/>
          <w14:ligatures w14:val="none"/>
        </w:rPr>
        <w:t xml:space="preserve"> </w:t>
      </w:r>
      <w:proofErr w:type="spellStart"/>
      <w:r w:rsidRPr="00F02903">
        <w:rPr>
          <w:rFonts w:ascii="Consolas" w:eastAsia="Times New Roman" w:hAnsi="Consolas" w:cs="Times New Roman"/>
          <w:color w:val="185E73"/>
          <w:kern w:val="0"/>
          <w:sz w:val="21"/>
          <w:szCs w:val="21"/>
          <w:lang w:val="es-ES" w:eastAsia="es-ES"/>
          <w14:ligatures w14:val="none"/>
        </w:rPr>
        <w:t>String</w:t>
      </w:r>
      <w:proofErr w:type="spellEnd"/>
      <w:r w:rsidRPr="00F02903">
        <w:rPr>
          <w:rFonts w:ascii="Consolas" w:eastAsia="Times New Roman" w:hAnsi="Consolas" w:cs="Times New Roman"/>
          <w:color w:val="292929"/>
          <w:kern w:val="0"/>
          <w:sz w:val="21"/>
          <w:szCs w:val="21"/>
          <w:lang w:val="es-ES" w:eastAsia="es-ES"/>
          <w14:ligatures w14:val="none"/>
        </w:rPr>
        <w:t xml:space="preserve"> </w:t>
      </w:r>
      <w:r w:rsidRPr="00F02903">
        <w:rPr>
          <w:rFonts w:ascii="Consolas" w:eastAsia="Times New Roman" w:hAnsi="Consolas" w:cs="Times New Roman"/>
          <w:color w:val="001080"/>
          <w:kern w:val="0"/>
          <w:sz w:val="21"/>
          <w:szCs w:val="21"/>
          <w:lang w:val="es-ES" w:eastAsia="es-ES"/>
          <w14:ligatures w14:val="none"/>
        </w:rPr>
        <w:t>UPDATE</w:t>
      </w:r>
      <w:r w:rsidRPr="00F02903">
        <w:rPr>
          <w:rFonts w:ascii="Consolas" w:eastAsia="Times New Roman" w:hAnsi="Consolas" w:cs="Times New Roman"/>
          <w:color w:val="000000"/>
          <w:kern w:val="0"/>
          <w:sz w:val="21"/>
          <w:szCs w:val="21"/>
          <w:lang w:val="es-ES" w:eastAsia="es-ES"/>
          <w14:ligatures w14:val="none"/>
        </w:rPr>
        <w:t>=</w:t>
      </w:r>
      <w:r w:rsidRPr="00F02903">
        <w:rPr>
          <w:rFonts w:ascii="Consolas" w:eastAsia="Times New Roman" w:hAnsi="Consolas" w:cs="Times New Roman"/>
          <w:color w:val="0F4A85"/>
          <w:kern w:val="0"/>
          <w:sz w:val="21"/>
          <w:szCs w:val="21"/>
          <w:lang w:val="es-ES" w:eastAsia="es-ES"/>
          <w14:ligatures w14:val="none"/>
        </w:rPr>
        <w:t>"</w:t>
      </w:r>
      <w:proofErr w:type="spellStart"/>
      <w:r w:rsidRPr="00F02903">
        <w:rPr>
          <w:rFonts w:ascii="Consolas" w:eastAsia="Times New Roman" w:hAnsi="Consolas" w:cs="Times New Roman"/>
          <w:color w:val="0F4A85"/>
          <w:kern w:val="0"/>
          <w:sz w:val="21"/>
          <w:szCs w:val="21"/>
          <w:lang w:val="es-ES" w:eastAsia="es-ES"/>
          <w14:ligatures w14:val="none"/>
        </w:rPr>
        <w:t>update</w:t>
      </w:r>
      <w:proofErr w:type="spellEnd"/>
      <w:r w:rsidRPr="00F02903">
        <w:rPr>
          <w:rFonts w:ascii="Consolas" w:eastAsia="Times New Roman" w:hAnsi="Consolas" w:cs="Times New Roman"/>
          <w:color w:val="0F4A85"/>
          <w:kern w:val="0"/>
          <w:sz w:val="21"/>
          <w:szCs w:val="21"/>
          <w:lang w:val="es-ES" w:eastAsia="es-ES"/>
          <w14:ligatures w14:val="none"/>
        </w:rPr>
        <w:t>"</w:t>
      </w:r>
      <w:r w:rsidRPr="00F02903">
        <w:rPr>
          <w:rFonts w:ascii="Consolas" w:eastAsia="Times New Roman" w:hAnsi="Consolas" w:cs="Times New Roman"/>
          <w:color w:val="292929"/>
          <w:kern w:val="0"/>
          <w:sz w:val="21"/>
          <w:szCs w:val="21"/>
          <w:lang w:val="es-ES" w:eastAsia="es-ES"/>
          <w14:ligatures w14:val="none"/>
        </w:rPr>
        <w:t>;</w:t>
      </w:r>
    </w:p>
    <w:p w14:paraId="6C9868D3"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02903">
        <w:rPr>
          <w:rFonts w:ascii="Consolas" w:eastAsia="Times New Roman" w:hAnsi="Consolas" w:cs="Times New Roman"/>
          <w:color w:val="292929"/>
          <w:kern w:val="0"/>
          <w:sz w:val="21"/>
          <w:szCs w:val="21"/>
          <w:lang w:val="es-ES" w:eastAsia="es-ES"/>
          <w14:ligatures w14:val="none"/>
        </w:rPr>
        <w:t>}</w:t>
      </w:r>
    </w:p>
    <w:p w14:paraId="2DFA5EFD" w14:textId="77777777" w:rsidR="00F02903" w:rsidRPr="00F02903" w:rsidRDefault="00F02903" w:rsidP="00F02903">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20AF2AEC" w14:textId="1F1AE86C" w:rsidR="002F2EB7" w:rsidRDefault="002F2EB7" w:rsidP="001E34AA">
      <w:pPr>
        <w:pStyle w:val="Ttulo3"/>
        <w:spacing w:line="360" w:lineRule="auto"/>
      </w:pPr>
      <w:bookmarkStart w:id="50" w:name="_Toc158500165"/>
      <w:r w:rsidRPr="002F2EB7">
        <w:t>Encriptación de contraseñas</w:t>
      </w:r>
      <w:bookmarkEnd w:id="50"/>
    </w:p>
    <w:p w14:paraId="72ABCCFB" w14:textId="0558517B" w:rsidR="002F2EB7" w:rsidRPr="001E34AA" w:rsidRDefault="00341526" w:rsidP="001E34AA">
      <w:pPr>
        <w:spacing w:line="360" w:lineRule="auto"/>
        <w:jc w:val="both"/>
        <w:rPr>
          <w:rFonts w:ascii="Times New Roman" w:hAnsi="Times New Roman" w:cs="Times New Roman"/>
          <w:sz w:val="24"/>
          <w:szCs w:val="24"/>
        </w:rPr>
      </w:pPr>
      <w:r w:rsidRPr="001E34AA">
        <w:rPr>
          <w:rFonts w:ascii="Times New Roman" w:hAnsi="Times New Roman" w:cs="Times New Roman"/>
          <w:sz w:val="24"/>
          <w:szCs w:val="24"/>
        </w:rPr>
        <w:t>También</w:t>
      </w:r>
      <w:r w:rsidR="002F2EB7" w:rsidRPr="001E34AA">
        <w:rPr>
          <w:rFonts w:ascii="Times New Roman" w:hAnsi="Times New Roman" w:cs="Times New Roman"/>
          <w:sz w:val="24"/>
          <w:szCs w:val="24"/>
        </w:rPr>
        <w:t xml:space="preserve"> se define una clase la cual ayuda a la encriptación</w:t>
      </w:r>
      <w:r w:rsidR="00E002E4" w:rsidRPr="001E34AA">
        <w:rPr>
          <w:rFonts w:ascii="Times New Roman" w:hAnsi="Times New Roman" w:cs="Times New Roman"/>
          <w:sz w:val="24"/>
          <w:szCs w:val="24"/>
        </w:rPr>
        <w:t xml:space="preserve"> </w:t>
      </w:r>
      <w:r w:rsidR="001E34AA" w:rsidRPr="001E34AA">
        <w:rPr>
          <w:rFonts w:ascii="Times New Roman" w:hAnsi="Times New Roman" w:cs="Times New Roman"/>
          <w:sz w:val="24"/>
          <w:szCs w:val="24"/>
        </w:rPr>
        <w:t>de las contraseñas de los usuarios.</w:t>
      </w:r>
    </w:p>
    <w:p w14:paraId="6DCDD8AE"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1E34AA">
        <w:rPr>
          <w:rFonts w:ascii="Consolas" w:eastAsia="Times New Roman" w:hAnsi="Consolas" w:cs="Times New Roman"/>
          <w:color w:val="0F4A85"/>
          <w:kern w:val="0"/>
          <w:sz w:val="21"/>
          <w:szCs w:val="21"/>
          <w:lang w:val="es-ES" w:eastAsia="es-ES"/>
          <w14:ligatures w14:val="none"/>
        </w:rPr>
        <w:t>public</w:t>
      </w:r>
      <w:proofErr w:type="spellEnd"/>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0F4A85"/>
          <w:kern w:val="0"/>
          <w:sz w:val="21"/>
          <w:szCs w:val="21"/>
          <w:lang w:val="es-ES" w:eastAsia="es-ES"/>
          <w14:ligatures w14:val="none"/>
        </w:rPr>
        <w:t>class</w:t>
      </w:r>
      <w:proofErr w:type="spellEnd"/>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185E73"/>
          <w:kern w:val="0"/>
          <w:sz w:val="21"/>
          <w:szCs w:val="21"/>
          <w:lang w:val="es-ES" w:eastAsia="es-ES"/>
          <w14:ligatures w14:val="none"/>
        </w:rPr>
        <w:t>encriptPassword</w:t>
      </w:r>
      <w:proofErr w:type="spellEnd"/>
      <w:r w:rsidRPr="001E34AA">
        <w:rPr>
          <w:rFonts w:ascii="Consolas" w:eastAsia="Times New Roman" w:hAnsi="Consolas" w:cs="Times New Roman"/>
          <w:color w:val="292929"/>
          <w:kern w:val="0"/>
          <w:sz w:val="21"/>
          <w:szCs w:val="21"/>
          <w:lang w:val="es-ES" w:eastAsia="es-ES"/>
          <w14:ligatures w14:val="none"/>
        </w:rPr>
        <w:t xml:space="preserve"> </w:t>
      </w:r>
    </w:p>
    <w:p w14:paraId="0CFE868C"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w:t>
      </w:r>
    </w:p>
    <w:p w14:paraId="1B7C5BBD"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0F4A85"/>
          <w:kern w:val="0"/>
          <w:sz w:val="21"/>
          <w:szCs w:val="21"/>
          <w:lang w:val="es-ES" w:eastAsia="es-ES"/>
          <w14:ligatures w14:val="none"/>
        </w:rPr>
        <w:t>public</w:t>
      </w:r>
      <w:proofErr w:type="spellEnd"/>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185E73"/>
          <w:kern w:val="0"/>
          <w:sz w:val="21"/>
          <w:szCs w:val="21"/>
          <w:lang w:val="es-ES" w:eastAsia="es-ES"/>
          <w14:ligatures w14:val="none"/>
        </w:rPr>
        <w:t>String</w:t>
      </w:r>
      <w:proofErr w:type="spellEnd"/>
      <w:r w:rsidRPr="001E34AA">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1E34AA">
        <w:rPr>
          <w:rFonts w:ascii="Consolas" w:eastAsia="Times New Roman" w:hAnsi="Consolas" w:cs="Times New Roman"/>
          <w:color w:val="5E2CBC"/>
          <w:kern w:val="0"/>
          <w:sz w:val="21"/>
          <w:szCs w:val="21"/>
          <w:lang w:val="es-ES" w:eastAsia="es-ES"/>
          <w14:ligatures w14:val="none"/>
        </w:rPr>
        <w:t>encriptPasswordUser</w:t>
      </w:r>
      <w:proofErr w:type="spellEnd"/>
      <w:r w:rsidRPr="001E34AA">
        <w:rPr>
          <w:rFonts w:ascii="Consolas" w:eastAsia="Times New Roman" w:hAnsi="Consolas" w:cs="Times New Roman"/>
          <w:color w:val="292929"/>
          <w:kern w:val="0"/>
          <w:sz w:val="21"/>
          <w:szCs w:val="21"/>
          <w:lang w:val="es-ES" w:eastAsia="es-ES"/>
          <w14:ligatures w14:val="none"/>
        </w:rPr>
        <w:t>(</w:t>
      </w:r>
      <w:proofErr w:type="spellStart"/>
      <w:proofErr w:type="gramEnd"/>
      <w:r w:rsidRPr="001E34AA">
        <w:rPr>
          <w:rFonts w:ascii="Consolas" w:eastAsia="Times New Roman" w:hAnsi="Consolas" w:cs="Times New Roman"/>
          <w:color w:val="185E73"/>
          <w:kern w:val="0"/>
          <w:sz w:val="21"/>
          <w:szCs w:val="21"/>
          <w:lang w:val="es-ES" w:eastAsia="es-ES"/>
          <w14:ligatures w14:val="none"/>
        </w:rPr>
        <w:t>String</w:t>
      </w:r>
      <w:proofErr w:type="spellEnd"/>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001080"/>
          <w:kern w:val="0"/>
          <w:sz w:val="21"/>
          <w:szCs w:val="21"/>
          <w:lang w:val="es-ES" w:eastAsia="es-ES"/>
          <w14:ligatures w14:val="none"/>
        </w:rPr>
        <w:t>pwd</w:t>
      </w:r>
      <w:proofErr w:type="spellEnd"/>
      <w:r w:rsidRPr="001E34AA">
        <w:rPr>
          <w:rFonts w:ascii="Consolas" w:eastAsia="Times New Roman" w:hAnsi="Consolas" w:cs="Times New Roman"/>
          <w:color w:val="292929"/>
          <w:kern w:val="0"/>
          <w:sz w:val="21"/>
          <w:szCs w:val="21"/>
          <w:lang w:val="es-ES" w:eastAsia="es-ES"/>
          <w14:ligatures w14:val="none"/>
        </w:rPr>
        <w:t xml:space="preserve">) </w:t>
      </w:r>
    </w:p>
    <w:p w14:paraId="0CD821F4"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    {</w:t>
      </w:r>
    </w:p>
    <w:p w14:paraId="5A9B3B45"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 xml:space="preserve">        </w:t>
      </w:r>
      <w:proofErr w:type="spellStart"/>
      <w:r w:rsidRPr="001E34AA">
        <w:rPr>
          <w:rFonts w:ascii="Consolas" w:eastAsia="Times New Roman" w:hAnsi="Consolas" w:cs="Times New Roman"/>
          <w:color w:val="B5200D"/>
          <w:kern w:val="0"/>
          <w:sz w:val="21"/>
          <w:szCs w:val="21"/>
          <w:lang w:val="es-ES" w:eastAsia="es-ES"/>
          <w14:ligatures w14:val="none"/>
        </w:rPr>
        <w:t>return</w:t>
      </w:r>
      <w:proofErr w:type="spellEnd"/>
      <w:r w:rsidRPr="001E34AA">
        <w:rPr>
          <w:rFonts w:ascii="Consolas" w:eastAsia="Times New Roman" w:hAnsi="Consolas" w:cs="Times New Roman"/>
          <w:color w:val="292929"/>
          <w:kern w:val="0"/>
          <w:sz w:val="21"/>
          <w:szCs w:val="21"/>
          <w:lang w:val="es-ES" w:eastAsia="es-ES"/>
          <w14:ligatures w14:val="none"/>
        </w:rPr>
        <w:t xml:space="preserve"> </w:t>
      </w:r>
      <w:r w:rsidRPr="001E34AA">
        <w:rPr>
          <w:rFonts w:ascii="Consolas" w:eastAsia="Times New Roman" w:hAnsi="Consolas" w:cs="Times New Roman"/>
          <w:color w:val="001080"/>
          <w:kern w:val="0"/>
          <w:sz w:val="21"/>
          <w:szCs w:val="21"/>
          <w:lang w:val="es-ES" w:eastAsia="es-ES"/>
          <w14:ligatures w14:val="none"/>
        </w:rPr>
        <w:t>DigestUtils</w:t>
      </w:r>
      <w:r w:rsidRPr="001E34AA">
        <w:rPr>
          <w:rFonts w:ascii="Consolas" w:eastAsia="Times New Roman" w:hAnsi="Consolas" w:cs="Times New Roman"/>
          <w:color w:val="292929"/>
          <w:kern w:val="0"/>
          <w:sz w:val="21"/>
          <w:szCs w:val="21"/>
          <w:lang w:val="es-ES" w:eastAsia="es-ES"/>
          <w14:ligatures w14:val="none"/>
        </w:rPr>
        <w:t>.</w:t>
      </w:r>
      <w:r w:rsidRPr="001E34AA">
        <w:rPr>
          <w:rFonts w:ascii="Consolas" w:eastAsia="Times New Roman" w:hAnsi="Consolas" w:cs="Times New Roman"/>
          <w:color w:val="5E2CBC"/>
          <w:kern w:val="0"/>
          <w:sz w:val="21"/>
          <w:szCs w:val="21"/>
          <w:lang w:val="es-ES" w:eastAsia="es-ES"/>
          <w14:ligatures w14:val="none"/>
        </w:rPr>
        <w:t>sha256Hex</w:t>
      </w:r>
      <w:r w:rsidRPr="001E34AA">
        <w:rPr>
          <w:rFonts w:ascii="Consolas" w:eastAsia="Times New Roman" w:hAnsi="Consolas" w:cs="Times New Roman"/>
          <w:color w:val="292929"/>
          <w:kern w:val="0"/>
          <w:sz w:val="21"/>
          <w:szCs w:val="21"/>
          <w:lang w:val="es-ES" w:eastAsia="es-ES"/>
          <w14:ligatures w14:val="none"/>
        </w:rPr>
        <w:t>(</w:t>
      </w:r>
      <w:proofErr w:type="spellStart"/>
      <w:r w:rsidRPr="001E34AA">
        <w:rPr>
          <w:rFonts w:ascii="Consolas" w:eastAsia="Times New Roman" w:hAnsi="Consolas" w:cs="Times New Roman"/>
          <w:color w:val="292929"/>
          <w:kern w:val="0"/>
          <w:sz w:val="21"/>
          <w:szCs w:val="21"/>
          <w:lang w:val="es-ES" w:eastAsia="es-ES"/>
          <w14:ligatures w14:val="none"/>
        </w:rPr>
        <w:t>pwd</w:t>
      </w:r>
      <w:proofErr w:type="spellEnd"/>
      <w:r w:rsidRPr="001E34AA">
        <w:rPr>
          <w:rFonts w:ascii="Consolas" w:eastAsia="Times New Roman" w:hAnsi="Consolas" w:cs="Times New Roman"/>
          <w:color w:val="292929"/>
          <w:kern w:val="0"/>
          <w:sz w:val="21"/>
          <w:szCs w:val="21"/>
          <w:lang w:val="es-ES" w:eastAsia="es-ES"/>
          <w14:ligatures w14:val="none"/>
        </w:rPr>
        <w:t>);</w:t>
      </w:r>
    </w:p>
    <w:p w14:paraId="103DB7A9"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    }</w:t>
      </w:r>
    </w:p>
    <w:p w14:paraId="2ABB8FF5" w14:textId="77777777" w:rsidR="001E34AA" w:rsidRPr="001E34AA" w:rsidRDefault="001E34AA" w:rsidP="001E34A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34AA">
        <w:rPr>
          <w:rFonts w:ascii="Consolas" w:eastAsia="Times New Roman" w:hAnsi="Consolas" w:cs="Times New Roman"/>
          <w:color w:val="292929"/>
          <w:kern w:val="0"/>
          <w:sz w:val="21"/>
          <w:szCs w:val="21"/>
          <w:lang w:val="es-ES" w:eastAsia="es-ES"/>
          <w14:ligatures w14:val="none"/>
        </w:rPr>
        <w:t>}</w:t>
      </w:r>
    </w:p>
    <w:p w14:paraId="796E04AF" w14:textId="77777777" w:rsidR="001E34AA" w:rsidRDefault="001E34AA" w:rsidP="00AA3584">
      <w:pPr>
        <w:spacing w:line="360" w:lineRule="auto"/>
      </w:pPr>
    </w:p>
    <w:p w14:paraId="5FCDCFB1" w14:textId="3131BFEA" w:rsidR="001E34AA" w:rsidRDefault="001E34AA" w:rsidP="00AA3584">
      <w:pPr>
        <w:pStyle w:val="Ttulo2"/>
        <w:spacing w:line="360" w:lineRule="auto"/>
      </w:pPr>
      <w:bookmarkStart w:id="51" w:name="_Toc158500166"/>
      <w:r>
        <w:t>Modelos</w:t>
      </w:r>
      <w:bookmarkEnd w:id="51"/>
    </w:p>
    <w:p w14:paraId="1DBD94B5" w14:textId="50064F0D" w:rsidR="00213B70" w:rsidRPr="00213B70" w:rsidRDefault="00213B70" w:rsidP="00CC2730">
      <w:pPr>
        <w:spacing w:line="360" w:lineRule="auto"/>
        <w:jc w:val="both"/>
        <w:rPr>
          <w:rFonts w:ascii="Times New Roman" w:hAnsi="Times New Roman" w:cs="Times New Roman"/>
          <w:sz w:val="24"/>
          <w:szCs w:val="24"/>
        </w:rPr>
      </w:pPr>
      <w:r w:rsidRPr="00213B70">
        <w:rPr>
          <w:rFonts w:ascii="Times New Roman" w:hAnsi="Times New Roman" w:cs="Times New Roman"/>
          <w:sz w:val="24"/>
          <w:szCs w:val="24"/>
        </w:rPr>
        <w:t xml:space="preserve">En estas, se establecen los atributos que contendrá cada modelo, así como el nombre de la colección y los atributos que se utilizarán para </w:t>
      </w:r>
      <w:proofErr w:type="spellStart"/>
      <w:r w:rsidRPr="00213B70">
        <w:rPr>
          <w:rFonts w:ascii="Times New Roman" w:hAnsi="Times New Roman" w:cs="Times New Roman"/>
          <w:sz w:val="24"/>
          <w:szCs w:val="24"/>
        </w:rPr>
        <w:t>Firebase</w:t>
      </w:r>
      <w:proofErr w:type="spellEnd"/>
      <w:r w:rsidRPr="00213B70">
        <w:rPr>
          <w:rFonts w:ascii="Times New Roman" w:hAnsi="Times New Roman" w:cs="Times New Roman"/>
          <w:sz w:val="24"/>
          <w:szCs w:val="24"/>
        </w:rPr>
        <w:t>. Es importante tener en cuenta que la colección se asocia con el nombre de la tabla.</w:t>
      </w:r>
    </w:p>
    <w:p w14:paraId="1C465B3F" w14:textId="5F8E3B31" w:rsidR="001444DA" w:rsidRPr="001444DA" w:rsidRDefault="00AA3584" w:rsidP="001444DA">
      <w:pPr>
        <w:pStyle w:val="Ttulo3"/>
        <w:spacing w:line="360" w:lineRule="auto"/>
      </w:pPr>
      <w:bookmarkStart w:id="52" w:name="_Toc158500167"/>
      <w:r>
        <w:t>Modelo usuario</w:t>
      </w:r>
      <w:bookmarkEnd w:id="52"/>
    </w:p>
    <w:p w14:paraId="0F246DA2"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r w:rsidRPr="00D202FB">
        <w:rPr>
          <w:rFonts w:ascii="Consolas" w:eastAsia="Times New Roman" w:hAnsi="Consolas" w:cs="Times New Roman"/>
          <w:color w:val="185E73"/>
          <w:kern w:val="0"/>
          <w:sz w:val="21"/>
          <w:szCs w:val="21"/>
          <w:lang w:val="es-ES" w:eastAsia="es-ES"/>
          <w14:ligatures w14:val="none"/>
        </w:rPr>
        <w:t>Getter</w:t>
      </w:r>
    </w:p>
    <w:p w14:paraId="038EA22B"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r w:rsidRPr="00D202FB">
        <w:rPr>
          <w:rFonts w:ascii="Consolas" w:eastAsia="Times New Roman" w:hAnsi="Consolas" w:cs="Times New Roman"/>
          <w:color w:val="185E73"/>
          <w:kern w:val="0"/>
          <w:sz w:val="21"/>
          <w:szCs w:val="21"/>
          <w:lang w:val="es-ES" w:eastAsia="es-ES"/>
          <w14:ligatures w14:val="none"/>
        </w:rPr>
        <w:t>Setter</w:t>
      </w:r>
    </w:p>
    <w:p w14:paraId="11F00C96"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r w:rsidRPr="00D202FB">
        <w:rPr>
          <w:rFonts w:ascii="Consolas" w:eastAsia="Times New Roman" w:hAnsi="Consolas" w:cs="Times New Roman"/>
          <w:color w:val="185E73"/>
          <w:kern w:val="0"/>
          <w:sz w:val="21"/>
          <w:szCs w:val="21"/>
          <w:lang w:val="es-ES" w:eastAsia="es-ES"/>
          <w14:ligatures w14:val="none"/>
        </w:rPr>
        <w:t>NoArgsConstructor</w:t>
      </w:r>
    </w:p>
    <w:p w14:paraId="411F9C7A"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r w:rsidRPr="00D202FB">
        <w:rPr>
          <w:rFonts w:ascii="Consolas" w:eastAsia="Times New Roman" w:hAnsi="Consolas" w:cs="Times New Roman"/>
          <w:color w:val="185E73"/>
          <w:kern w:val="0"/>
          <w:sz w:val="21"/>
          <w:szCs w:val="21"/>
          <w:lang w:val="es-ES" w:eastAsia="es-ES"/>
          <w14:ligatures w14:val="none"/>
        </w:rPr>
        <w:t>AllArgsConstructor</w:t>
      </w:r>
    </w:p>
    <w:p w14:paraId="74C2C0D2"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D202FB">
        <w:rPr>
          <w:rFonts w:ascii="Consolas" w:eastAsia="Times New Roman" w:hAnsi="Consolas" w:cs="Times New Roman"/>
          <w:color w:val="0F4A85"/>
          <w:kern w:val="0"/>
          <w:sz w:val="21"/>
          <w:szCs w:val="21"/>
          <w:lang w:val="es-ES" w:eastAsia="es-ES"/>
          <w14:ligatures w14:val="none"/>
        </w:rPr>
        <w:t>public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class</w:t>
      </w:r>
      <w:proofErr w:type="spellEnd"/>
      <w:r w:rsidRPr="00D202FB">
        <w:rPr>
          <w:rFonts w:ascii="Consolas" w:eastAsia="Times New Roman" w:hAnsi="Consolas" w:cs="Times New Roman"/>
          <w:color w:val="292929"/>
          <w:kern w:val="0"/>
          <w:sz w:val="21"/>
          <w:szCs w:val="21"/>
          <w:lang w:val="es-ES" w:eastAsia="es-ES"/>
          <w14:ligatures w14:val="none"/>
        </w:rPr>
        <w:t xml:space="preserve"> </w:t>
      </w:r>
      <w:r w:rsidRPr="00D202FB">
        <w:rPr>
          <w:rFonts w:ascii="Consolas" w:eastAsia="Times New Roman" w:hAnsi="Consolas" w:cs="Times New Roman"/>
          <w:color w:val="185E73"/>
          <w:kern w:val="0"/>
          <w:sz w:val="21"/>
          <w:szCs w:val="21"/>
          <w:lang w:val="es-ES" w:eastAsia="es-ES"/>
          <w14:ligatures w14:val="none"/>
        </w:rPr>
        <w:t>Usuario</w:t>
      </w:r>
      <w:r w:rsidRPr="00D202FB">
        <w:rPr>
          <w:rFonts w:ascii="Consolas" w:eastAsia="Times New Roman" w:hAnsi="Consolas" w:cs="Times New Roman"/>
          <w:color w:val="292929"/>
          <w:kern w:val="0"/>
          <w:sz w:val="21"/>
          <w:szCs w:val="21"/>
          <w:lang w:val="es-ES" w:eastAsia="es-ES"/>
          <w14:ligatures w14:val="none"/>
        </w:rPr>
        <w:t xml:space="preserve"> </w:t>
      </w:r>
    </w:p>
    <w:p w14:paraId="6E6C2395"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p>
    <w:p w14:paraId="459E0F87"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lastRenderedPageBreak/>
        <w:t xml:space="preserve">    </w:t>
      </w:r>
      <w:proofErr w:type="spellStart"/>
      <w:r w:rsidRPr="00D202FB">
        <w:rPr>
          <w:rFonts w:ascii="Consolas" w:eastAsia="Times New Roman" w:hAnsi="Consolas" w:cs="Times New Roman"/>
          <w:color w:val="0F4A85"/>
          <w:kern w:val="0"/>
          <w:sz w:val="21"/>
          <w:szCs w:val="21"/>
          <w:lang w:val="es-ES" w:eastAsia="es-ES"/>
          <w14:ligatures w14:val="none"/>
        </w:rPr>
        <w:t>public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static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01080"/>
          <w:kern w:val="0"/>
          <w:sz w:val="21"/>
          <w:szCs w:val="21"/>
          <w:lang w:val="es-ES" w:eastAsia="es-ES"/>
          <w14:ligatures w14:val="none"/>
        </w:rPr>
        <w:t>coleccionUsuario</w:t>
      </w:r>
      <w:proofErr w:type="spellEnd"/>
      <w:r w:rsidRPr="00D202FB">
        <w:rPr>
          <w:rFonts w:ascii="Consolas" w:eastAsia="Times New Roman" w:hAnsi="Consolas" w:cs="Times New Roman"/>
          <w:color w:val="000000"/>
          <w:kern w:val="0"/>
          <w:sz w:val="21"/>
          <w:szCs w:val="21"/>
          <w:lang w:val="es-ES" w:eastAsia="es-ES"/>
          <w14:ligatures w14:val="none"/>
        </w:rPr>
        <w:t>=</w:t>
      </w:r>
      <w:r w:rsidRPr="00D202FB">
        <w:rPr>
          <w:rFonts w:ascii="Consolas" w:eastAsia="Times New Roman" w:hAnsi="Consolas" w:cs="Times New Roman"/>
          <w:color w:val="0F4A85"/>
          <w:kern w:val="0"/>
          <w:sz w:val="21"/>
          <w:szCs w:val="21"/>
          <w:lang w:val="es-ES" w:eastAsia="es-ES"/>
          <w14:ligatures w14:val="none"/>
        </w:rPr>
        <w:t>"usuario"</w:t>
      </w:r>
      <w:r w:rsidRPr="00D202FB">
        <w:rPr>
          <w:rFonts w:ascii="Consolas" w:eastAsia="Times New Roman" w:hAnsi="Consolas" w:cs="Times New Roman"/>
          <w:color w:val="292929"/>
          <w:kern w:val="0"/>
          <w:sz w:val="21"/>
          <w:szCs w:val="21"/>
          <w:lang w:val="es-ES" w:eastAsia="es-ES"/>
          <w14:ligatures w14:val="none"/>
        </w:rPr>
        <w:t>;</w:t>
      </w:r>
    </w:p>
    <w:p w14:paraId="5BC68662"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
    <w:p w14:paraId="6A1E3D5C"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public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static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01080"/>
          <w:kern w:val="0"/>
          <w:sz w:val="21"/>
          <w:szCs w:val="21"/>
          <w:lang w:val="es-ES" w:eastAsia="es-ES"/>
          <w14:ligatures w14:val="none"/>
        </w:rPr>
        <w:t>PusuarioK</w:t>
      </w:r>
      <w:proofErr w:type="spellEnd"/>
      <w:r w:rsidRPr="00D202FB">
        <w:rPr>
          <w:rFonts w:ascii="Consolas" w:eastAsia="Times New Roman" w:hAnsi="Consolas" w:cs="Times New Roman"/>
          <w:color w:val="000000"/>
          <w:kern w:val="0"/>
          <w:sz w:val="21"/>
          <w:szCs w:val="21"/>
          <w:lang w:val="es-ES" w:eastAsia="es-ES"/>
          <w14:ligatures w14:val="none"/>
        </w:rPr>
        <w:t>=</w:t>
      </w:r>
      <w:r w:rsidRPr="00D202FB">
        <w:rPr>
          <w:rFonts w:ascii="Consolas" w:eastAsia="Times New Roman" w:hAnsi="Consolas" w:cs="Times New Roman"/>
          <w:color w:val="0F4A85"/>
          <w:kern w:val="0"/>
          <w:sz w:val="21"/>
          <w:szCs w:val="21"/>
          <w:lang w:val="es-ES" w:eastAsia="es-ES"/>
          <w14:ligatures w14:val="none"/>
        </w:rPr>
        <w:t>"usuario"</w:t>
      </w:r>
      <w:r w:rsidRPr="00D202FB">
        <w:rPr>
          <w:rFonts w:ascii="Consolas" w:eastAsia="Times New Roman" w:hAnsi="Consolas" w:cs="Times New Roman"/>
          <w:color w:val="292929"/>
          <w:kern w:val="0"/>
          <w:sz w:val="21"/>
          <w:szCs w:val="21"/>
          <w:lang w:val="es-ES" w:eastAsia="es-ES"/>
          <w14:ligatures w14:val="none"/>
        </w:rPr>
        <w:t>;</w:t>
      </w:r>
    </w:p>
    <w:p w14:paraId="2524D182"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public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F4A85"/>
          <w:kern w:val="0"/>
          <w:sz w:val="21"/>
          <w:szCs w:val="21"/>
          <w:lang w:val="es-ES" w:eastAsia="es-ES"/>
          <w14:ligatures w14:val="none"/>
        </w:rPr>
        <w:t>static</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01080"/>
          <w:kern w:val="0"/>
          <w:sz w:val="21"/>
          <w:szCs w:val="21"/>
          <w:lang w:val="es-ES" w:eastAsia="es-ES"/>
          <w14:ligatures w14:val="none"/>
        </w:rPr>
        <w:t>PcontraseniaK</w:t>
      </w:r>
      <w:proofErr w:type="spellEnd"/>
      <w:r w:rsidRPr="00D202FB">
        <w:rPr>
          <w:rFonts w:ascii="Consolas" w:eastAsia="Times New Roman" w:hAnsi="Consolas" w:cs="Times New Roman"/>
          <w:color w:val="000000"/>
          <w:kern w:val="0"/>
          <w:sz w:val="21"/>
          <w:szCs w:val="21"/>
          <w:lang w:val="es-ES" w:eastAsia="es-ES"/>
          <w14:ligatures w14:val="none"/>
        </w:rPr>
        <w:t>=</w:t>
      </w:r>
      <w:r w:rsidRPr="00D202FB">
        <w:rPr>
          <w:rFonts w:ascii="Consolas" w:eastAsia="Times New Roman" w:hAnsi="Consolas" w:cs="Times New Roman"/>
          <w:color w:val="0F4A85"/>
          <w:kern w:val="0"/>
          <w:sz w:val="21"/>
          <w:szCs w:val="21"/>
          <w:lang w:val="es-ES" w:eastAsia="es-ES"/>
          <w14:ligatures w14:val="none"/>
        </w:rPr>
        <w:t>"</w:t>
      </w:r>
      <w:proofErr w:type="spellStart"/>
      <w:r w:rsidRPr="00D202FB">
        <w:rPr>
          <w:rFonts w:ascii="Consolas" w:eastAsia="Times New Roman" w:hAnsi="Consolas" w:cs="Times New Roman"/>
          <w:color w:val="0F4A85"/>
          <w:kern w:val="0"/>
          <w:sz w:val="21"/>
          <w:szCs w:val="21"/>
          <w:lang w:val="es-ES" w:eastAsia="es-ES"/>
          <w14:ligatures w14:val="none"/>
        </w:rPr>
        <w:t>contrasenia</w:t>
      </w:r>
      <w:proofErr w:type="spellEnd"/>
      <w:r w:rsidRPr="00D202FB">
        <w:rPr>
          <w:rFonts w:ascii="Consolas" w:eastAsia="Times New Roman" w:hAnsi="Consolas" w:cs="Times New Roman"/>
          <w:color w:val="0F4A85"/>
          <w:kern w:val="0"/>
          <w:sz w:val="21"/>
          <w:szCs w:val="21"/>
          <w:lang w:val="es-ES" w:eastAsia="es-ES"/>
          <w14:ligatures w14:val="none"/>
        </w:rPr>
        <w:t>"</w:t>
      </w:r>
      <w:r w:rsidRPr="00D202FB">
        <w:rPr>
          <w:rFonts w:ascii="Consolas" w:eastAsia="Times New Roman" w:hAnsi="Consolas" w:cs="Times New Roman"/>
          <w:color w:val="292929"/>
          <w:kern w:val="0"/>
          <w:sz w:val="21"/>
          <w:szCs w:val="21"/>
          <w:lang w:val="es-ES" w:eastAsia="es-ES"/>
          <w14:ligatures w14:val="none"/>
        </w:rPr>
        <w:t>;</w:t>
      </w:r>
    </w:p>
    <w:p w14:paraId="10862EF6"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
    <w:p w14:paraId="06C458D4"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r w:rsidRPr="00D202FB">
        <w:rPr>
          <w:rFonts w:ascii="Consolas" w:eastAsia="Times New Roman" w:hAnsi="Consolas" w:cs="Times New Roman"/>
          <w:color w:val="001080"/>
          <w:kern w:val="0"/>
          <w:sz w:val="21"/>
          <w:szCs w:val="21"/>
          <w:lang w:val="es-ES" w:eastAsia="es-ES"/>
          <w14:ligatures w14:val="none"/>
        </w:rPr>
        <w:t>id</w:t>
      </w:r>
      <w:r w:rsidRPr="00D202FB">
        <w:rPr>
          <w:rFonts w:ascii="Consolas" w:eastAsia="Times New Roman" w:hAnsi="Consolas" w:cs="Times New Roman"/>
          <w:color w:val="292929"/>
          <w:kern w:val="0"/>
          <w:sz w:val="21"/>
          <w:szCs w:val="21"/>
          <w:lang w:val="es-ES" w:eastAsia="es-ES"/>
          <w14:ligatures w14:val="none"/>
        </w:rPr>
        <w:t>;</w:t>
      </w:r>
    </w:p>
    <w:p w14:paraId="35907F1A"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r w:rsidRPr="00D202FB">
        <w:rPr>
          <w:rFonts w:ascii="Consolas" w:eastAsia="Times New Roman" w:hAnsi="Consolas" w:cs="Times New Roman"/>
          <w:color w:val="001080"/>
          <w:kern w:val="0"/>
          <w:sz w:val="21"/>
          <w:szCs w:val="21"/>
          <w:lang w:val="es-ES" w:eastAsia="es-ES"/>
          <w14:ligatures w14:val="none"/>
        </w:rPr>
        <w:t>usuario</w:t>
      </w:r>
      <w:r w:rsidRPr="00D202FB">
        <w:rPr>
          <w:rFonts w:ascii="Consolas" w:eastAsia="Times New Roman" w:hAnsi="Consolas" w:cs="Times New Roman"/>
          <w:color w:val="292929"/>
          <w:kern w:val="0"/>
          <w:sz w:val="21"/>
          <w:szCs w:val="21"/>
          <w:lang w:val="es-ES" w:eastAsia="es-ES"/>
          <w14:ligatures w14:val="none"/>
        </w:rPr>
        <w:t>;</w:t>
      </w:r>
    </w:p>
    <w:p w14:paraId="0368EA3B"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String</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01080"/>
          <w:kern w:val="0"/>
          <w:sz w:val="21"/>
          <w:szCs w:val="21"/>
          <w:lang w:val="es-ES" w:eastAsia="es-ES"/>
          <w14:ligatures w14:val="none"/>
        </w:rPr>
        <w:t>contrasenia</w:t>
      </w:r>
      <w:proofErr w:type="spellEnd"/>
      <w:r w:rsidRPr="00D202FB">
        <w:rPr>
          <w:rFonts w:ascii="Consolas" w:eastAsia="Times New Roman" w:hAnsi="Consolas" w:cs="Times New Roman"/>
          <w:color w:val="292929"/>
          <w:kern w:val="0"/>
          <w:sz w:val="21"/>
          <w:szCs w:val="21"/>
          <w:lang w:val="es-ES" w:eastAsia="es-ES"/>
          <w14:ligatures w14:val="none"/>
        </w:rPr>
        <w:t>;</w:t>
      </w:r>
    </w:p>
    <w:p w14:paraId="6AEE8E7B"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185E73"/>
          <w:kern w:val="0"/>
          <w:sz w:val="21"/>
          <w:szCs w:val="21"/>
          <w:lang w:val="es-ES" w:eastAsia="es-ES"/>
          <w14:ligatures w14:val="none"/>
        </w:rPr>
        <w:t>LocalDateTime</w:t>
      </w:r>
      <w:proofErr w:type="spellEnd"/>
      <w:r w:rsidRPr="00D202FB">
        <w:rPr>
          <w:rFonts w:ascii="Consolas" w:eastAsia="Times New Roman" w:hAnsi="Consolas" w:cs="Times New Roman"/>
          <w:color w:val="292929"/>
          <w:kern w:val="0"/>
          <w:sz w:val="21"/>
          <w:szCs w:val="21"/>
          <w:lang w:val="es-ES" w:eastAsia="es-ES"/>
          <w14:ligatures w14:val="none"/>
        </w:rPr>
        <w:t xml:space="preserve"> </w:t>
      </w:r>
      <w:proofErr w:type="spellStart"/>
      <w:r w:rsidRPr="00D202FB">
        <w:rPr>
          <w:rFonts w:ascii="Consolas" w:eastAsia="Times New Roman" w:hAnsi="Consolas" w:cs="Times New Roman"/>
          <w:color w:val="001080"/>
          <w:kern w:val="0"/>
          <w:sz w:val="21"/>
          <w:szCs w:val="21"/>
          <w:lang w:val="es-ES" w:eastAsia="es-ES"/>
          <w14:ligatures w14:val="none"/>
        </w:rPr>
        <w:t>fecha_creacion</w:t>
      </w:r>
      <w:proofErr w:type="spellEnd"/>
      <w:r w:rsidRPr="00D202FB">
        <w:rPr>
          <w:rFonts w:ascii="Consolas" w:eastAsia="Times New Roman" w:hAnsi="Consolas" w:cs="Times New Roman"/>
          <w:color w:val="000000"/>
          <w:kern w:val="0"/>
          <w:sz w:val="21"/>
          <w:szCs w:val="21"/>
          <w:lang w:val="es-ES" w:eastAsia="es-ES"/>
          <w14:ligatures w14:val="none"/>
        </w:rPr>
        <w:t>=</w:t>
      </w:r>
      <w:proofErr w:type="spellStart"/>
      <w:proofErr w:type="gramStart"/>
      <w:r w:rsidRPr="00D202FB">
        <w:rPr>
          <w:rFonts w:ascii="Consolas" w:eastAsia="Times New Roman" w:hAnsi="Consolas" w:cs="Times New Roman"/>
          <w:color w:val="001080"/>
          <w:kern w:val="0"/>
          <w:sz w:val="21"/>
          <w:szCs w:val="21"/>
          <w:lang w:val="es-ES" w:eastAsia="es-ES"/>
          <w14:ligatures w14:val="none"/>
        </w:rPr>
        <w:t>LocalDateTime</w:t>
      </w:r>
      <w:r w:rsidRPr="00D202FB">
        <w:rPr>
          <w:rFonts w:ascii="Consolas" w:eastAsia="Times New Roman" w:hAnsi="Consolas" w:cs="Times New Roman"/>
          <w:color w:val="292929"/>
          <w:kern w:val="0"/>
          <w:sz w:val="21"/>
          <w:szCs w:val="21"/>
          <w:lang w:val="es-ES" w:eastAsia="es-ES"/>
          <w14:ligatures w14:val="none"/>
        </w:rPr>
        <w:t>.</w:t>
      </w:r>
      <w:r w:rsidRPr="00D202FB">
        <w:rPr>
          <w:rFonts w:ascii="Consolas" w:eastAsia="Times New Roman" w:hAnsi="Consolas" w:cs="Times New Roman"/>
          <w:color w:val="5E2CBC"/>
          <w:kern w:val="0"/>
          <w:sz w:val="21"/>
          <w:szCs w:val="21"/>
          <w:lang w:val="es-ES" w:eastAsia="es-ES"/>
          <w14:ligatures w14:val="none"/>
        </w:rPr>
        <w:t>now</w:t>
      </w:r>
      <w:proofErr w:type="spellEnd"/>
      <w:r w:rsidRPr="00D202FB">
        <w:rPr>
          <w:rFonts w:ascii="Consolas" w:eastAsia="Times New Roman" w:hAnsi="Consolas" w:cs="Times New Roman"/>
          <w:color w:val="292929"/>
          <w:kern w:val="0"/>
          <w:sz w:val="21"/>
          <w:szCs w:val="21"/>
          <w:lang w:val="es-ES" w:eastAsia="es-ES"/>
          <w14:ligatures w14:val="none"/>
        </w:rPr>
        <w:t>(</w:t>
      </w:r>
      <w:proofErr w:type="gramEnd"/>
      <w:r w:rsidRPr="00D202FB">
        <w:rPr>
          <w:rFonts w:ascii="Consolas" w:eastAsia="Times New Roman" w:hAnsi="Consolas" w:cs="Times New Roman"/>
          <w:color w:val="292929"/>
          <w:kern w:val="0"/>
          <w:sz w:val="21"/>
          <w:szCs w:val="21"/>
          <w:lang w:val="es-ES" w:eastAsia="es-ES"/>
          <w14:ligatures w14:val="none"/>
        </w:rPr>
        <w:t>);</w:t>
      </w:r>
    </w:p>
    <w:p w14:paraId="5CDCF599" w14:textId="77777777" w:rsidR="00D202FB" w:rsidRPr="00D202FB" w:rsidRDefault="00D202FB" w:rsidP="00D202FB">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D202FB">
        <w:rPr>
          <w:rFonts w:ascii="Consolas" w:eastAsia="Times New Roman" w:hAnsi="Consolas" w:cs="Times New Roman"/>
          <w:color w:val="292929"/>
          <w:kern w:val="0"/>
          <w:sz w:val="21"/>
          <w:szCs w:val="21"/>
          <w:lang w:val="es-ES" w:eastAsia="es-ES"/>
          <w14:ligatures w14:val="none"/>
        </w:rPr>
        <w:t>}</w:t>
      </w:r>
    </w:p>
    <w:p w14:paraId="17E25B8C" w14:textId="77777777" w:rsidR="00AA3584" w:rsidRDefault="00AA3584" w:rsidP="001E34AA"/>
    <w:p w14:paraId="3EB8226B" w14:textId="1186A56F" w:rsidR="00D202FB" w:rsidRDefault="00D202FB" w:rsidP="00D202FB">
      <w:pPr>
        <w:pStyle w:val="Ttulo3"/>
      </w:pPr>
      <w:bookmarkStart w:id="53" w:name="_Toc158500168"/>
      <w:r>
        <w:t>Modelo producto</w:t>
      </w:r>
      <w:bookmarkEnd w:id="53"/>
    </w:p>
    <w:p w14:paraId="16306A2E" w14:textId="77777777" w:rsidR="001444DA" w:rsidRPr="001444DA" w:rsidRDefault="001444DA" w:rsidP="001444DA"/>
    <w:p w14:paraId="00458C29"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r w:rsidRPr="001444DA">
        <w:rPr>
          <w:rFonts w:ascii="Consolas" w:eastAsia="Times New Roman" w:hAnsi="Consolas" w:cs="Times New Roman"/>
          <w:color w:val="185E73"/>
          <w:kern w:val="0"/>
          <w:sz w:val="21"/>
          <w:szCs w:val="21"/>
          <w:lang w:val="es-ES" w:eastAsia="es-ES"/>
          <w14:ligatures w14:val="none"/>
        </w:rPr>
        <w:t>Getter</w:t>
      </w:r>
    </w:p>
    <w:p w14:paraId="071EBD97"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r w:rsidRPr="001444DA">
        <w:rPr>
          <w:rFonts w:ascii="Consolas" w:eastAsia="Times New Roman" w:hAnsi="Consolas" w:cs="Times New Roman"/>
          <w:color w:val="185E73"/>
          <w:kern w:val="0"/>
          <w:sz w:val="21"/>
          <w:szCs w:val="21"/>
          <w:lang w:val="es-ES" w:eastAsia="es-ES"/>
          <w14:ligatures w14:val="none"/>
        </w:rPr>
        <w:t>Setter</w:t>
      </w:r>
    </w:p>
    <w:p w14:paraId="415C0247"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r w:rsidRPr="001444DA">
        <w:rPr>
          <w:rFonts w:ascii="Consolas" w:eastAsia="Times New Roman" w:hAnsi="Consolas" w:cs="Times New Roman"/>
          <w:color w:val="185E73"/>
          <w:kern w:val="0"/>
          <w:sz w:val="21"/>
          <w:szCs w:val="21"/>
          <w:lang w:val="es-ES" w:eastAsia="es-ES"/>
          <w14:ligatures w14:val="none"/>
        </w:rPr>
        <w:t>NoArgsConstructor</w:t>
      </w:r>
    </w:p>
    <w:p w14:paraId="01D03D65"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r w:rsidRPr="001444DA">
        <w:rPr>
          <w:rFonts w:ascii="Consolas" w:eastAsia="Times New Roman" w:hAnsi="Consolas" w:cs="Times New Roman"/>
          <w:color w:val="185E73"/>
          <w:kern w:val="0"/>
          <w:sz w:val="21"/>
          <w:szCs w:val="21"/>
          <w:lang w:val="es-ES" w:eastAsia="es-ES"/>
          <w14:ligatures w14:val="none"/>
        </w:rPr>
        <w:t>AllArgsConstructor</w:t>
      </w:r>
    </w:p>
    <w:p w14:paraId="2CD00D8E"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1444DA">
        <w:rPr>
          <w:rFonts w:ascii="Consolas" w:eastAsia="Times New Roman" w:hAnsi="Consolas" w:cs="Times New Roman"/>
          <w:color w:val="0F4A85"/>
          <w:kern w:val="0"/>
          <w:sz w:val="21"/>
          <w:szCs w:val="21"/>
          <w:lang w:val="es-ES" w:eastAsia="es-ES"/>
          <w14:ligatures w14:val="none"/>
        </w:rPr>
        <w:t>public</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F4A85"/>
          <w:kern w:val="0"/>
          <w:sz w:val="21"/>
          <w:szCs w:val="21"/>
          <w:lang w:val="es-ES" w:eastAsia="es-ES"/>
          <w14:ligatures w14:val="none"/>
        </w:rPr>
        <w:t>class</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185E73"/>
          <w:kern w:val="0"/>
          <w:sz w:val="21"/>
          <w:szCs w:val="21"/>
          <w:lang w:val="es-ES" w:eastAsia="es-ES"/>
          <w14:ligatures w14:val="none"/>
        </w:rPr>
        <w:t>Productos</w:t>
      </w:r>
      <w:r w:rsidRPr="001444DA">
        <w:rPr>
          <w:rFonts w:ascii="Consolas" w:eastAsia="Times New Roman" w:hAnsi="Consolas" w:cs="Times New Roman"/>
          <w:color w:val="292929"/>
          <w:kern w:val="0"/>
          <w:sz w:val="21"/>
          <w:szCs w:val="21"/>
          <w:lang w:val="es-ES" w:eastAsia="es-ES"/>
          <w14:ligatures w14:val="none"/>
        </w:rPr>
        <w:t xml:space="preserve"> </w:t>
      </w:r>
    </w:p>
    <w:p w14:paraId="44A4CD77"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p>
    <w:p w14:paraId="016B26A6"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F4A85"/>
          <w:kern w:val="0"/>
          <w:sz w:val="21"/>
          <w:szCs w:val="21"/>
          <w:lang w:val="es-ES" w:eastAsia="es-ES"/>
          <w14:ligatures w14:val="none"/>
        </w:rPr>
        <w:t>public</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F4A85"/>
          <w:kern w:val="0"/>
          <w:sz w:val="21"/>
          <w:szCs w:val="21"/>
          <w:lang w:val="es-ES" w:eastAsia="es-ES"/>
          <w14:ligatures w14:val="none"/>
        </w:rPr>
        <w:t>static</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01080"/>
          <w:kern w:val="0"/>
          <w:sz w:val="21"/>
          <w:szCs w:val="21"/>
          <w:lang w:val="es-ES" w:eastAsia="es-ES"/>
          <w14:ligatures w14:val="none"/>
        </w:rPr>
        <w:t>coleccionProductos</w:t>
      </w:r>
      <w:proofErr w:type="spellEnd"/>
      <w:r w:rsidRPr="001444DA">
        <w:rPr>
          <w:rFonts w:ascii="Consolas" w:eastAsia="Times New Roman" w:hAnsi="Consolas" w:cs="Times New Roman"/>
          <w:color w:val="000000"/>
          <w:kern w:val="0"/>
          <w:sz w:val="21"/>
          <w:szCs w:val="21"/>
          <w:lang w:val="es-ES" w:eastAsia="es-ES"/>
          <w14:ligatures w14:val="none"/>
        </w:rPr>
        <w:t>=</w:t>
      </w:r>
      <w:r w:rsidRPr="001444DA">
        <w:rPr>
          <w:rFonts w:ascii="Consolas" w:eastAsia="Times New Roman" w:hAnsi="Consolas" w:cs="Times New Roman"/>
          <w:color w:val="0F4A85"/>
          <w:kern w:val="0"/>
          <w:sz w:val="21"/>
          <w:szCs w:val="21"/>
          <w:lang w:val="es-ES" w:eastAsia="es-ES"/>
          <w14:ligatures w14:val="none"/>
        </w:rPr>
        <w:t>"productos"</w:t>
      </w:r>
      <w:r w:rsidRPr="001444DA">
        <w:rPr>
          <w:rFonts w:ascii="Consolas" w:eastAsia="Times New Roman" w:hAnsi="Consolas" w:cs="Times New Roman"/>
          <w:color w:val="292929"/>
          <w:kern w:val="0"/>
          <w:sz w:val="21"/>
          <w:szCs w:val="21"/>
          <w:lang w:val="es-ES" w:eastAsia="es-ES"/>
          <w14:ligatures w14:val="none"/>
        </w:rPr>
        <w:t>;</w:t>
      </w:r>
    </w:p>
    <w:p w14:paraId="06B66EAC"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
    <w:p w14:paraId="1FC07116"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F4A85"/>
          <w:kern w:val="0"/>
          <w:sz w:val="21"/>
          <w:szCs w:val="21"/>
          <w:lang w:val="es-ES" w:eastAsia="es-ES"/>
          <w14:ligatures w14:val="none"/>
        </w:rPr>
        <w:t>public</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F4A85"/>
          <w:kern w:val="0"/>
          <w:sz w:val="21"/>
          <w:szCs w:val="21"/>
          <w:lang w:val="es-ES" w:eastAsia="es-ES"/>
          <w14:ligatures w14:val="none"/>
        </w:rPr>
        <w:t>static</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01080"/>
          <w:kern w:val="0"/>
          <w:sz w:val="21"/>
          <w:szCs w:val="21"/>
          <w:lang w:val="es-ES" w:eastAsia="es-ES"/>
          <w14:ligatures w14:val="none"/>
        </w:rPr>
        <w:t>PnombreK</w:t>
      </w:r>
      <w:proofErr w:type="spellEnd"/>
      <w:r w:rsidRPr="001444DA">
        <w:rPr>
          <w:rFonts w:ascii="Consolas" w:eastAsia="Times New Roman" w:hAnsi="Consolas" w:cs="Times New Roman"/>
          <w:color w:val="000000"/>
          <w:kern w:val="0"/>
          <w:sz w:val="21"/>
          <w:szCs w:val="21"/>
          <w:lang w:val="es-ES" w:eastAsia="es-ES"/>
          <w14:ligatures w14:val="none"/>
        </w:rPr>
        <w:t>=</w:t>
      </w:r>
      <w:r w:rsidRPr="001444DA">
        <w:rPr>
          <w:rFonts w:ascii="Consolas" w:eastAsia="Times New Roman" w:hAnsi="Consolas" w:cs="Times New Roman"/>
          <w:color w:val="0F4A85"/>
          <w:kern w:val="0"/>
          <w:sz w:val="21"/>
          <w:szCs w:val="21"/>
          <w:lang w:val="es-ES" w:eastAsia="es-ES"/>
          <w14:ligatures w14:val="none"/>
        </w:rPr>
        <w:t>"nombre"</w:t>
      </w:r>
      <w:r w:rsidRPr="001444DA">
        <w:rPr>
          <w:rFonts w:ascii="Consolas" w:eastAsia="Times New Roman" w:hAnsi="Consolas" w:cs="Times New Roman"/>
          <w:color w:val="292929"/>
          <w:kern w:val="0"/>
          <w:sz w:val="21"/>
          <w:szCs w:val="21"/>
          <w:lang w:val="es-ES" w:eastAsia="es-ES"/>
          <w14:ligatures w14:val="none"/>
        </w:rPr>
        <w:t>;</w:t>
      </w:r>
    </w:p>
    <w:p w14:paraId="34BF2B9A"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public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static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185E73"/>
          <w:kern w:val="0"/>
          <w:sz w:val="21"/>
          <w:szCs w:val="21"/>
          <w:lang w:val="pt-PT" w:eastAsia="es-ES"/>
          <w14:ligatures w14:val="none"/>
        </w:rPr>
        <w:t>String</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01080"/>
          <w:kern w:val="0"/>
          <w:sz w:val="21"/>
          <w:szCs w:val="21"/>
          <w:lang w:val="pt-PT" w:eastAsia="es-ES"/>
          <w14:ligatures w14:val="none"/>
        </w:rPr>
        <w:t>PempresaK</w:t>
      </w:r>
      <w:r w:rsidRPr="001444DA">
        <w:rPr>
          <w:rFonts w:ascii="Consolas" w:eastAsia="Times New Roman" w:hAnsi="Consolas" w:cs="Times New Roman"/>
          <w:color w:val="000000"/>
          <w:kern w:val="0"/>
          <w:sz w:val="21"/>
          <w:szCs w:val="21"/>
          <w:lang w:val="pt-PT" w:eastAsia="es-ES"/>
          <w14:ligatures w14:val="none"/>
        </w:rPr>
        <w:t>=</w:t>
      </w:r>
      <w:r w:rsidRPr="001444DA">
        <w:rPr>
          <w:rFonts w:ascii="Consolas" w:eastAsia="Times New Roman" w:hAnsi="Consolas" w:cs="Times New Roman"/>
          <w:color w:val="0F4A85"/>
          <w:kern w:val="0"/>
          <w:sz w:val="21"/>
          <w:szCs w:val="21"/>
          <w:lang w:val="pt-PT" w:eastAsia="es-ES"/>
          <w14:ligatures w14:val="none"/>
        </w:rPr>
        <w:t>"empresa"</w:t>
      </w:r>
      <w:r w:rsidRPr="001444DA">
        <w:rPr>
          <w:rFonts w:ascii="Consolas" w:eastAsia="Times New Roman" w:hAnsi="Consolas" w:cs="Times New Roman"/>
          <w:color w:val="292929"/>
          <w:kern w:val="0"/>
          <w:sz w:val="21"/>
          <w:szCs w:val="21"/>
          <w:lang w:val="pt-PT" w:eastAsia="es-ES"/>
          <w14:ligatures w14:val="none"/>
        </w:rPr>
        <w:t>;</w:t>
      </w:r>
    </w:p>
    <w:p w14:paraId="24F88388"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public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static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185E73"/>
          <w:kern w:val="0"/>
          <w:sz w:val="21"/>
          <w:szCs w:val="21"/>
          <w:lang w:val="pt-PT" w:eastAsia="es-ES"/>
          <w14:ligatures w14:val="none"/>
        </w:rPr>
        <w:t>String</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01080"/>
          <w:kern w:val="0"/>
          <w:sz w:val="21"/>
          <w:szCs w:val="21"/>
          <w:lang w:val="pt-PT" w:eastAsia="es-ES"/>
          <w14:ligatures w14:val="none"/>
        </w:rPr>
        <w:t>Pprecio_unitarioK</w:t>
      </w:r>
      <w:r w:rsidRPr="001444DA">
        <w:rPr>
          <w:rFonts w:ascii="Consolas" w:eastAsia="Times New Roman" w:hAnsi="Consolas" w:cs="Times New Roman"/>
          <w:color w:val="000000"/>
          <w:kern w:val="0"/>
          <w:sz w:val="21"/>
          <w:szCs w:val="21"/>
          <w:lang w:val="pt-PT" w:eastAsia="es-ES"/>
          <w14:ligatures w14:val="none"/>
        </w:rPr>
        <w:t>=</w:t>
      </w:r>
      <w:r w:rsidRPr="001444DA">
        <w:rPr>
          <w:rFonts w:ascii="Consolas" w:eastAsia="Times New Roman" w:hAnsi="Consolas" w:cs="Times New Roman"/>
          <w:color w:val="0F4A85"/>
          <w:kern w:val="0"/>
          <w:sz w:val="21"/>
          <w:szCs w:val="21"/>
          <w:lang w:val="pt-PT" w:eastAsia="es-ES"/>
          <w14:ligatures w14:val="none"/>
        </w:rPr>
        <w:t>"precio_unitario"</w:t>
      </w:r>
      <w:r w:rsidRPr="001444DA">
        <w:rPr>
          <w:rFonts w:ascii="Consolas" w:eastAsia="Times New Roman" w:hAnsi="Consolas" w:cs="Times New Roman"/>
          <w:color w:val="292929"/>
          <w:kern w:val="0"/>
          <w:sz w:val="21"/>
          <w:szCs w:val="21"/>
          <w:lang w:val="pt-PT" w:eastAsia="es-ES"/>
          <w14:ligatures w14:val="none"/>
        </w:rPr>
        <w:t>;</w:t>
      </w:r>
    </w:p>
    <w:p w14:paraId="6CDACCA9"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public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static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185E73"/>
          <w:kern w:val="0"/>
          <w:sz w:val="21"/>
          <w:szCs w:val="21"/>
          <w:lang w:val="pt-PT" w:eastAsia="es-ES"/>
          <w14:ligatures w14:val="none"/>
        </w:rPr>
        <w:t>String</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01080"/>
          <w:kern w:val="0"/>
          <w:sz w:val="21"/>
          <w:szCs w:val="21"/>
          <w:lang w:val="pt-PT" w:eastAsia="es-ES"/>
          <w14:ligatures w14:val="none"/>
        </w:rPr>
        <w:t>PdescuentoK</w:t>
      </w:r>
      <w:r w:rsidRPr="001444DA">
        <w:rPr>
          <w:rFonts w:ascii="Consolas" w:eastAsia="Times New Roman" w:hAnsi="Consolas" w:cs="Times New Roman"/>
          <w:color w:val="000000"/>
          <w:kern w:val="0"/>
          <w:sz w:val="21"/>
          <w:szCs w:val="21"/>
          <w:lang w:val="pt-PT" w:eastAsia="es-ES"/>
          <w14:ligatures w14:val="none"/>
        </w:rPr>
        <w:t>=</w:t>
      </w:r>
      <w:r w:rsidRPr="001444DA">
        <w:rPr>
          <w:rFonts w:ascii="Consolas" w:eastAsia="Times New Roman" w:hAnsi="Consolas" w:cs="Times New Roman"/>
          <w:color w:val="0F4A85"/>
          <w:kern w:val="0"/>
          <w:sz w:val="21"/>
          <w:szCs w:val="21"/>
          <w:lang w:val="pt-PT" w:eastAsia="es-ES"/>
          <w14:ligatures w14:val="none"/>
        </w:rPr>
        <w:t>"descuento"</w:t>
      </w:r>
      <w:r w:rsidRPr="001444DA">
        <w:rPr>
          <w:rFonts w:ascii="Consolas" w:eastAsia="Times New Roman" w:hAnsi="Consolas" w:cs="Times New Roman"/>
          <w:color w:val="292929"/>
          <w:kern w:val="0"/>
          <w:sz w:val="21"/>
          <w:szCs w:val="21"/>
          <w:lang w:val="pt-PT" w:eastAsia="es-ES"/>
          <w14:ligatures w14:val="none"/>
        </w:rPr>
        <w:t>;</w:t>
      </w:r>
    </w:p>
    <w:p w14:paraId="20EA6632"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public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static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185E73"/>
          <w:kern w:val="0"/>
          <w:sz w:val="21"/>
          <w:szCs w:val="21"/>
          <w:lang w:val="pt-PT" w:eastAsia="es-ES"/>
          <w14:ligatures w14:val="none"/>
        </w:rPr>
        <w:t>String</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01080"/>
          <w:kern w:val="0"/>
          <w:sz w:val="21"/>
          <w:szCs w:val="21"/>
          <w:lang w:val="pt-PT" w:eastAsia="es-ES"/>
          <w14:ligatures w14:val="none"/>
        </w:rPr>
        <w:t>PproveedorK</w:t>
      </w:r>
      <w:r w:rsidRPr="001444DA">
        <w:rPr>
          <w:rFonts w:ascii="Consolas" w:eastAsia="Times New Roman" w:hAnsi="Consolas" w:cs="Times New Roman"/>
          <w:color w:val="000000"/>
          <w:kern w:val="0"/>
          <w:sz w:val="21"/>
          <w:szCs w:val="21"/>
          <w:lang w:val="pt-PT" w:eastAsia="es-ES"/>
          <w14:ligatures w14:val="none"/>
        </w:rPr>
        <w:t>=</w:t>
      </w:r>
      <w:r w:rsidRPr="001444DA">
        <w:rPr>
          <w:rFonts w:ascii="Consolas" w:eastAsia="Times New Roman" w:hAnsi="Consolas" w:cs="Times New Roman"/>
          <w:color w:val="0F4A85"/>
          <w:kern w:val="0"/>
          <w:sz w:val="21"/>
          <w:szCs w:val="21"/>
          <w:lang w:val="pt-PT" w:eastAsia="es-ES"/>
          <w14:ligatures w14:val="none"/>
        </w:rPr>
        <w:t>"proveedor"</w:t>
      </w:r>
      <w:r w:rsidRPr="001444DA">
        <w:rPr>
          <w:rFonts w:ascii="Consolas" w:eastAsia="Times New Roman" w:hAnsi="Consolas" w:cs="Times New Roman"/>
          <w:color w:val="292929"/>
          <w:kern w:val="0"/>
          <w:sz w:val="21"/>
          <w:szCs w:val="21"/>
          <w:lang w:val="pt-PT" w:eastAsia="es-ES"/>
          <w14:ligatures w14:val="none"/>
        </w:rPr>
        <w:t>;</w:t>
      </w:r>
    </w:p>
    <w:p w14:paraId="5B5F5285"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public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F4A85"/>
          <w:kern w:val="0"/>
          <w:sz w:val="21"/>
          <w:szCs w:val="21"/>
          <w:lang w:val="pt-PT" w:eastAsia="es-ES"/>
          <w14:ligatures w14:val="none"/>
        </w:rPr>
        <w:t>static</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185E73"/>
          <w:kern w:val="0"/>
          <w:sz w:val="21"/>
          <w:szCs w:val="21"/>
          <w:lang w:val="pt-PT" w:eastAsia="es-ES"/>
          <w14:ligatures w14:val="none"/>
        </w:rPr>
        <w:t>String</w:t>
      </w:r>
      <w:r w:rsidRPr="001444DA">
        <w:rPr>
          <w:rFonts w:ascii="Consolas" w:eastAsia="Times New Roman" w:hAnsi="Consolas" w:cs="Times New Roman"/>
          <w:color w:val="292929"/>
          <w:kern w:val="0"/>
          <w:sz w:val="21"/>
          <w:szCs w:val="21"/>
          <w:lang w:val="pt-PT" w:eastAsia="es-ES"/>
          <w14:ligatures w14:val="none"/>
        </w:rPr>
        <w:t xml:space="preserve"> </w:t>
      </w:r>
      <w:r w:rsidRPr="001444DA">
        <w:rPr>
          <w:rFonts w:ascii="Consolas" w:eastAsia="Times New Roman" w:hAnsi="Consolas" w:cs="Times New Roman"/>
          <w:color w:val="001080"/>
          <w:kern w:val="0"/>
          <w:sz w:val="21"/>
          <w:szCs w:val="21"/>
          <w:lang w:val="pt-PT" w:eastAsia="es-ES"/>
          <w14:ligatures w14:val="none"/>
        </w:rPr>
        <w:t>PdescripcionK</w:t>
      </w:r>
      <w:r w:rsidRPr="001444DA">
        <w:rPr>
          <w:rFonts w:ascii="Consolas" w:eastAsia="Times New Roman" w:hAnsi="Consolas" w:cs="Times New Roman"/>
          <w:color w:val="000000"/>
          <w:kern w:val="0"/>
          <w:sz w:val="21"/>
          <w:szCs w:val="21"/>
          <w:lang w:val="pt-PT" w:eastAsia="es-ES"/>
          <w14:ligatures w14:val="none"/>
        </w:rPr>
        <w:t>=</w:t>
      </w:r>
      <w:r w:rsidRPr="001444DA">
        <w:rPr>
          <w:rFonts w:ascii="Consolas" w:eastAsia="Times New Roman" w:hAnsi="Consolas" w:cs="Times New Roman"/>
          <w:color w:val="0F4A85"/>
          <w:kern w:val="0"/>
          <w:sz w:val="21"/>
          <w:szCs w:val="21"/>
          <w:lang w:val="pt-PT" w:eastAsia="es-ES"/>
          <w14:ligatures w14:val="none"/>
        </w:rPr>
        <w:t>"descripcion"</w:t>
      </w:r>
      <w:r w:rsidRPr="001444DA">
        <w:rPr>
          <w:rFonts w:ascii="Consolas" w:eastAsia="Times New Roman" w:hAnsi="Consolas" w:cs="Times New Roman"/>
          <w:color w:val="292929"/>
          <w:kern w:val="0"/>
          <w:sz w:val="21"/>
          <w:szCs w:val="21"/>
          <w:lang w:val="pt-PT" w:eastAsia="es-ES"/>
          <w14:ligatures w14:val="none"/>
        </w:rPr>
        <w:t>;</w:t>
      </w:r>
    </w:p>
    <w:p w14:paraId="72EDA7A8"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p>
    <w:p w14:paraId="2245D517"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pt-PT"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01080"/>
          <w:kern w:val="0"/>
          <w:sz w:val="21"/>
          <w:szCs w:val="21"/>
          <w:lang w:val="es-ES" w:eastAsia="es-ES"/>
          <w14:ligatures w14:val="none"/>
        </w:rPr>
        <w:t>id</w:t>
      </w:r>
      <w:r w:rsidRPr="001444DA">
        <w:rPr>
          <w:rFonts w:ascii="Consolas" w:eastAsia="Times New Roman" w:hAnsi="Consolas" w:cs="Times New Roman"/>
          <w:color w:val="292929"/>
          <w:kern w:val="0"/>
          <w:sz w:val="21"/>
          <w:szCs w:val="21"/>
          <w:lang w:val="es-ES" w:eastAsia="es-ES"/>
          <w14:ligatures w14:val="none"/>
        </w:rPr>
        <w:t>;</w:t>
      </w:r>
    </w:p>
    <w:p w14:paraId="6C0C8CF9"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01080"/>
          <w:kern w:val="0"/>
          <w:sz w:val="21"/>
          <w:szCs w:val="21"/>
          <w:lang w:val="es-ES" w:eastAsia="es-ES"/>
          <w14:ligatures w14:val="none"/>
        </w:rPr>
        <w:t>nombre</w:t>
      </w:r>
      <w:r w:rsidRPr="001444DA">
        <w:rPr>
          <w:rFonts w:ascii="Consolas" w:eastAsia="Times New Roman" w:hAnsi="Consolas" w:cs="Times New Roman"/>
          <w:color w:val="292929"/>
          <w:kern w:val="0"/>
          <w:sz w:val="21"/>
          <w:szCs w:val="21"/>
          <w:lang w:val="es-ES" w:eastAsia="es-ES"/>
          <w14:ligatures w14:val="none"/>
        </w:rPr>
        <w:t>;</w:t>
      </w:r>
    </w:p>
    <w:p w14:paraId="38892072"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01080"/>
          <w:kern w:val="0"/>
          <w:sz w:val="21"/>
          <w:szCs w:val="21"/>
          <w:lang w:val="es-ES" w:eastAsia="es-ES"/>
          <w14:ligatures w14:val="none"/>
        </w:rPr>
        <w:t>empresa</w:t>
      </w:r>
      <w:r w:rsidRPr="001444DA">
        <w:rPr>
          <w:rFonts w:ascii="Consolas" w:eastAsia="Times New Roman" w:hAnsi="Consolas" w:cs="Times New Roman"/>
          <w:color w:val="292929"/>
          <w:kern w:val="0"/>
          <w:sz w:val="21"/>
          <w:szCs w:val="21"/>
          <w:lang w:val="es-ES" w:eastAsia="es-ES"/>
          <w14:ligatures w14:val="none"/>
        </w:rPr>
        <w:t>;</w:t>
      </w:r>
    </w:p>
    <w:p w14:paraId="7FAE9625"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Double</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01080"/>
          <w:kern w:val="0"/>
          <w:sz w:val="21"/>
          <w:szCs w:val="21"/>
          <w:lang w:val="es-ES" w:eastAsia="es-ES"/>
          <w14:ligatures w14:val="none"/>
        </w:rPr>
        <w:t>precio_unitario</w:t>
      </w:r>
      <w:proofErr w:type="spellEnd"/>
      <w:r w:rsidRPr="001444DA">
        <w:rPr>
          <w:rFonts w:ascii="Consolas" w:eastAsia="Times New Roman" w:hAnsi="Consolas" w:cs="Times New Roman"/>
          <w:color w:val="292929"/>
          <w:kern w:val="0"/>
          <w:sz w:val="21"/>
          <w:szCs w:val="21"/>
          <w:lang w:val="es-ES" w:eastAsia="es-ES"/>
          <w14:ligatures w14:val="none"/>
        </w:rPr>
        <w:t>;</w:t>
      </w:r>
    </w:p>
    <w:p w14:paraId="67C2F663"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Double</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01080"/>
          <w:kern w:val="0"/>
          <w:sz w:val="21"/>
          <w:szCs w:val="21"/>
          <w:lang w:val="es-ES" w:eastAsia="es-ES"/>
          <w14:ligatures w14:val="none"/>
        </w:rPr>
        <w:t>descuento</w:t>
      </w:r>
      <w:r w:rsidRPr="001444DA">
        <w:rPr>
          <w:rFonts w:ascii="Consolas" w:eastAsia="Times New Roman" w:hAnsi="Consolas" w:cs="Times New Roman"/>
          <w:color w:val="292929"/>
          <w:kern w:val="0"/>
          <w:sz w:val="21"/>
          <w:szCs w:val="21"/>
          <w:lang w:val="es-ES" w:eastAsia="es-ES"/>
          <w14:ligatures w14:val="none"/>
        </w:rPr>
        <w:t>;</w:t>
      </w:r>
    </w:p>
    <w:p w14:paraId="3D731200"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r w:rsidRPr="001444DA">
        <w:rPr>
          <w:rFonts w:ascii="Consolas" w:eastAsia="Times New Roman" w:hAnsi="Consolas" w:cs="Times New Roman"/>
          <w:color w:val="001080"/>
          <w:kern w:val="0"/>
          <w:sz w:val="21"/>
          <w:szCs w:val="21"/>
          <w:lang w:val="es-ES" w:eastAsia="es-ES"/>
          <w14:ligatures w14:val="none"/>
        </w:rPr>
        <w:t>proveedor</w:t>
      </w:r>
      <w:r w:rsidRPr="001444DA">
        <w:rPr>
          <w:rFonts w:ascii="Consolas" w:eastAsia="Times New Roman" w:hAnsi="Consolas" w:cs="Times New Roman"/>
          <w:color w:val="292929"/>
          <w:kern w:val="0"/>
          <w:sz w:val="21"/>
          <w:szCs w:val="21"/>
          <w:lang w:val="es-ES" w:eastAsia="es-ES"/>
          <w14:ligatures w14:val="none"/>
        </w:rPr>
        <w:t>;</w:t>
      </w:r>
    </w:p>
    <w:p w14:paraId="02866245"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String</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01080"/>
          <w:kern w:val="0"/>
          <w:sz w:val="21"/>
          <w:szCs w:val="21"/>
          <w:lang w:val="es-ES" w:eastAsia="es-ES"/>
          <w14:ligatures w14:val="none"/>
        </w:rPr>
        <w:t>descripcion</w:t>
      </w:r>
      <w:proofErr w:type="spellEnd"/>
      <w:r w:rsidRPr="001444DA">
        <w:rPr>
          <w:rFonts w:ascii="Consolas" w:eastAsia="Times New Roman" w:hAnsi="Consolas" w:cs="Times New Roman"/>
          <w:color w:val="292929"/>
          <w:kern w:val="0"/>
          <w:sz w:val="21"/>
          <w:szCs w:val="21"/>
          <w:lang w:val="es-ES" w:eastAsia="es-ES"/>
          <w14:ligatures w14:val="none"/>
        </w:rPr>
        <w:t>;</w:t>
      </w:r>
    </w:p>
    <w:p w14:paraId="7874A37D"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185E73"/>
          <w:kern w:val="0"/>
          <w:sz w:val="21"/>
          <w:szCs w:val="21"/>
          <w:lang w:val="es-ES" w:eastAsia="es-ES"/>
          <w14:ligatures w14:val="none"/>
        </w:rPr>
        <w:t>LocalDateTime</w:t>
      </w:r>
      <w:proofErr w:type="spellEnd"/>
      <w:r w:rsidRPr="001444DA">
        <w:rPr>
          <w:rFonts w:ascii="Consolas" w:eastAsia="Times New Roman" w:hAnsi="Consolas" w:cs="Times New Roman"/>
          <w:color w:val="292929"/>
          <w:kern w:val="0"/>
          <w:sz w:val="21"/>
          <w:szCs w:val="21"/>
          <w:lang w:val="es-ES" w:eastAsia="es-ES"/>
          <w14:ligatures w14:val="none"/>
        </w:rPr>
        <w:t xml:space="preserve"> </w:t>
      </w:r>
      <w:proofErr w:type="spellStart"/>
      <w:r w:rsidRPr="001444DA">
        <w:rPr>
          <w:rFonts w:ascii="Consolas" w:eastAsia="Times New Roman" w:hAnsi="Consolas" w:cs="Times New Roman"/>
          <w:color w:val="001080"/>
          <w:kern w:val="0"/>
          <w:sz w:val="21"/>
          <w:szCs w:val="21"/>
          <w:lang w:val="es-ES" w:eastAsia="es-ES"/>
          <w14:ligatures w14:val="none"/>
        </w:rPr>
        <w:t>fecha_creacion</w:t>
      </w:r>
      <w:proofErr w:type="spellEnd"/>
      <w:r w:rsidRPr="001444DA">
        <w:rPr>
          <w:rFonts w:ascii="Consolas" w:eastAsia="Times New Roman" w:hAnsi="Consolas" w:cs="Times New Roman"/>
          <w:color w:val="000000"/>
          <w:kern w:val="0"/>
          <w:sz w:val="21"/>
          <w:szCs w:val="21"/>
          <w:lang w:val="es-ES" w:eastAsia="es-ES"/>
          <w14:ligatures w14:val="none"/>
        </w:rPr>
        <w:t>=</w:t>
      </w:r>
      <w:proofErr w:type="spellStart"/>
      <w:proofErr w:type="gramStart"/>
      <w:r w:rsidRPr="001444DA">
        <w:rPr>
          <w:rFonts w:ascii="Consolas" w:eastAsia="Times New Roman" w:hAnsi="Consolas" w:cs="Times New Roman"/>
          <w:color w:val="001080"/>
          <w:kern w:val="0"/>
          <w:sz w:val="21"/>
          <w:szCs w:val="21"/>
          <w:lang w:val="es-ES" w:eastAsia="es-ES"/>
          <w14:ligatures w14:val="none"/>
        </w:rPr>
        <w:t>LocalDateTime</w:t>
      </w:r>
      <w:r w:rsidRPr="001444DA">
        <w:rPr>
          <w:rFonts w:ascii="Consolas" w:eastAsia="Times New Roman" w:hAnsi="Consolas" w:cs="Times New Roman"/>
          <w:color w:val="292929"/>
          <w:kern w:val="0"/>
          <w:sz w:val="21"/>
          <w:szCs w:val="21"/>
          <w:lang w:val="es-ES" w:eastAsia="es-ES"/>
          <w14:ligatures w14:val="none"/>
        </w:rPr>
        <w:t>.</w:t>
      </w:r>
      <w:r w:rsidRPr="001444DA">
        <w:rPr>
          <w:rFonts w:ascii="Consolas" w:eastAsia="Times New Roman" w:hAnsi="Consolas" w:cs="Times New Roman"/>
          <w:color w:val="5E2CBC"/>
          <w:kern w:val="0"/>
          <w:sz w:val="21"/>
          <w:szCs w:val="21"/>
          <w:lang w:val="es-ES" w:eastAsia="es-ES"/>
          <w14:ligatures w14:val="none"/>
        </w:rPr>
        <w:t>now</w:t>
      </w:r>
      <w:proofErr w:type="spellEnd"/>
      <w:r w:rsidRPr="001444DA">
        <w:rPr>
          <w:rFonts w:ascii="Consolas" w:eastAsia="Times New Roman" w:hAnsi="Consolas" w:cs="Times New Roman"/>
          <w:color w:val="292929"/>
          <w:kern w:val="0"/>
          <w:sz w:val="21"/>
          <w:szCs w:val="21"/>
          <w:lang w:val="es-ES" w:eastAsia="es-ES"/>
          <w14:ligatures w14:val="none"/>
        </w:rPr>
        <w:t>(</w:t>
      </w:r>
      <w:proofErr w:type="gramEnd"/>
      <w:r w:rsidRPr="001444DA">
        <w:rPr>
          <w:rFonts w:ascii="Consolas" w:eastAsia="Times New Roman" w:hAnsi="Consolas" w:cs="Times New Roman"/>
          <w:color w:val="292929"/>
          <w:kern w:val="0"/>
          <w:sz w:val="21"/>
          <w:szCs w:val="21"/>
          <w:lang w:val="es-ES" w:eastAsia="es-ES"/>
          <w14:ligatures w14:val="none"/>
        </w:rPr>
        <w:t>);</w:t>
      </w:r>
    </w:p>
    <w:p w14:paraId="2DB0FBFB" w14:textId="77777777" w:rsidR="001444DA" w:rsidRPr="001444DA" w:rsidRDefault="001444DA" w:rsidP="001444D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444DA">
        <w:rPr>
          <w:rFonts w:ascii="Consolas" w:eastAsia="Times New Roman" w:hAnsi="Consolas" w:cs="Times New Roman"/>
          <w:color w:val="292929"/>
          <w:kern w:val="0"/>
          <w:sz w:val="21"/>
          <w:szCs w:val="21"/>
          <w:lang w:val="es-ES" w:eastAsia="es-ES"/>
          <w14:ligatures w14:val="none"/>
        </w:rPr>
        <w:t>}</w:t>
      </w:r>
    </w:p>
    <w:p w14:paraId="3CC264A2" w14:textId="77777777" w:rsidR="001444DA" w:rsidRDefault="001444DA" w:rsidP="00D202FB"/>
    <w:p w14:paraId="3DFAA74C" w14:textId="056F0354" w:rsidR="00213B70" w:rsidRDefault="00166853" w:rsidP="006A4FDD">
      <w:pPr>
        <w:pStyle w:val="Ttulo2"/>
        <w:spacing w:line="360" w:lineRule="auto"/>
      </w:pPr>
      <w:bookmarkStart w:id="54" w:name="_Toc158500169"/>
      <w:r>
        <w:t>Repositorio</w:t>
      </w:r>
      <w:bookmarkEnd w:id="54"/>
    </w:p>
    <w:p w14:paraId="08C94EA2" w14:textId="188521CE" w:rsidR="00166853" w:rsidRPr="008B34D9" w:rsidRDefault="00B230B2" w:rsidP="008B34D9">
      <w:pPr>
        <w:spacing w:line="360" w:lineRule="auto"/>
        <w:jc w:val="both"/>
        <w:rPr>
          <w:rFonts w:ascii="Times New Roman" w:hAnsi="Times New Roman" w:cs="Times New Roman"/>
          <w:sz w:val="24"/>
          <w:szCs w:val="24"/>
        </w:rPr>
      </w:pPr>
      <w:r w:rsidRPr="00B230B2">
        <w:rPr>
          <w:rFonts w:ascii="Times New Roman" w:hAnsi="Times New Roman" w:cs="Times New Roman"/>
          <w:sz w:val="24"/>
          <w:szCs w:val="24"/>
        </w:rPr>
        <w:t xml:space="preserve">Se centra en la comunicación con </w:t>
      </w:r>
      <w:proofErr w:type="spellStart"/>
      <w:r w:rsidRPr="00B230B2">
        <w:rPr>
          <w:rFonts w:ascii="Times New Roman" w:hAnsi="Times New Roman" w:cs="Times New Roman"/>
          <w:sz w:val="24"/>
          <w:szCs w:val="24"/>
        </w:rPr>
        <w:t>Firebase</w:t>
      </w:r>
      <w:proofErr w:type="spellEnd"/>
      <w:r w:rsidRPr="00B230B2">
        <w:rPr>
          <w:rFonts w:ascii="Times New Roman" w:hAnsi="Times New Roman" w:cs="Times New Roman"/>
          <w:sz w:val="24"/>
          <w:szCs w:val="24"/>
        </w:rPr>
        <w:t xml:space="preserve">, incorporando métodos para insertar, eliminar, leer, modificar y buscar datos. Es </w:t>
      </w:r>
      <w:r w:rsidRPr="00B230B2">
        <w:rPr>
          <w:rFonts w:ascii="Times New Roman" w:hAnsi="Times New Roman" w:cs="Times New Roman"/>
          <w:sz w:val="24"/>
          <w:szCs w:val="24"/>
        </w:rPr>
        <w:t>importante</w:t>
      </w:r>
      <w:r w:rsidRPr="00B230B2">
        <w:rPr>
          <w:rFonts w:ascii="Times New Roman" w:hAnsi="Times New Roman" w:cs="Times New Roman"/>
          <w:sz w:val="24"/>
          <w:szCs w:val="24"/>
        </w:rPr>
        <w:t xml:space="preserve"> tener en cuenta que para que estos procesos funcionen, la aplicación debe haber sido registrada previamente.</w:t>
      </w:r>
    </w:p>
    <w:p w14:paraId="1651912F" w14:textId="4CBDA516" w:rsidR="00D74177" w:rsidRDefault="00B230B2" w:rsidP="00D74177">
      <w:pPr>
        <w:pStyle w:val="Ttulo3"/>
        <w:spacing w:line="360" w:lineRule="auto"/>
      </w:pPr>
      <w:bookmarkStart w:id="55" w:name="_Toc158500170"/>
      <w:r>
        <w:lastRenderedPageBreak/>
        <w:t>Insertar</w:t>
      </w:r>
      <w:r w:rsidR="00AE68A5">
        <w:t xml:space="preserve"> y actualizar</w:t>
      </w:r>
      <w:bookmarkEnd w:id="55"/>
    </w:p>
    <w:p w14:paraId="35738A3C" w14:textId="67C2D484" w:rsidR="007D182A" w:rsidRPr="00D74177" w:rsidRDefault="00D74177" w:rsidP="00D74177">
      <w:pPr>
        <w:spacing w:line="360" w:lineRule="auto"/>
        <w:jc w:val="both"/>
        <w:rPr>
          <w:rFonts w:ascii="Times New Roman" w:hAnsi="Times New Roman" w:cs="Times New Roman"/>
          <w:sz w:val="24"/>
          <w:szCs w:val="24"/>
        </w:rPr>
      </w:pPr>
      <w:proofErr w:type="spellStart"/>
      <w:r w:rsidRPr="00D74177">
        <w:rPr>
          <w:rFonts w:ascii="Times New Roman" w:hAnsi="Times New Roman" w:cs="Times New Roman"/>
          <w:sz w:val="24"/>
          <w:szCs w:val="24"/>
        </w:rPr>
        <w:t>Firebase</w:t>
      </w:r>
      <w:proofErr w:type="spellEnd"/>
      <w:r w:rsidRPr="00D74177">
        <w:rPr>
          <w:rFonts w:ascii="Times New Roman" w:hAnsi="Times New Roman" w:cs="Times New Roman"/>
          <w:sz w:val="24"/>
          <w:szCs w:val="24"/>
        </w:rPr>
        <w:t xml:space="preserve"> utiliza colecciones y mapas para registrar y actualizar documentos. Es importante destacar que la colección se refiere al nombre de la tabla o documento en el contexto de este servicio. Para la inserción de datos, primero se crea una referencia con </w:t>
      </w:r>
      <w:proofErr w:type="spellStart"/>
      <w:r w:rsidRPr="00D74177">
        <w:rPr>
          <w:rFonts w:ascii="Times New Roman" w:hAnsi="Times New Roman" w:cs="Times New Roman"/>
          <w:sz w:val="24"/>
          <w:szCs w:val="24"/>
        </w:rPr>
        <w:t>Firestore</w:t>
      </w:r>
      <w:proofErr w:type="spellEnd"/>
      <w:r w:rsidRPr="00D74177">
        <w:rPr>
          <w:rFonts w:ascii="Times New Roman" w:hAnsi="Times New Roman" w:cs="Times New Roman"/>
          <w:sz w:val="24"/>
          <w:szCs w:val="24"/>
        </w:rPr>
        <w:t xml:space="preserve">, que contiene los métodos necesarios para la comunicación. Luego, mediante </w:t>
      </w:r>
      <w:proofErr w:type="spellStart"/>
      <w:r w:rsidRPr="00D74177">
        <w:rPr>
          <w:rFonts w:ascii="Times New Roman" w:hAnsi="Times New Roman" w:cs="Times New Roman"/>
          <w:sz w:val="24"/>
          <w:szCs w:val="24"/>
        </w:rPr>
        <w:t>collection</w:t>
      </w:r>
      <w:proofErr w:type="spellEnd"/>
      <w:r w:rsidRPr="00D74177">
        <w:rPr>
          <w:rFonts w:ascii="Times New Roman" w:hAnsi="Times New Roman" w:cs="Times New Roman"/>
          <w:sz w:val="24"/>
          <w:szCs w:val="24"/>
        </w:rPr>
        <w:t xml:space="preserve">, se hace referencia a la colección donde se desea insertar el dato, y mediante </w:t>
      </w:r>
      <w:proofErr w:type="spellStart"/>
      <w:r w:rsidRPr="00D74177">
        <w:rPr>
          <w:rFonts w:ascii="Times New Roman" w:hAnsi="Times New Roman" w:cs="Times New Roman"/>
          <w:sz w:val="24"/>
          <w:szCs w:val="24"/>
        </w:rPr>
        <w:t>document</w:t>
      </w:r>
      <w:proofErr w:type="spellEnd"/>
      <w:r w:rsidRPr="00D74177">
        <w:rPr>
          <w:rFonts w:ascii="Times New Roman" w:hAnsi="Times New Roman" w:cs="Times New Roman"/>
          <w:sz w:val="24"/>
          <w:szCs w:val="24"/>
        </w:rPr>
        <w:t xml:space="preserve">, se especifica el nombre del identificador único que tendrá el documento. Es relevante mencionar que si no se le proporcionan parámetros de entrada a </w:t>
      </w:r>
      <w:proofErr w:type="spellStart"/>
      <w:proofErr w:type="gramStart"/>
      <w:r w:rsidRPr="00D74177">
        <w:rPr>
          <w:rFonts w:ascii="Times New Roman" w:hAnsi="Times New Roman" w:cs="Times New Roman"/>
          <w:sz w:val="24"/>
          <w:szCs w:val="24"/>
        </w:rPr>
        <w:t>document</w:t>
      </w:r>
      <w:proofErr w:type="spellEnd"/>
      <w:r w:rsidRPr="00D74177">
        <w:rPr>
          <w:rFonts w:ascii="Times New Roman" w:hAnsi="Times New Roman" w:cs="Times New Roman"/>
          <w:sz w:val="24"/>
          <w:szCs w:val="24"/>
        </w:rPr>
        <w:t>(</w:t>
      </w:r>
      <w:proofErr w:type="gramEnd"/>
      <w:r w:rsidRPr="00D74177">
        <w:rPr>
          <w:rFonts w:ascii="Times New Roman" w:hAnsi="Times New Roman" w:cs="Times New Roman"/>
          <w:sz w:val="24"/>
          <w:szCs w:val="24"/>
        </w:rPr>
        <w:t>), se agregará un identificador único alfanumérico automáticamente</w:t>
      </w:r>
      <w:r w:rsidRPr="00D74177">
        <w:rPr>
          <w:rFonts w:ascii="Times New Roman" w:hAnsi="Times New Roman" w:cs="Times New Roman"/>
          <w:sz w:val="24"/>
          <w:szCs w:val="24"/>
        </w:rPr>
        <w:t xml:space="preserve"> al documento</w:t>
      </w:r>
      <w:r w:rsidRPr="00D74177">
        <w:rPr>
          <w:rFonts w:ascii="Times New Roman" w:hAnsi="Times New Roman" w:cs="Times New Roman"/>
          <w:sz w:val="24"/>
          <w:szCs w:val="24"/>
        </w:rPr>
        <w:t>.</w:t>
      </w:r>
    </w:p>
    <w:p w14:paraId="490A08D6" w14:textId="740AA247" w:rsidR="00D74177" w:rsidRPr="00114D07" w:rsidRDefault="00114D07" w:rsidP="00114D07">
      <w:pPr>
        <w:spacing w:line="360" w:lineRule="auto"/>
        <w:jc w:val="both"/>
        <w:rPr>
          <w:rFonts w:ascii="Times New Roman" w:hAnsi="Times New Roman" w:cs="Times New Roman"/>
          <w:sz w:val="24"/>
          <w:szCs w:val="24"/>
        </w:rPr>
      </w:pPr>
      <w:r w:rsidRPr="00114D07">
        <w:rPr>
          <w:rFonts w:ascii="Times New Roman" w:hAnsi="Times New Roman" w:cs="Times New Roman"/>
          <w:sz w:val="24"/>
          <w:szCs w:val="24"/>
        </w:rPr>
        <w:t>Por otro lado, al referirse a la colección y al mismo identificador único que se crea, al enviar un nuevo mapa con los atributos del documento, solo se actualizarán los datos asociados a ese identificador.</w:t>
      </w:r>
    </w:p>
    <w:p w14:paraId="3F593D84"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7D182A">
        <w:rPr>
          <w:rFonts w:ascii="Consolas" w:eastAsia="Times New Roman" w:hAnsi="Consolas" w:cs="Times New Roman"/>
          <w:color w:val="0F4A85"/>
          <w:kern w:val="0"/>
          <w:sz w:val="21"/>
          <w:szCs w:val="21"/>
          <w:lang w:val="es-ES" w:eastAsia="es-ES"/>
          <w14:ligatures w14:val="none"/>
        </w:rPr>
        <w:t>public</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185E73"/>
          <w:kern w:val="0"/>
          <w:sz w:val="21"/>
          <w:szCs w:val="21"/>
          <w:lang w:val="es-ES" w:eastAsia="es-ES"/>
          <w14:ligatures w14:val="none"/>
        </w:rPr>
        <w:t>void</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7D182A">
        <w:rPr>
          <w:rFonts w:ascii="Consolas" w:eastAsia="Times New Roman" w:hAnsi="Consolas" w:cs="Times New Roman"/>
          <w:color w:val="5E2CBC"/>
          <w:kern w:val="0"/>
          <w:sz w:val="21"/>
          <w:szCs w:val="21"/>
          <w:lang w:val="es-ES" w:eastAsia="es-ES"/>
          <w14:ligatures w14:val="none"/>
        </w:rPr>
        <w:t>FirebaseInsertOrUpdate</w:t>
      </w:r>
      <w:proofErr w:type="spellEnd"/>
      <w:r w:rsidRPr="007D182A">
        <w:rPr>
          <w:rFonts w:ascii="Consolas" w:eastAsia="Times New Roman" w:hAnsi="Consolas" w:cs="Times New Roman"/>
          <w:color w:val="292929"/>
          <w:kern w:val="0"/>
          <w:sz w:val="21"/>
          <w:szCs w:val="21"/>
          <w:lang w:val="es-ES" w:eastAsia="es-ES"/>
          <w14:ligatures w14:val="none"/>
        </w:rPr>
        <w:t>(</w:t>
      </w:r>
      <w:proofErr w:type="spellStart"/>
      <w:proofErr w:type="gramEnd"/>
      <w:r w:rsidRPr="007D182A">
        <w:rPr>
          <w:rFonts w:ascii="Consolas" w:eastAsia="Times New Roman" w:hAnsi="Consolas" w:cs="Times New Roman"/>
          <w:color w:val="185E73"/>
          <w:kern w:val="0"/>
          <w:sz w:val="21"/>
          <w:szCs w:val="21"/>
          <w:lang w:val="es-ES" w:eastAsia="es-ES"/>
          <w14:ligatures w14:val="none"/>
        </w:rPr>
        <w:t>String</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292929"/>
          <w:kern w:val="0"/>
          <w:sz w:val="21"/>
          <w:szCs w:val="21"/>
          <w:lang w:val="es-ES" w:eastAsia="es-ES"/>
          <w14:ligatures w14:val="none"/>
        </w:rPr>
        <w:t>coleccion</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185E73"/>
          <w:kern w:val="0"/>
          <w:sz w:val="21"/>
          <w:szCs w:val="21"/>
          <w:lang w:val="es-ES" w:eastAsia="es-ES"/>
          <w14:ligatures w14:val="none"/>
        </w:rPr>
        <w:t>Map</w:t>
      </w:r>
      <w:proofErr w:type="spellEnd"/>
      <w:r w:rsidRPr="007D182A">
        <w:rPr>
          <w:rFonts w:ascii="Consolas" w:eastAsia="Times New Roman" w:hAnsi="Consolas" w:cs="Times New Roman"/>
          <w:color w:val="000000"/>
          <w:kern w:val="0"/>
          <w:sz w:val="21"/>
          <w:szCs w:val="21"/>
          <w:lang w:val="es-ES" w:eastAsia="es-ES"/>
          <w14:ligatures w14:val="none"/>
        </w:rPr>
        <w:t>&lt;</w:t>
      </w:r>
      <w:proofErr w:type="spellStart"/>
      <w:r w:rsidRPr="007D182A">
        <w:rPr>
          <w:rFonts w:ascii="Consolas" w:eastAsia="Times New Roman" w:hAnsi="Consolas" w:cs="Times New Roman"/>
          <w:color w:val="292929"/>
          <w:kern w:val="0"/>
          <w:sz w:val="21"/>
          <w:szCs w:val="21"/>
          <w:lang w:val="es-ES" w:eastAsia="es-ES"/>
          <w14:ligatures w14:val="none"/>
        </w:rPr>
        <w:t>String</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292929"/>
          <w:kern w:val="0"/>
          <w:sz w:val="21"/>
          <w:szCs w:val="21"/>
          <w:lang w:val="es-ES" w:eastAsia="es-ES"/>
          <w14:ligatures w14:val="none"/>
        </w:rPr>
        <w:t>Object</w:t>
      </w:r>
      <w:proofErr w:type="spellEnd"/>
      <w:r w:rsidRPr="007D182A">
        <w:rPr>
          <w:rFonts w:ascii="Consolas" w:eastAsia="Times New Roman" w:hAnsi="Consolas" w:cs="Times New Roman"/>
          <w:color w:val="000000"/>
          <w:kern w:val="0"/>
          <w:sz w:val="21"/>
          <w:szCs w:val="21"/>
          <w:lang w:val="es-ES" w:eastAsia="es-ES"/>
          <w14:ligatures w14:val="none"/>
        </w:rPr>
        <w:t>&gt;</w:t>
      </w: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292929"/>
          <w:kern w:val="0"/>
          <w:sz w:val="21"/>
          <w:szCs w:val="21"/>
          <w:lang w:val="es-ES" w:eastAsia="es-ES"/>
          <w14:ligatures w14:val="none"/>
        </w:rPr>
        <w:t>data,</w:t>
      </w:r>
      <w:r w:rsidRPr="007D182A">
        <w:rPr>
          <w:rFonts w:ascii="Consolas" w:eastAsia="Times New Roman" w:hAnsi="Consolas" w:cs="Times New Roman"/>
          <w:color w:val="185E73"/>
          <w:kern w:val="0"/>
          <w:sz w:val="21"/>
          <w:szCs w:val="21"/>
          <w:lang w:val="es-ES" w:eastAsia="es-ES"/>
          <w14:ligatures w14:val="none"/>
        </w:rPr>
        <w:t>String</w:t>
      </w:r>
      <w:proofErr w:type="spellEnd"/>
      <w:r w:rsidRPr="007D182A">
        <w:rPr>
          <w:rFonts w:ascii="Consolas" w:eastAsia="Times New Roman" w:hAnsi="Consolas" w:cs="Times New Roman"/>
          <w:color w:val="292929"/>
          <w:kern w:val="0"/>
          <w:sz w:val="21"/>
          <w:szCs w:val="21"/>
          <w:lang w:val="es-ES" w:eastAsia="es-ES"/>
          <w14:ligatures w14:val="none"/>
        </w:rPr>
        <w:t xml:space="preserve"> documento)</w:t>
      </w:r>
    </w:p>
    <w:p w14:paraId="5D99BAD5"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w:t>
      </w:r>
    </w:p>
    <w:p w14:paraId="6DA15AF6"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r w:rsidRPr="007D182A">
        <w:rPr>
          <w:rFonts w:ascii="Consolas" w:eastAsia="Times New Roman" w:hAnsi="Consolas" w:cs="Times New Roman"/>
          <w:color w:val="B5200D"/>
          <w:kern w:val="0"/>
          <w:sz w:val="21"/>
          <w:szCs w:val="21"/>
          <w:lang w:val="es-ES" w:eastAsia="es-ES"/>
          <w14:ligatures w14:val="none"/>
        </w:rPr>
        <w:t>try</w:t>
      </w:r>
    </w:p>
    <w:p w14:paraId="622B8A8C"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w:t>
      </w:r>
    </w:p>
    <w:p w14:paraId="3B6F0E60"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185E73"/>
          <w:kern w:val="0"/>
          <w:sz w:val="21"/>
          <w:szCs w:val="21"/>
          <w:lang w:val="es-ES" w:eastAsia="es-ES"/>
          <w14:ligatures w14:val="none"/>
        </w:rPr>
        <w:t>Firestore</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001080"/>
          <w:kern w:val="0"/>
          <w:sz w:val="21"/>
          <w:szCs w:val="21"/>
          <w:lang w:val="es-ES" w:eastAsia="es-ES"/>
          <w14:ligatures w14:val="none"/>
        </w:rPr>
        <w:t>fs</w:t>
      </w:r>
      <w:proofErr w:type="spellEnd"/>
      <w:r w:rsidRPr="007D182A">
        <w:rPr>
          <w:rFonts w:ascii="Consolas" w:eastAsia="Times New Roman" w:hAnsi="Consolas" w:cs="Times New Roman"/>
          <w:color w:val="292929"/>
          <w:kern w:val="0"/>
          <w:sz w:val="21"/>
          <w:szCs w:val="21"/>
          <w:lang w:val="es-ES" w:eastAsia="es-ES"/>
          <w14:ligatures w14:val="none"/>
        </w:rPr>
        <w:t xml:space="preserve"> </w:t>
      </w:r>
      <w:r w:rsidRPr="007D182A">
        <w:rPr>
          <w:rFonts w:ascii="Consolas" w:eastAsia="Times New Roman" w:hAnsi="Consolas" w:cs="Times New Roman"/>
          <w:color w:val="000000"/>
          <w:kern w:val="0"/>
          <w:sz w:val="21"/>
          <w:szCs w:val="21"/>
          <w:lang w:val="es-ES" w:eastAsia="es-ES"/>
          <w14:ligatures w14:val="none"/>
        </w:rPr>
        <w:t>=</w:t>
      </w: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001080"/>
          <w:kern w:val="0"/>
          <w:sz w:val="21"/>
          <w:szCs w:val="21"/>
          <w:lang w:val="es-ES" w:eastAsia="es-ES"/>
          <w14:ligatures w14:val="none"/>
        </w:rPr>
        <w:t>FirestoreClient</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5E2CBC"/>
          <w:kern w:val="0"/>
          <w:sz w:val="21"/>
          <w:szCs w:val="21"/>
          <w:lang w:val="es-ES" w:eastAsia="es-ES"/>
          <w14:ligatures w14:val="none"/>
        </w:rPr>
        <w:t>getFirestore</w:t>
      </w:r>
      <w:proofErr w:type="spellEnd"/>
      <w:r w:rsidRPr="007D182A">
        <w:rPr>
          <w:rFonts w:ascii="Consolas" w:eastAsia="Times New Roman" w:hAnsi="Consolas" w:cs="Times New Roman"/>
          <w:color w:val="292929"/>
          <w:kern w:val="0"/>
          <w:sz w:val="21"/>
          <w:szCs w:val="21"/>
          <w:lang w:val="es-ES" w:eastAsia="es-ES"/>
          <w14:ligatures w14:val="none"/>
        </w:rPr>
        <w:t>();</w:t>
      </w:r>
    </w:p>
    <w:p w14:paraId="2E8759D5"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B5200D"/>
          <w:kern w:val="0"/>
          <w:sz w:val="21"/>
          <w:szCs w:val="21"/>
          <w:lang w:val="es-ES" w:eastAsia="es-ES"/>
          <w14:ligatures w14:val="none"/>
        </w:rPr>
        <w:t>if</w:t>
      </w:r>
      <w:proofErr w:type="spellEnd"/>
      <w:r w:rsidRPr="007D182A">
        <w:rPr>
          <w:rFonts w:ascii="Consolas" w:eastAsia="Times New Roman" w:hAnsi="Consolas" w:cs="Times New Roman"/>
          <w:color w:val="292929"/>
          <w:kern w:val="0"/>
          <w:sz w:val="21"/>
          <w:szCs w:val="21"/>
          <w:lang w:val="es-ES" w:eastAsia="es-ES"/>
          <w14:ligatures w14:val="none"/>
        </w:rPr>
        <w:t>(</w:t>
      </w:r>
      <w:proofErr w:type="spellStart"/>
      <w:proofErr w:type="gramStart"/>
      <w:r w:rsidRPr="007D182A">
        <w:rPr>
          <w:rFonts w:ascii="Consolas" w:eastAsia="Times New Roman" w:hAnsi="Consolas" w:cs="Times New Roman"/>
          <w:color w:val="292929"/>
          <w:kern w:val="0"/>
          <w:sz w:val="21"/>
          <w:szCs w:val="21"/>
          <w:lang w:val="es-ES" w:eastAsia="es-ES"/>
          <w14:ligatures w14:val="none"/>
        </w:rPr>
        <w:t>fs</w:t>
      </w:r>
      <w:proofErr w:type="spellEnd"/>
      <w:r w:rsidRPr="007D182A">
        <w:rPr>
          <w:rFonts w:ascii="Consolas" w:eastAsia="Times New Roman" w:hAnsi="Consolas" w:cs="Times New Roman"/>
          <w:color w:val="000000"/>
          <w:kern w:val="0"/>
          <w:sz w:val="21"/>
          <w:szCs w:val="21"/>
          <w:lang w:val="es-ES" w:eastAsia="es-ES"/>
          <w14:ligatures w14:val="none"/>
        </w:rPr>
        <w:t>!=</w:t>
      </w:r>
      <w:proofErr w:type="spellStart"/>
      <w:proofErr w:type="gramEnd"/>
      <w:r w:rsidRPr="007D182A">
        <w:rPr>
          <w:rFonts w:ascii="Consolas" w:eastAsia="Times New Roman" w:hAnsi="Consolas" w:cs="Times New Roman"/>
          <w:color w:val="0F4A85"/>
          <w:kern w:val="0"/>
          <w:sz w:val="21"/>
          <w:szCs w:val="21"/>
          <w:lang w:val="es-ES" w:eastAsia="es-ES"/>
          <w14:ligatures w14:val="none"/>
        </w:rPr>
        <w:t>null</w:t>
      </w:r>
      <w:proofErr w:type="spellEnd"/>
      <w:r w:rsidRPr="007D182A">
        <w:rPr>
          <w:rFonts w:ascii="Consolas" w:eastAsia="Times New Roman" w:hAnsi="Consolas" w:cs="Times New Roman"/>
          <w:color w:val="292929"/>
          <w:kern w:val="0"/>
          <w:sz w:val="21"/>
          <w:szCs w:val="21"/>
          <w:lang w:val="es-ES" w:eastAsia="es-ES"/>
          <w14:ligatures w14:val="none"/>
        </w:rPr>
        <w:t>)</w:t>
      </w:r>
    </w:p>
    <w:p w14:paraId="198E1BDE"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w:t>
      </w:r>
    </w:p>
    <w:p w14:paraId="7BCFE52B"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185E73"/>
          <w:kern w:val="0"/>
          <w:sz w:val="21"/>
          <w:szCs w:val="21"/>
          <w:lang w:val="es-ES" w:eastAsia="es-ES"/>
          <w14:ligatures w14:val="none"/>
        </w:rPr>
        <w:t>DocumentReference</w:t>
      </w:r>
      <w:proofErr w:type="spellEnd"/>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001080"/>
          <w:kern w:val="0"/>
          <w:sz w:val="21"/>
          <w:szCs w:val="21"/>
          <w:lang w:val="es-ES" w:eastAsia="es-ES"/>
          <w14:ligatures w14:val="none"/>
        </w:rPr>
        <w:t>docRef</w:t>
      </w:r>
      <w:proofErr w:type="spellEnd"/>
      <w:r w:rsidRPr="007D182A">
        <w:rPr>
          <w:rFonts w:ascii="Consolas" w:eastAsia="Times New Roman" w:hAnsi="Consolas" w:cs="Times New Roman"/>
          <w:color w:val="292929"/>
          <w:kern w:val="0"/>
          <w:sz w:val="21"/>
          <w:szCs w:val="21"/>
          <w:lang w:val="es-ES" w:eastAsia="es-ES"/>
          <w14:ligatures w14:val="none"/>
        </w:rPr>
        <w:t xml:space="preserve"> </w:t>
      </w:r>
      <w:r w:rsidRPr="007D182A">
        <w:rPr>
          <w:rFonts w:ascii="Consolas" w:eastAsia="Times New Roman" w:hAnsi="Consolas" w:cs="Times New Roman"/>
          <w:color w:val="000000"/>
          <w:kern w:val="0"/>
          <w:sz w:val="21"/>
          <w:szCs w:val="21"/>
          <w:lang w:val="es-ES" w:eastAsia="es-ES"/>
          <w14:ligatures w14:val="none"/>
        </w:rPr>
        <w:t>=</w:t>
      </w: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0F4A85"/>
          <w:kern w:val="0"/>
          <w:sz w:val="21"/>
          <w:szCs w:val="21"/>
          <w:lang w:val="es-ES" w:eastAsia="es-ES"/>
          <w14:ligatures w14:val="none"/>
        </w:rPr>
        <w:t>null</w:t>
      </w:r>
      <w:proofErr w:type="spellEnd"/>
      <w:r w:rsidRPr="007D182A">
        <w:rPr>
          <w:rFonts w:ascii="Consolas" w:eastAsia="Times New Roman" w:hAnsi="Consolas" w:cs="Times New Roman"/>
          <w:color w:val="292929"/>
          <w:kern w:val="0"/>
          <w:sz w:val="21"/>
          <w:szCs w:val="21"/>
          <w:lang w:val="es-ES" w:eastAsia="es-ES"/>
          <w14:ligatures w14:val="none"/>
        </w:rPr>
        <w:t>;</w:t>
      </w:r>
    </w:p>
    <w:p w14:paraId="7197946F"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B5200D"/>
          <w:kern w:val="0"/>
          <w:sz w:val="21"/>
          <w:szCs w:val="21"/>
          <w:lang w:val="es-ES" w:eastAsia="es-ES"/>
          <w14:ligatures w14:val="none"/>
        </w:rPr>
        <w:t>if</w:t>
      </w:r>
      <w:proofErr w:type="spellEnd"/>
      <w:r w:rsidRPr="007D182A">
        <w:rPr>
          <w:rFonts w:ascii="Consolas" w:eastAsia="Times New Roman" w:hAnsi="Consolas" w:cs="Times New Roman"/>
          <w:color w:val="292929"/>
          <w:kern w:val="0"/>
          <w:sz w:val="21"/>
          <w:szCs w:val="21"/>
          <w:lang w:val="es-ES" w:eastAsia="es-ES"/>
          <w14:ligatures w14:val="none"/>
        </w:rPr>
        <w:t>(documento</w:t>
      </w:r>
      <w:r w:rsidRPr="007D182A">
        <w:rPr>
          <w:rFonts w:ascii="Consolas" w:eastAsia="Times New Roman" w:hAnsi="Consolas" w:cs="Times New Roman"/>
          <w:color w:val="000000"/>
          <w:kern w:val="0"/>
          <w:sz w:val="21"/>
          <w:szCs w:val="21"/>
          <w:lang w:val="es-ES" w:eastAsia="es-ES"/>
          <w14:ligatures w14:val="none"/>
        </w:rPr>
        <w:t>==</w:t>
      </w:r>
      <w:proofErr w:type="spellStart"/>
      <w:r w:rsidRPr="007D182A">
        <w:rPr>
          <w:rFonts w:ascii="Consolas" w:eastAsia="Times New Roman" w:hAnsi="Consolas" w:cs="Times New Roman"/>
          <w:color w:val="0F4A85"/>
          <w:kern w:val="0"/>
          <w:sz w:val="21"/>
          <w:szCs w:val="21"/>
          <w:lang w:val="es-ES" w:eastAsia="es-ES"/>
          <w14:ligatures w14:val="none"/>
        </w:rPr>
        <w:t>null</w:t>
      </w:r>
      <w:proofErr w:type="spellEnd"/>
      <w:r w:rsidRPr="007D182A">
        <w:rPr>
          <w:rFonts w:ascii="Consolas" w:eastAsia="Times New Roman" w:hAnsi="Consolas" w:cs="Times New Roman"/>
          <w:color w:val="292929"/>
          <w:kern w:val="0"/>
          <w:sz w:val="21"/>
          <w:szCs w:val="21"/>
          <w:lang w:val="es-ES" w:eastAsia="es-ES"/>
          <w14:ligatures w14:val="none"/>
        </w:rPr>
        <w:t>)</w:t>
      </w:r>
    </w:p>
    <w:p w14:paraId="5F26633A"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292929"/>
          <w:kern w:val="0"/>
          <w:sz w:val="21"/>
          <w:szCs w:val="21"/>
          <w:lang w:val="es-ES" w:eastAsia="es-ES"/>
          <w14:ligatures w14:val="none"/>
        </w:rPr>
        <w:t>docRef</w:t>
      </w:r>
      <w:proofErr w:type="spellEnd"/>
      <w:r w:rsidRPr="007D182A">
        <w:rPr>
          <w:rFonts w:ascii="Consolas" w:eastAsia="Times New Roman" w:hAnsi="Consolas" w:cs="Times New Roman"/>
          <w:color w:val="000000"/>
          <w:kern w:val="0"/>
          <w:sz w:val="21"/>
          <w:szCs w:val="21"/>
          <w:lang w:val="es-ES" w:eastAsia="es-ES"/>
          <w14:ligatures w14:val="none"/>
        </w:rPr>
        <w:t>=</w:t>
      </w:r>
      <w:proofErr w:type="spellStart"/>
      <w:r w:rsidRPr="007D182A">
        <w:rPr>
          <w:rFonts w:ascii="Consolas" w:eastAsia="Times New Roman" w:hAnsi="Consolas" w:cs="Times New Roman"/>
          <w:color w:val="001080"/>
          <w:kern w:val="0"/>
          <w:sz w:val="21"/>
          <w:szCs w:val="21"/>
          <w:lang w:val="es-ES" w:eastAsia="es-ES"/>
          <w14:ligatures w14:val="none"/>
        </w:rPr>
        <w:t>fs</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5E2CBC"/>
          <w:kern w:val="0"/>
          <w:sz w:val="21"/>
          <w:szCs w:val="21"/>
          <w:lang w:val="es-ES" w:eastAsia="es-ES"/>
          <w14:ligatures w14:val="none"/>
        </w:rPr>
        <w:t>collection</w:t>
      </w:r>
      <w:proofErr w:type="spellEnd"/>
      <w:r w:rsidRPr="007D182A">
        <w:rPr>
          <w:rFonts w:ascii="Consolas" w:eastAsia="Times New Roman" w:hAnsi="Consolas" w:cs="Times New Roman"/>
          <w:color w:val="292929"/>
          <w:kern w:val="0"/>
          <w:sz w:val="21"/>
          <w:szCs w:val="21"/>
          <w:lang w:val="es-ES" w:eastAsia="es-ES"/>
          <w14:ligatures w14:val="none"/>
        </w:rPr>
        <w:t>(</w:t>
      </w:r>
      <w:proofErr w:type="spellStart"/>
      <w:r w:rsidRPr="007D182A">
        <w:rPr>
          <w:rFonts w:ascii="Consolas" w:eastAsia="Times New Roman" w:hAnsi="Consolas" w:cs="Times New Roman"/>
          <w:color w:val="292929"/>
          <w:kern w:val="0"/>
          <w:sz w:val="21"/>
          <w:szCs w:val="21"/>
          <w:lang w:val="es-ES" w:eastAsia="es-ES"/>
          <w14:ligatures w14:val="none"/>
        </w:rPr>
        <w:t>coleccion</w:t>
      </w:r>
      <w:proofErr w:type="spellEnd"/>
      <w:proofErr w:type="gramStart"/>
      <w:r w:rsidRPr="007D182A">
        <w:rPr>
          <w:rFonts w:ascii="Consolas" w:eastAsia="Times New Roman" w:hAnsi="Consolas" w:cs="Times New Roman"/>
          <w:color w:val="292929"/>
          <w:kern w:val="0"/>
          <w:sz w:val="21"/>
          <w:szCs w:val="21"/>
          <w:lang w:val="es-ES" w:eastAsia="es-ES"/>
          <w14:ligatures w14:val="none"/>
        </w:rPr>
        <w:t>).</w:t>
      </w:r>
      <w:proofErr w:type="spellStart"/>
      <w:r w:rsidRPr="007D182A">
        <w:rPr>
          <w:rFonts w:ascii="Consolas" w:eastAsia="Times New Roman" w:hAnsi="Consolas" w:cs="Times New Roman"/>
          <w:color w:val="5E2CBC"/>
          <w:kern w:val="0"/>
          <w:sz w:val="21"/>
          <w:szCs w:val="21"/>
          <w:lang w:val="es-ES" w:eastAsia="es-ES"/>
          <w14:ligatures w14:val="none"/>
        </w:rPr>
        <w:t>document</w:t>
      </w:r>
      <w:proofErr w:type="spellEnd"/>
      <w:proofErr w:type="gramEnd"/>
      <w:r w:rsidRPr="007D182A">
        <w:rPr>
          <w:rFonts w:ascii="Consolas" w:eastAsia="Times New Roman" w:hAnsi="Consolas" w:cs="Times New Roman"/>
          <w:color w:val="292929"/>
          <w:kern w:val="0"/>
          <w:sz w:val="21"/>
          <w:szCs w:val="21"/>
          <w:lang w:val="es-ES" w:eastAsia="es-ES"/>
          <w14:ligatures w14:val="none"/>
        </w:rPr>
        <w:t>();</w:t>
      </w:r>
    </w:p>
    <w:p w14:paraId="5EB9A07B"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B5200D"/>
          <w:kern w:val="0"/>
          <w:sz w:val="21"/>
          <w:szCs w:val="21"/>
          <w:lang w:val="es-ES" w:eastAsia="es-ES"/>
          <w14:ligatures w14:val="none"/>
        </w:rPr>
        <w:t>else</w:t>
      </w:r>
      <w:proofErr w:type="spellEnd"/>
    </w:p>
    <w:p w14:paraId="124E648E"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292929"/>
          <w:kern w:val="0"/>
          <w:sz w:val="21"/>
          <w:szCs w:val="21"/>
          <w:lang w:val="es-ES" w:eastAsia="es-ES"/>
          <w14:ligatures w14:val="none"/>
        </w:rPr>
        <w:t>docRef</w:t>
      </w:r>
      <w:proofErr w:type="spellEnd"/>
      <w:r w:rsidRPr="007D182A">
        <w:rPr>
          <w:rFonts w:ascii="Consolas" w:eastAsia="Times New Roman" w:hAnsi="Consolas" w:cs="Times New Roman"/>
          <w:color w:val="000000"/>
          <w:kern w:val="0"/>
          <w:sz w:val="21"/>
          <w:szCs w:val="21"/>
          <w:lang w:val="es-ES" w:eastAsia="es-ES"/>
          <w14:ligatures w14:val="none"/>
        </w:rPr>
        <w:t>=</w:t>
      </w:r>
      <w:proofErr w:type="spellStart"/>
      <w:r w:rsidRPr="007D182A">
        <w:rPr>
          <w:rFonts w:ascii="Consolas" w:eastAsia="Times New Roman" w:hAnsi="Consolas" w:cs="Times New Roman"/>
          <w:color w:val="001080"/>
          <w:kern w:val="0"/>
          <w:sz w:val="21"/>
          <w:szCs w:val="21"/>
          <w:lang w:val="es-ES" w:eastAsia="es-ES"/>
          <w14:ligatures w14:val="none"/>
        </w:rPr>
        <w:t>fs</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5E2CBC"/>
          <w:kern w:val="0"/>
          <w:sz w:val="21"/>
          <w:szCs w:val="21"/>
          <w:lang w:val="es-ES" w:eastAsia="es-ES"/>
          <w14:ligatures w14:val="none"/>
        </w:rPr>
        <w:t>collection</w:t>
      </w:r>
      <w:proofErr w:type="spellEnd"/>
      <w:r w:rsidRPr="007D182A">
        <w:rPr>
          <w:rFonts w:ascii="Consolas" w:eastAsia="Times New Roman" w:hAnsi="Consolas" w:cs="Times New Roman"/>
          <w:color w:val="292929"/>
          <w:kern w:val="0"/>
          <w:sz w:val="21"/>
          <w:szCs w:val="21"/>
          <w:lang w:val="es-ES" w:eastAsia="es-ES"/>
          <w14:ligatures w14:val="none"/>
        </w:rPr>
        <w:t>(</w:t>
      </w:r>
      <w:proofErr w:type="spellStart"/>
      <w:r w:rsidRPr="007D182A">
        <w:rPr>
          <w:rFonts w:ascii="Consolas" w:eastAsia="Times New Roman" w:hAnsi="Consolas" w:cs="Times New Roman"/>
          <w:color w:val="292929"/>
          <w:kern w:val="0"/>
          <w:sz w:val="21"/>
          <w:szCs w:val="21"/>
          <w:lang w:val="es-ES" w:eastAsia="es-ES"/>
          <w14:ligatures w14:val="none"/>
        </w:rPr>
        <w:t>coleccion</w:t>
      </w:r>
      <w:proofErr w:type="spellEnd"/>
      <w:proofErr w:type="gramStart"/>
      <w:r w:rsidRPr="007D182A">
        <w:rPr>
          <w:rFonts w:ascii="Consolas" w:eastAsia="Times New Roman" w:hAnsi="Consolas" w:cs="Times New Roman"/>
          <w:color w:val="292929"/>
          <w:kern w:val="0"/>
          <w:sz w:val="21"/>
          <w:szCs w:val="21"/>
          <w:lang w:val="es-ES" w:eastAsia="es-ES"/>
          <w14:ligatures w14:val="none"/>
        </w:rPr>
        <w:t>).</w:t>
      </w:r>
      <w:proofErr w:type="spellStart"/>
      <w:r w:rsidRPr="007D182A">
        <w:rPr>
          <w:rFonts w:ascii="Consolas" w:eastAsia="Times New Roman" w:hAnsi="Consolas" w:cs="Times New Roman"/>
          <w:color w:val="5E2CBC"/>
          <w:kern w:val="0"/>
          <w:sz w:val="21"/>
          <w:szCs w:val="21"/>
          <w:lang w:val="es-ES" w:eastAsia="es-ES"/>
          <w14:ligatures w14:val="none"/>
        </w:rPr>
        <w:t>document</w:t>
      </w:r>
      <w:proofErr w:type="spellEnd"/>
      <w:proofErr w:type="gramEnd"/>
      <w:r w:rsidRPr="007D182A">
        <w:rPr>
          <w:rFonts w:ascii="Consolas" w:eastAsia="Times New Roman" w:hAnsi="Consolas" w:cs="Times New Roman"/>
          <w:color w:val="292929"/>
          <w:kern w:val="0"/>
          <w:sz w:val="21"/>
          <w:szCs w:val="21"/>
          <w:lang w:val="es-ES" w:eastAsia="es-ES"/>
          <w14:ligatures w14:val="none"/>
        </w:rPr>
        <w:t>(documento);</w:t>
      </w:r>
    </w:p>
    <w:p w14:paraId="64745534"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r w:rsidRPr="007D182A">
        <w:rPr>
          <w:rFonts w:ascii="Consolas" w:eastAsia="Times New Roman" w:hAnsi="Consolas" w:cs="Times New Roman"/>
          <w:color w:val="185E73"/>
          <w:kern w:val="0"/>
          <w:sz w:val="21"/>
          <w:szCs w:val="21"/>
          <w:lang w:val="pt-PT" w:eastAsia="es-ES"/>
          <w14:ligatures w14:val="none"/>
        </w:rPr>
        <w:t>ApiFuture</w:t>
      </w:r>
      <w:r w:rsidRPr="007D182A">
        <w:rPr>
          <w:rFonts w:ascii="Consolas" w:eastAsia="Times New Roman" w:hAnsi="Consolas" w:cs="Times New Roman"/>
          <w:color w:val="292929"/>
          <w:kern w:val="0"/>
          <w:sz w:val="21"/>
          <w:szCs w:val="21"/>
          <w:lang w:val="pt-PT" w:eastAsia="es-ES"/>
          <w14:ligatures w14:val="none"/>
        </w:rPr>
        <w:t>&lt;</w:t>
      </w:r>
      <w:r w:rsidRPr="007D182A">
        <w:rPr>
          <w:rFonts w:ascii="Consolas" w:eastAsia="Times New Roman" w:hAnsi="Consolas" w:cs="Times New Roman"/>
          <w:color w:val="185E73"/>
          <w:kern w:val="0"/>
          <w:sz w:val="21"/>
          <w:szCs w:val="21"/>
          <w:lang w:val="pt-PT" w:eastAsia="es-ES"/>
          <w14:ligatures w14:val="none"/>
        </w:rPr>
        <w:t>WriteResult</w:t>
      </w:r>
      <w:r w:rsidRPr="007D182A">
        <w:rPr>
          <w:rFonts w:ascii="Consolas" w:eastAsia="Times New Roman" w:hAnsi="Consolas" w:cs="Times New Roman"/>
          <w:color w:val="292929"/>
          <w:kern w:val="0"/>
          <w:sz w:val="21"/>
          <w:szCs w:val="21"/>
          <w:lang w:val="pt-PT" w:eastAsia="es-ES"/>
          <w14:ligatures w14:val="none"/>
        </w:rPr>
        <w:t xml:space="preserve">&gt; </w:t>
      </w:r>
      <w:r w:rsidRPr="007D182A">
        <w:rPr>
          <w:rFonts w:ascii="Consolas" w:eastAsia="Times New Roman" w:hAnsi="Consolas" w:cs="Times New Roman"/>
          <w:color w:val="001080"/>
          <w:kern w:val="0"/>
          <w:sz w:val="21"/>
          <w:szCs w:val="21"/>
          <w:lang w:val="pt-PT" w:eastAsia="es-ES"/>
          <w14:ligatures w14:val="none"/>
        </w:rPr>
        <w:t>result</w:t>
      </w: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0000"/>
          <w:kern w:val="0"/>
          <w:sz w:val="21"/>
          <w:szCs w:val="21"/>
          <w:lang w:val="pt-PT" w:eastAsia="es-ES"/>
          <w14:ligatures w14:val="none"/>
        </w:rPr>
        <w:t>=</w:t>
      </w: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1080"/>
          <w:kern w:val="0"/>
          <w:sz w:val="21"/>
          <w:szCs w:val="21"/>
          <w:lang w:val="pt-PT" w:eastAsia="es-ES"/>
          <w14:ligatures w14:val="none"/>
        </w:rPr>
        <w:t>docRef</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5E2CBC"/>
          <w:kern w:val="0"/>
          <w:sz w:val="21"/>
          <w:szCs w:val="21"/>
          <w:lang w:val="pt-PT" w:eastAsia="es-ES"/>
          <w14:ligatures w14:val="none"/>
        </w:rPr>
        <w:t>set</w:t>
      </w:r>
      <w:r w:rsidRPr="007D182A">
        <w:rPr>
          <w:rFonts w:ascii="Consolas" w:eastAsia="Times New Roman" w:hAnsi="Consolas" w:cs="Times New Roman"/>
          <w:color w:val="292929"/>
          <w:kern w:val="0"/>
          <w:sz w:val="21"/>
          <w:szCs w:val="21"/>
          <w:lang w:val="pt-PT" w:eastAsia="es-ES"/>
          <w14:ligatures w14:val="none"/>
        </w:rPr>
        <w:t>(data);</w:t>
      </w:r>
    </w:p>
    <w:p w14:paraId="5DF59FE1"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1080"/>
          <w:kern w:val="0"/>
          <w:sz w:val="21"/>
          <w:szCs w:val="21"/>
          <w:lang w:val="pt-PT" w:eastAsia="es-ES"/>
          <w14:ligatures w14:val="none"/>
        </w:rPr>
        <w:t>System</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001080"/>
          <w:kern w:val="0"/>
          <w:sz w:val="21"/>
          <w:szCs w:val="21"/>
          <w:lang w:val="pt-PT" w:eastAsia="es-ES"/>
          <w14:ligatures w14:val="none"/>
        </w:rPr>
        <w:t>out</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5E2CBC"/>
          <w:kern w:val="0"/>
          <w:sz w:val="21"/>
          <w:szCs w:val="21"/>
          <w:lang w:val="pt-PT" w:eastAsia="es-ES"/>
          <w14:ligatures w14:val="none"/>
        </w:rPr>
        <w:t>println</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0F4A85"/>
          <w:kern w:val="0"/>
          <w:sz w:val="21"/>
          <w:szCs w:val="21"/>
          <w:lang w:val="pt-PT" w:eastAsia="es-ES"/>
          <w14:ligatures w14:val="none"/>
        </w:rPr>
        <w:t>"Update time : "</w:t>
      </w: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0000"/>
          <w:kern w:val="0"/>
          <w:sz w:val="21"/>
          <w:szCs w:val="21"/>
          <w:lang w:val="pt-PT" w:eastAsia="es-ES"/>
          <w14:ligatures w14:val="none"/>
        </w:rPr>
        <w:t>+</w:t>
      </w: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1080"/>
          <w:kern w:val="0"/>
          <w:sz w:val="21"/>
          <w:szCs w:val="21"/>
          <w:lang w:val="pt-PT" w:eastAsia="es-ES"/>
          <w14:ligatures w14:val="none"/>
        </w:rPr>
        <w:t>result</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5E2CBC"/>
          <w:kern w:val="0"/>
          <w:sz w:val="21"/>
          <w:szCs w:val="21"/>
          <w:lang w:val="pt-PT" w:eastAsia="es-ES"/>
          <w14:ligatures w14:val="none"/>
        </w:rPr>
        <w:t>get</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5E2CBC"/>
          <w:kern w:val="0"/>
          <w:sz w:val="21"/>
          <w:szCs w:val="21"/>
          <w:lang w:val="pt-PT" w:eastAsia="es-ES"/>
          <w14:ligatures w14:val="none"/>
        </w:rPr>
        <w:t>getUpdateTime</w:t>
      </w:r>
      <w:r w:rsidRPr="007D182A">
        <w:rPr>
          <w:rFonts w:ascii="Consolas" w:eastAsia="Times New Roman" w:hAnsi="Consolas" w:cs="Times New Roman"/>
          <w:color w:val="292929"/>
          <w:kern w:val="0"/>
          <w:sz w:val="21"/>
          <w:szCs w:val="21"/>
          <w:lang w:val="pt-PT" w:eastAsia="es-ES"/>
          <w14:ligatures w14:val="none"/>
        </w:rPr>
        <w:t>());</w:t>
      </w:r>
    </w:p>
    <w:p w14:paraId="33035B79"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B5200D"/>
          <w:kern w:val="0"/>
          <w:sz w:val="21"/>
          <w:szCs w:val="21"/>
          <w:lang w:val="pt-PT" w:eastAsia="es-ES"/>
          <w14:ligatures w14:val="none"/>
        </w:rPr>
        <w:t>return</w:t>
      </w:r>
      <w:r w:rsidRPr="007D182A">
        <w:rPr>
          <w:rFonts w:ascii="Consolas" w:eastAsia="Times New Roman" w:hAnsi="Consolas" w:cs="Times New Roman"/>
          <w:color w:val="292929"/>
          <w:kern w:val="0"/>
          <w:sz w:val="21"/>
          <w:szCs w:val="21"/>
          <w:lang w:val="pt-PT" w:eastAsia="es-ES"/>
          <w14:ligatures w14:val="none"/>
        </w:rPr>
        <w:t>;</w:t>
      </w:r>
    </w:p>
    <w:p w14:paraId="22D8F78B"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7D182A">
        <w:rPr>
          <w:rFonts w:ascii="Consolas" w:eastAsia="Times New Roman" w:hAnsi="Consolas" w:cs="Times New Roman"/>
          <w:color w:val="292929"/>
          <w:kern w:val="0"/>
          <w:sz w:val="21"/>
          <w:szCs w:val="21"/>
          <w:lang w:val="pt-PT" w:eastAsia="es-ES"/>
          <w14:ligatures w14:val="none"/>
        </w:rPr>
        <w:t>        }</w:t>
      </w:r>
    </w:p>
    <w:p w14:paraId="789D4704"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001080"/>
          <w:kern w:val="0"/>
          <w:sz w:val="21"/>
          <w:szCs w:val="21"/>
          <w:lang w:val="pt-PT" w:eastAsia="es-ES"/>
          <w14:ligatures w14:val="none"/>
        </w:rPr>
        <w:t>System</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001080"/>
          <w:kern w:val="0"/>
          <w:sz w:val="21"/>
          <w:szCs w:val="21"/>
          <w:lang w:val="pt-PT" w:eastAsia="es-ES"/>
          <w14:ligatures w14:val="none"/>
        </w:rPr>
        <w:t>out</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5E2CBC"/>
          <w:kern w:val="0"/>
          <w:sz w:val="21"/>
          <w:szCs w:val="21"/>
          <w:lang w:val="pt-PT" w:eastAsia="es-ES"/>
          <w14:ligatures w14:val="none"/>
        </w:rPr>
        <w:t>println</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0F4A85"/>
          <w:kern w:val="0"/>
          <w:sz w:val="21"/>
          <w:szCs w:val="21"/>
          <w:lang w:val="pt-PT" w:eastAsia="es-ES"/>
          <w14:ligatures w14:val="none"/>
        </w:rPr>
        <w:t>this</w:t>
      </w:r>
      <w:r w:rsidRPr="007D182A">
        <w:rPr>
          <w:rFonts w:ascii="Consolas" w:eastAsia="Times New Roman" w:hAnsi="Consolas" w:cs="Times New Roman"/>
          <w:color w:val="292929"/>
          <w:kern w:val="0"/>
          <w:sz w:val="21"/>
          <w:szCs w:val="21"/>
          <w:lang w:val="pt-PT" w:eastAsia="es-ES"/>
          <w14:ligatures w14:val="none"/>
        </w:rPr>
        <w:t>.</w:t>
      </w:r>
      <w:r w:rsidRPr="007D182A">
        <w:rPr>
          <w:rFonts w:ascii="Consolas" w:eastAsia="Times New Roman" w:hAnsi="Consolas" w:cs="Times New Roman"/>
          <w:color w:val="001080"/>
          <w:kern w:val="0"/>
          <w:sz w:val="21"/>
          <w:szCs w:val="21"/>
          <w:lang w:val="pt-PT" w:eastAsia="es-ES"/>
          <w14:ligatures w14:val="none"/>
        </w:rPr>
        <w:t>errorConeccion</w:t>
      </w:r>
      <w:r w:rsidRPr="007D182A">
        <w:rPr>
          <w:rFonts w:ascii="Consolas" w:eastAsia="Times New Roman" w:hAnsi="Consolas" w:cs="Times New Roman"/>
          <w:color w:val="292929"/>
          <w:kern w:val="0"/>
          <w:sz w:val="21"/>
          <w:szCs w:val="21"/>
          <w:lang w:val="pt-PT" w:eastAsia="es-ES"/>
          <w14:ligatures w14:val="none"/>
        </w:rPr>
        <w:t>);</w:t>
      </w:r>
    </w:p>
    <w:p w14:paraId="44BA5525"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pt-PT" w:eastAsia="es-ES"/>
          <w14:ligatures w14:val="none"/>
        </w:rPr>
        <w:t xml:space="preserve">    </w:t>
      </w:r>
      <w:r w:rsidRPr="007D182A">
        <w:rPr>
          <w:rFonts w:ascii="Consolas" w:eastAsia="Times New Roman" w:hAnsi="Consolas" w:cs="Times New Roman"/>
          <w:color w:val="292929"/>
          <w:kern w:val="0"/>
          <w:sz w:val="21"/>
          <w:szCs w:val="21"/>
          <w:lang w:val="es-ES" w:eastAsia="es-ES"/>
          <w14:ligatures w14:val="none"/>
        </w:rPr>
        <w:t>}</w:t>
      </w:r>
    </w:p>
    <w:p w14:paraId="3B614D79"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gramStart"/>
      <w:r w:rsidRPr="007D182A">
        <w:rPr>
          <w:rFonts w:ascii="Consolas" w:eastAsia="Times New Roman" w:hAnsi="Consolas" w:cs="Times New Roman"/>
          <w:color w:val="B5200D"/>
          <w:kern w:val="0"/>
          <w:sz w:val="21"/>
          <w:szCs w:val="21"/>
          <w:lang w:val="es-ES" w:eastAsia="es-ES"/>
          <w14:ligatures w14:val="none"/>
        </w:rPr>
        <w:t>catch</w:t>
      </w:r>
      <w:r w:rsidRPr="007D182A">
        <w:rPr>
          <w:rFonts w:ascii="Consolas" w:eastAsia="Times New Roman" w:hAnsi="Consolas" w:cs="Times New Roman"/>
          <w:color w:val="292929"/>
          <w:kern w:val="0"/>
          <w:sz w:val="21"/>
          <w:szCs w:val="21"/>
          <w:lang w:val="es-ES" w:eastAsia="es-ES"/>
          <w14:ligatures w14:val="none"/>
        </w:rPr>
        <w:t>(</w:t>
      </w:r>
      <w:proofErr w:type="spellStart"/>
      <w:proofErr w:type="gramEnd"/>
      <w:r w:rsidRPr="007D182A">
        <w:rPr>
          <w:rFonts w:ascii="Consolas" w:eastAsia="Times New Roman" w:hAnsi="Consolas" w:cs="Times New Roman"/>
          <w:color w:val="185E73"/>
          <w:kern w:val="0"/>
          <w:sz w:val="21"/>
          <w:szCs w:val="21"/>
          <w:lang w:val="es-ES" w:eastAsia="es-ES"/>
          <w14:ligatures w14:val="none"/>
        </w:rPr>
        <w:t>Exception</w:t>
      </w:r>
      <w:proofErr w:type="spellEnd"/>
      <w:r w:rsidRPr="007D182A">
        <w:rPr>
          <w:rFonts w:ascii="Consolas" w:eastAsia="Times New Roman" w:hAnsi="Consolas" w:cs="Times New Roman"/>
          <w:color w:val="292929"/>
          <w:kern w:val="0"/>
          <w:sz w:val="21"/>
          <w:szCs w:val="21"/>
          <w:lang w:val="es-ES" w:eastAsia="es-ES"/>
          <w14:ligatures w14:val="none"/>
        </w:rPr>
        <w:t xml:space="preserve"> </w:t>
      </w:r>
      <w:r w:rsidRPr="007D182A">
        <w:rPr>
          <w:rFonts w:ascii="Consolas" w:eastAsia="Times New Roman" w:hAnsi="Consolas" w:cs="Times New Roman"/>
          <w:color w:val="001080"/>
          <w:kern w:val="0"/>
          <w:sz w:val="21"/>
          <w:szCs w:val="21"/>
          <w:lang w:val="es-ES" w:eastAsia="es-ES"/>
          <w14:ligatures w14:val="none"/>
        </w:rPr>
        <w:t>ex</w:t>
      </w:r>
      <w:r w:rsidRPr="007D182A">
        <w:rPr>
          <w:rFonts w:ascii="Consolas" w:eastAsia="Times New Roman" w:hAnsi="Consolas" w:cs="Times New Roman"/>
          <w:color w:val="292929"/>
          <w:kern w:val="0"/>
          <w:sz w:val="21"/>
          <w:szCs w:val="21"/>
          <w:lang w:val="es-ES" w:eastAsia="es-ES"/>
          <w14:ligatures w14:val="none"/>
        </w:rPr>
        <w:t>)</w:t>
      </w:r>
    </w:p>
    <w:p w14:paraId="1EE5FD6A"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w:t>
      </w:r>
    </w:p>
    <w:p w14:paraId="783798E8"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xml:space="preserve">        </w:t>
      </w:r>
      <w:proofErr w:type="spellStart"/>
      <w:r w:rsidRPr="007D182A">
        <w:rPr>
          <w:rFonts w:ascii="Consolas" w:eastAsia="Times New Roman" w:hAnsi="Consolas" w:cs="Times New Roman"/>
          <w:color w:val="001080"/>
          <w:kern w:val="0"/>
          <w:sz w:val="21"/>
          <w:szCs w:val="21"/>
          <w:lang w:val="es-ES" w:eastAsia="es-ES"/>
          <w14:ligatures w14:val="none"/>
        </w:rPr>
        <w:t>System</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001080"/>
          <w:kern w:val="0"/>
          <w:sz w:val="21"/>
          <w:szCs w:val="21"/>
          <w:lang w:val="es-ES" w:eastAsia="es-ES"/>
          <w14:ligatures w14:val="none"/>
        </w:rPr>
        <w:t>out</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5E2CBC"/>
          <w:kern w:val="0"/>
          <w:sz w:val="21"/>
          <w:szCs w:val="21"/>
          <w:lang w:val="es-ES" w:eastAsia="es-ES"/>
          <w14:ligatures w14:val="none"/>
        </w:rPr>
        <w:t>println</w:t>
      </w:r>
      <w:proofErr w:type="spellEnd"/>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0F4A85"/>
          <w:kern w:val="0"/>
          <w:sz w:val="21"/>
          <w:szCs w:val="21"/>
          <w:lang w:val="es-ES" w:eastAsia="es-ES"/>
          <w14:ligatures w14:val="none"/>
        </w:rPr>
        <w:t>"Error: "</w:t>
      </w:r>
      <w:r w:rsidRPr="007D182A">
        <w:rPr>
          <w:rFonts w:ascii="Consolas" w:eastAsia="Times New Roman" w:hAnsi="Consolas" w:cs="Times New Roman"/>
          <w:color w:val="000000"/>
          <w:kern w:val="0"/>
          <w:sz w:val="21"/>
          <w:szCs w:val="21"/>
          <w:lang w:val="es-ES" w:eastAsia="es-ES"/>
          <w14:ligatures w14:val="none"/>
        </w:rPr>
        <w:t>+</w:t>
      </w:r>
      <w:proofErr w:type="spellStart"/>
      <w:proofErr w:type="gramStart"/>
      <w:r w:rsidRPr="007D182A">
        <w:rPr>
          <w:rFonts w:ascii="Consolas" w:eastAsia="Times New Roman" w:hAnsi="Consolas" w:cs="Times New Roman"/>
          <w:color w:val="001080"/>
          <w:kern w:val="0"/>
          <w:sz w:val="21"/>
          <w:szCs w:val="21"/>
          <w:lang w:val="es-ES" w:eastAsia="es-ES"/>
          <w14:ligatures w14:val="none"/>
        </w:rPr>
        <w:t>ex</w:t>
      </w:r>
      <w:r w:rsidRPr="007D182A">
        <w:rPr>
          <w:rFonts w:ascii="Consolas" w:eastAsia="Times New Roman" w:hAnsi="Consolas" w:cs="Times New Roman"/>
          <w:color w:val="292929"/>
          <w:kern w:val="0"/>
          <w:sz w:val="21"/>
          <w:szCs w:val="21"/>
          <w:lang w:val="es-ES" w:eastAsia="es-ES"/>
          <w14:ligatures w14:val="none"/>
        </w:rPr>
        <w:t>.</w:t>
      </w:r>
      <w:r w:rsidRPr="007D182A">
        <w:rPr>
          <w:rFonts w:ascii="Consolas" w:eastAsia="Times New Roman" w:hAnsi="Consolas" w:cs="Times New Roman"/>
          <w:color w:val="5E2CBC"/>
          <w:kern w:val="0"/>
          <w:sz w:val="21"/>
          <w:szCs w:val="21"/>
          <w:lang w:val="es-ES" w:eastAsia="es-ES"/>
          <w14:ligatures w14:val="none"/>
        </w:rPr>
        <w:t>getMessage</w:t>
      </w:r>
      <w:proofErr w:type="spellEnd"/>
      <w:proofErr w:type="gramEnd"/>
      <w:r w:rsidRPr="007D182A">
        <w:rPr>
          <w:rFonts w:ascii="Consolas" w:eastAsia="Times New Roman" w:hAnsi="Consolas" w:cs="Times New Roman"/>
          <w:color w:val="292929"/>
          <w:kern w:val="0"/>
          <w:sz w:val="21"/>
          <w:szCs w:val="21"/>
          <w:lang w:val="es-ES" w:eastAsia="es-ES"/>
          <w14:ligatures w14:val="none"/>
        </w:rPr>
        <w:t>());</w:t>
      </w:r>
    </w:p>
    <w:p w14:paraId="07F1EE7A"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    }</w:t>
      </w:r>
    </w:p>
    <w:p w14:paraId="67566AE7" w14:textId="77777777" w:rsidR="007D182A" w:rsidRPr="007D182A" w:rsidRDefault="007D182A" w:rsidP="007D182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7D182A">
        <w:rPr>
          <w:rFonts w:ascii="Consolas" w:eastAsia="Times New Roman" w:hAnsi="Consolas" w:cs="Times New Roman"/>
          <w:color w:val="292929"/>
          <w:kern w:val="0"/>
          <w:sz w:val="21"/>
          <w:szCs w:val="21"/>
          <w:lang w:val="es-ES" w:eastAsia="es-ES"/>
          <w14:ligatures w14:val="none"/>
        </w:rPr>
        <w:t>}</w:t>
      </w:r>
    </w:p>
    <w:p w14:paraId="541564E1" w14:textId="77777777" w:rsidR="00AE68A5" w:rsidRDefault="00AE68A5" w:rsidP="003A5DC7">
      <w:pPr>
        <w:spacing w:line="360" w:lineRule="auto"/>
      </w:pPr>
    </w:p>
    <w:p w14:paraId="4F3BFB8F" w14:textId="4993A3EE" w:rsidR="00AE68A5" w:rsidRDefault="00887FC5" w:rsidP="003A5DC7">
      <w:pPr>
        <w:pStyle w:val="Ttulo3"/>
        <w:spacing w:line="360" w:lineRule="auto"/>
      </w:pPr>
      <w:bookmarkStart w:id="56" w:name="_Toc158500171"/>
      <w:r>
        <w:lastRenderedPageBreak/>
        <w:t>Lectura de datos</w:t>
      </w:r>
      <w:bookmarkEnd w:id="56"/>
    </w:p>
    <w:p w14:paraId="668CF7C4" w14:textId="0C75B801" w:rsidR="003A5DC7" w:rsidRPr="003A5DC7" w:rsidRDefault="003A5DC7" w:rsidP="003A5DC7">
      <w:pPr>
        <w:spacing w:line="360" w:lineRule="auto"/>
        <w:jc w:val="both"/>
        <w:rPr>
          <w:rFonts w:ascii="Times New Roman" w:hAnsi="Times New Roman" w:cs="Times New Roman"/>
          <w:sz w:val="24"/>
          <w:szCs w:val="24"/>
        </w:rPr>
      </w:pPr>
      <w:r w:rsidRPr="003A5DC7">
        <w:rPr>
          <w:rFonts w:ascii="Times New Roman" w:hAnsi="Times New Roman" w:cs="Times New Roman"/>
          <w:sz w:val="24"/>
          <w:szCs w:val="24"/>
        </w:rPr>
        <w:t xml:space="preserve">Para obtener todos los datos asociados a una colección, de manera similar, se obtiene una referencia a </w:t>
      </w:r>
      <w:proofErr w:type="spellStart"/>
      <w:r w:rsidRPr="003A5DC7">
        <w:rPr>
          <w:rFonts w:ascii="Times New Roman" w:hAnsi="Times New Roman" w:cs="Times New Roman"/>
          <w:sz w:val="24"/>
          <w:szCs w:val="24"/>
        </w:rPr>
        <w:t>Firestore</w:t>
      </w:r>
      <w:proofErr w:type="spellEnd"/>
      <w:r w:rsidRPr="003A5DC7">
        <w:rPr>
          <w:rFonts w:ascii="Times New Roman" w:hAnsi="Times New Roman" w:cs="Times New Roman"/>
          <w:sz w:val="24"/>
          <w:szCs w:val="24"/>
        </w:rPr>
        <w:t xml:space="preserve"> y luego a la colección de la cual se desea extraer datos. Posteriormente, estos datos se guardarán en una lista de tipo </w:t>
      </w:r>
      <w:proofErr w:type="spellStart"/>
      <w:r w:rsidRPr="003A5DC7">
        <w:rPr>
          <w:rFonts w:ascii="Times New Roman" w:hAnsi="Times New Roman" w:cs="Times New Roman"/>
          <w:sz w:val="24"/>
          <w:szCs w:val="24"/>
        </w:rPr>
        <w:t>QueryDocumentSnapshot</w:t>
      </w:r>
      <w:proofErr w:type="spellEnd"/>
      <w:r w:rsidRPr="003A5DC7">
        <w:rPr>
          <w:rFonts w:ascii="Times New Roman" w:hAnsi="Times New Roman" w:cs="Times New Roman"/>
          <w:sz w:val="24"/>
          <w:szCs w:val="24"/>
        </w:rPr>
        <w:t>, la cual se puede recorrer para obtener la información necesaria.</w:t>
      </w:r>
    </w:p>
    <w:p w14:paraId="6A582942"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0F4A85"/>
          <w:kern w:val="0"/>
          <w:sz w:val="21"/>
          <w:szCs w:val="21"/>
          <w:lang w:val="pt-PT" w:eastAsia="es-ES"/>
          <w14:ligatures w14:val="none"/>
        </w:rPr>
        <w:t>public</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185E73"/>
          <w:kern w:val="0"/>
          <w:sz w:val="21"/>
          <w:szCs w:val="21"/>
          <w:lang w:val="pt-PT" w:eastAsia="es-ES"/>
          <w14:ligatures w14:val="none"/>
        </w:rPr>
        <w:t>List</w:t>
      </w:r>
      <w:r w:rsidRPr="004D6AD2">
        <w:rPr>
          <w:rFonts w:ascii="Consolas" w:eastAsia="Times New Roman" w:hAnsi="Consolas" w:cs="Times New Roman"/>
          <w:color w:val="000000"/>
          <w:kern w:val="0"/>
          <w:sz w:val="21"/>
          <w:szCs w:val="21"/>
          <w:lang w:val="pt-PT" w:eastAsia="es-ES"/>
          <w14:ligatures w14:val="none"/>
        </w:rPr>
        <w:t>&lt;</w:t>
      </w:r>
      <w:r w:rsidRPr="004D6AD2">
        <w:rPr>
          <w:rFonts w:ascii="Consolas" w:eastAsia="Times New Roman" w:hAnsi="Consolas" w:cs="Times New Roman"/>
          <w:color w:val="292929"/>
          <w:kern w:val="0"/>
          <w:sz w:val="21"/>
          <w:szCs w:val="21"/>
          <w:lang w:val="pt-PT" w:eastAsia="es-ES"/>
          <w14:ligatures w14:val="none"/>
        </w:rPr>
        <w:t>QueryDocumentSnapshot</w:t>
      </w:r>
      <w:r w:rsidRPr="004D6AD2">
        <w:rPr>
          <w:rFonts w:ascii="Consolas" w:eastAsia="Times New Roman" w:hAnsi="Consolas" w:cs="Times New Roman"/>
          <w:color w:val="000000"/>
          <w:kern w:val="0"/>
          <w:sz w:val="21"/>
          <w:szCs w:val="21"/>
          <w:lang w:val="pt-PT" w:eastAsia="es-ES"/>
          <w14:ligatures w14:val="none"/>
        </w:rPr>
        <w:t>&gt;</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5E2CBC"/>
          <w:kern w:val="0"/>
          <w:sz w:val="21"/>
          <w:szCs w:val="21"/>
          <w:lang w:val="pt-PT" w:eastAsia="es-ES"/>
          <w14:ligatures w14:val="none"/>
        </w:rPr>
        <w:t>FirebaseRead</w:t>
      </w:r>
      <w:r w:rsidRPr="004D6AD2">
        <w:rPr>
          <w:rFonts w:ascii="Consolas" w:eastAsia="Times New Roman" w:hAnsi="Consolas" w:cs="Times New Roman"/>
          <w:color w:val="292929"/>
          <w:kern w:val="0"/>
          <w:sz w:val="21"/>
          <w:szCs w:val="21"/>
          <w:lang w:val="pt-PT" w:eastAsia="es-ES"/>
          <w14:ligatures w14:val="none"/>
        </w:rPr>
        <w:t>(</w:t>
      </w:r>
      <w:r w:rsidRPr="004D6AD2">
        <w:rPr>
          <w:rFonts w:ascii="Consolas" w:eastAsia="Times New Roman" w:hAnsi="Consolas" w:cs="Times New Roman"/>
          <w:color w:val="185E73"/>
          <w:kern w:val="0"/>
          <w:sz w:val="21"/>
          <w:szCs w:val="21"/>
          <w:lang w:val="pt-PT" w:eastAsia="es-ES"/>
          <w14:ligatures w14:val="none"/>
        </w:rPr>
        <w:t>String</w:t>
      </w:r>
      <w:r w:rsidRPr="004D6AD2">
        <w:rPr>
          <w:rFonts w:ascii="Consolas" w:eastAsia="Times New Roman" w:hAnsi="Consolas" w:cs="Times New Roman"/>
          <w:color w:val="292929"/>
          <w:kern w:val="0"/>
          <w:sz w:val="21"/>
          <w:szCs w:val="21"/>
          <w:lang w:val="pt-PT" w:eastAsia="es-ES"/>
          <w14:ligatures w14:val="none"/>
        </w:rPr>
        <w:t xml:space="preserve"> coleccion)</w:t>
      </w:r>
    </w:p>
    <w:p w14:paraId="5333C20F"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w:t>
      </w:r>
    </w:p>
    <w:p w14:paraId="03A8A7AC"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B5200D"/>
          <w:kern w:val="0"/>
          <w:sz w:val="21"/>
          <w:szCs w:val="21"/>
          <w:lang w:val="pt-PT" w:eastAsia="es-ES"/>
          <w14:ligatures w14:val="none"/>
        </w:rPr>
        <w:t>try</w:t>
      </w:r>
    </w:p>
    <w:p w14:paraId="78352C60"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    {</w:t>
      </w:r>
    </w:p>
    <w:p w14:paraId="2AF4563D"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185E73"/>
          <w:kern w:val="0"/>
          <w:sz w:val="21"/>
          <w:szCs w:val="21"/>
          <w:lang w:val="pt-PT" w:eastAsia="es-ES"/>
          <w14:ligatures w14:val="none"/>
        </w:rPr>
        <w:t>Firestore</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001080"/>
          <w:kern w:val="0"/>
          <w:sz w:val="21"/>
          <w:szCs w:val="21"/>
          <w:lang w:val="pt-PT" w:eastAsia="es-ES"/>
          <w14:ligatures w14:val="none"/>
        </w:rPr>
        <w:t>fs</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000000"/>
          <w:kern w:val="0"/>
          <w:sz w:val="21"/>
          <w:szCs w:val="21"/>
          <w:lang w:val="pt-PT" w:eastAsia="es-ES"/>
          <w14:ligatures w14:val="none"/>
        </w:rPr>
        <w:t>=</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001080"/>
          <w:kern w:val="0"/>
          <w:sz w:val="21"/>
          <w:szCs w:val="21"/>
          <w:lang w:val="pt-PT" w:eastAsia="es-ES"/>
          <w14:ligatures w14:val="none"/>
        </w:rPr>
        <w:t>FirestoreClient</w:t>
      </w:r>
      <w:r w:rsidRPr="004D6AD2">
        <w:rPr>
          <w:rFonts w:ascii="Consolas" w:eastAsia="Times New Roman" w:hAnsi="Consolas" w:cs="Times New Roman"/>
          <w:color w:val="292929"/>
          <w:kern w:val="0"/>
          <w:sz w:val="21"/>
          <w:szCs w:val="21"/>
          <w:lang w:val="pt-PT" w:eastAsia="es-ES"/>
          <w14:ligatures w14:val="none"/>
        </w:rPr>
        <w:t>.</w:t>
      </w:r>
      <w:r w:rsidRPr="004D6AD2">
        <w:rPr>
          <w:rFonts w:ascii="Consolas" w:eastAsia="Times New Roman" w:hAnsi="Consolas" w:cs="Times New Roman"/>
          <w:color w:val="5E2CBC"/>
          <w:kern w:val="0"/>
          <w:sz w:val="21"/>
          <w:szCs w:val="21"/>
          <w:lang w:val="pt-PT" w:eastAsia="es-ES"/>
          <w14:ligatures w14:val="none"/>
        </w:rPr>
        <w:t>getFirestore</w:t>
      </w:r>
      <w:r w:rsidRPr="004D6AD2">
        <w:rPr>
          <w:rFonts w:ascii="Consolas" w:eastAsia="Times New Roman" w:hAnsi="Consolas" w:cs="Times New Roman"/>
          <w:color w:val="292929"/>
          <w:kern w:val="0"/>
          <w:sz w:val="21"/>
          <w:szCs w:val="21"/>
          <w:lang w:val="pt-PT" w:eastAsia="es-ES"/>
          <w14:ligatures w14:val="none"/>
        </w:rPr>
        <w:t>();</w:t>
      </w:r>
    </w:p>
    <w:p w14:paraId="7A9D2345"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pt-PT" w:eastAsia="es-ES"/>
          <w14:ligatures w14:val="none"/>
        </w:rPr>
        <w:t xml:space="preserve">        </w:t>
      </w:r>
      <w:proofErr w:type="spellStart"/>
      <w:r w:rsidRPr="004D6AD2">
        <w:rPr>
          <w:rFonts w:ascii="Consolas" w:eastAsia="Times New Roman" w:hAnsi="Consolas" w:cs="Times New Roman"/>
          <w:color w:val="B5200D"/>
          <w:kern w:val="0"/>
          <w:sz w:val="21"/>
          <w:szCs w:val="21"/>
          <w:lang w:val="es-ES" w:eastAsia="es-ES"/>
          <w14:ligatures w14:val="none"/>
        </w:rPr>
        <w:t>if</w:t>
      </w:r>
      <w:proofErr w:type="spellEnd"/>
      <w:r w:rsidRPr="004D6AD2">
        <w:rPr>
          <w:rFonts w:ascii="Consolas" w:eastAsia="Times New Roman" w:hAnsi="Consolas" w:cs="Times New Roman"/>
          <w:color w:val="292929"/>
          <w:kern w:val="0"/>
          <w:sz w:val="21"/>
          <w:szCs w:val="21"/>
          <w:lang w:val="es-ES" w:eastAsia="es-ES"/>
          <w14:ligatures w14:val="none"/>
        </w:rPr>
        <w:t>(</w:t>
      </w:r>
      <w:proofErr w:type="spellStart"/>
      <w:proofErr w:type="gramStart"/>
      <w:r w:rsidRPr="004D6AD2">
        <w:rPr>
          <w:rFonts w:ascii="Consolas" w:eastAsia="Times New Roman" w:hAnsi="Consolas" w:cs="Times New Roman"/>
          <w:color w:val="292929"/>
          <w:kern w:val="0"/>
          <w:sz w:val="21"/>
          <w:szCs w:val="21"/>
          <w:lang w:val="es-ES" w:eastAsia="es-ES"/>
          <w14:ligatures w14:val="none"/>
        </w:rPr>
        <w:t>fs</w:t>
      </w:r>
      <w:proofErr w:type="spellEnd"/>
      <w:r w:rsidRPr="004D6AD2">
        <w:rPr>
          <w:rFonts w:ascii="Consolas" w:eastAsia="Times New Roman" w:hAnsi="Consolas" w:cs="Times New Roman"/>
          <w:color w:val="000000"/>
          <w:kern w:val="0"/>
          <w:sz w:val="21"/>
          <w:szCs w:val="21"/>
          <w:lang w:val="es-ES" w:eastAsia="es-ES"/>
          <w14:ligatures w14:val="none"/>
        </w:rPr>
        <w:t>!=</w:t>
      </w:r>
      <w:proofErr w:type="spellStart"/>
      <w:proofErr w:type="gramEnd"/>
      <w:r w:rsidRPr="004D6AD2">
        <w:rPr>
          <w:rFonts w:ascii="Consolas" w:eastAsia="Times New Roman" w:hAnsi="Consolas" w:cs="Times New Roman"/>
          <w:color w:val="0F4A85"/>
          <w:kern w:val="0"/>
          <w:sz w:val="21"/>
          <w:szCs w:val="21"/>
          <w:lang w:val="es-ES" w:eastAsia="es-ES"/>
          <w14:ligatures w14:val="none"/>
        </w:rPr>
        <w:t>null</w:t>
      </w:r>
      <w:proofErr w:type="spellEnd"/>
      <w:r w:rsidRPr="004D6AD2">
        <w:rPr>
          <w:rFonts w:ascii="Consolas" w:eastAsia="Times New Roman" w:hAnsi="Consolas" w:cs="Times New Roman"/>
          <w:color w:val="292929"/>
          <w:kern w:val="0"/>
          <w:sz w:val="21"/>
          <w:szCs w:val="21"/>
          <w:lang w:val="es-ES" w:eastAsia="es-ES"/>
          <w14:ligatures w14:val="none"/>
        </w:rPr>
        <w:t>)</w:t>
      </w:r>
    </w:p>
    <w:p w14:paraId="795F0859"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w:t>
      </w:r>
    </w:p>
    <w:p w14:paraId="4DD028F4"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185E73"/>
          <w:kern w:val="0"/>
          <w:sz w:val="21"/>
          <w:szCs w:val="21"/>
          <w:lang w:val="es-ES" w:eastAsia="es-ES"/>
          <w14:ligatures w14:val="none"/>
        </w:rPr>
        <w:t>ApiFuture</w:t>
      </w:r>
      <w:proofErr w:type="spellEnd"/>
      <w:r w:rsidRPr="004D6AD2">
        <w:rPr>
          <w:rFonts w:ascii="Consolas" w:eastAsia="Times New Roman" w:hAnsi="Consolas" w:cs="Times New Roman"/>
          <w:color w:val="292929"/>
          <w:kern w:val="0"/>
          <w:sz w:val="21"/>
          <w:szCs w:val="21"/>
          <w:lang w:val="es-ES" w:eastAsia="es-ES"/>
          <w14:ligatures w14:val="none"/>
        </w:rPr>
        <w:t>&lt;</w:t>
      </w:r>
      <w:proofErr w:type="spellStart"/>
      <w:r w:rsidRPr="004D6AD2">
        <w:rPr>
          <w:rFonts w:ascii="Consolas" w:eastAsia="Times New Roman" w:hAnsi="Consolas" w:cs="Times New Roman"/>
          <w:color w:val="185E73"/>
          <w:kern w:val="0"/>
          <w:sz w:val="21"/>
          <w:szCs w:val="21"/>
          <w:lang w:val="es-ES" w:eastAsia="es-ES"/>
          <w14:ligatures w14:val="none"/>
        </w:rPr>
        <w:t>QuerySnapshot</w:t>
      </w:r>
      <w:proofErr w:type="spellEnd"/>
      <w:r w:rsidRPr="004D6AD2">
        <w:rPr>
          <w:rFonts w:ascii="Consolas" w:eastAsia="Times New Roman" w:hAnsi="Consolas" w:cs="Times New Roman"/>
          <w:color w:val="292929"/>
          <w:kern w:val="0"/>
          <w:sz w:val="21"/>
          <w:szCs w:val="21"/>
          <w:lang w:val="es-ES" w:eastAsia="es-ES"/>
          <w14:ligatures w14:val="none"/>
        </w:rPr>
        <w:t xml:space="preserve">&gt; </w:t>
      </w:r>
      <w:proofErr w:type="spellStart"/>
      <w:r w:rsidRPr="004D6AD2">
        <w:rPr>
          <w:rFonts w:ascii="Consolas" w:eastAsia="Times New Roman" w:hAnsi="Consolas" w:cs="Times New Roman"/>
          <w:color w:val="001080"/>
          <w:kern w:val="0"/>
          <w:sz w:val="21"/>
          <w:szCs w:val="21"/>
          <w:lang w:val="es-ES" w:eastAsia="es-ES"/>
          <w14:ligatures w14:val="none"/>
        </w:rPr>
        <w:t>query</w:t>
      </w:r>
      <w:proofErr w:type="spellEnd"/>
      <w:r w:rsidRPr="004D6AD2">
        <w:rPr>
          <w:rFonts w:ascii="Consolas" w:eastAsia="Times New Roman" w:hAnsi="Consolas" w:cs="Times New Roman"/>
          <w:color w:val="292929"/>
          <w:kern w:val="0"/>
          <w:sz w:val="21"/>
          <w:szCs w:val="21"/>
          <w:lang w:val="es-ES" w:eastAsia="es-ES"/>
          <w14:ligatures w14:val="none"/>
        </w:rPr>
        <w:t xml:space="preserve"> </w:t>
      </w:r>
      <w:r w:rsidRPr="004D6AD2">
        <w:rPr>
          <w:rFonts w:ascii="Consolas" w:eastAsia="Times New Roman" w:hAnsi="Consolas" w:cs="Times New Roman"/>
          <w:color w:val="000000"/>
          <w:kern w:val="0"/>
          <w:sz w:val="21"/>
          <w:szCs w:val="21"/>
          <w:lang w:val="es-ES" w:eastAsia="es-ES"/>
          <w14:ligatures w14:val="none"/>
        </w:rPr>
        <w:t>=</w:t>
      </w:r>
      <w:r w:rsidRPr="004D6AD2">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D6AD2">
        <w:rPr>
          <w:rFonts w:ascii="Consolas" w:eastAsia="Times New Roman" w:hAnsi="Consolas" w:cs="Times New Roman"/>
          <w:color w:val="001080"/>
          <w:kern w:val="0"/>
          <w:sz w:val="21"/>
          <w:szCs w:val="21"/>
          <w:lang w:val="es-ES" w:eastAsia="es-ES"/>
          <w14:ligatures w14:val="none"/>
        </w:rPr>
        <w:t>fs</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collection</w:t>
      </w:r>
      <w:proofErr w:type="spellEnd"/>
      <w:proofErr w:type="gramEnd"/>
      <w:r w:rsidRPr="004D6AD2">
        <w:rPr>
          <w:rFonts w:ascii="Consolas" w:eastAsia="Times New Roman" w:hAnsi="Consolas" w:cs="Times New Roman"/>
          <w:color w:val="292929"/>
          <w:kern w:val="0"/>
          <w:sz w:val="21"/>
          <w:szCs w:val="21"/>
          <w:lang w:val="es-ES" w:eastAsia="es-ES"/>
          <w14:ligatures w14:val="none"/>
        </w:rPr>
        <w:t>(</w:t>
      </w:r>
      <w:proofErr w:type="spellStart"/>
      <w:r w:rsidRPr="004D6AD2">
        <w:rPr>
          <w:rFonts w:ascii="Consolas" w:eastAsia="Times New Roman" w:hAnsi="Consolas" w:cs="Times New Roman"/>
          <w:color w:val="292929"/>
          <w:kern w:val="0"/>
          <w:sz w:val="21"/>
          <w:szCs w:val="21"/>
          <w:lang w:val="es-ES" w:eastAsia="es-ES"/>
          <w14:ligatures w14:val="none"/>
        </w:rPr>
        <w:t>coleccion</w:t>
      </w:r>
      <w:proofErr w:type="spellEnd"/>
      <w:r w:rsidRPr="004D6AD2">
        <w:rPr>
          <w:rFonts w:ascii="Consolas" w:eastAsia="Times New Roman" w:hAnsi="Consolas" w:cs="Times New Roman"/>
          <w:color w:val="292929"/>
          <w:kern w:val="0"/>
          <w:sz w:val="21"/>
          <w:szCs w:val="21"/>
          <w:lang w:val="es-ES" w:eastAsia="es-ES"/>
          <w14:ligatures w14:val="none"/>
        </w:rPr>
        <w:t>).</w:t>
      </w:r>
      <w:proofErr w:type="spellStart"/>
      <w:r w:rsidRPr="004D6AD2">
        <w:rPr>
          <w:rFonts w:ascii="Consolas" w:eastAsia="Times New Roman" w:hAnsi="Consolas" w:cs="Times New Roman"/>
          <w:color w:val="5E2CBC"/>
          <w:kern w:val="0"/>
          <w:sz w:val="21"/>
          <w:szCs w:val="21"/>
          <w:lang w:val="es-ES" w:eastAsia="es-ES"/>
          <w14:ligatures w14:val="none"/>
        </w:rPr>
        <w:t>get</w:t>
      </w:r>
      <w:proofErr w:type="spellEnd"/>
      <w:r w:rsidRPr="004D6AD2">
        <w:rPr>
          <w:rFonts w:ascii="Consolas" w:eastAsia="Times New Roman" w:hAnsi="Consolas" w:cs="Times New Roman"/>
          <w:color w:val="292929"/>
          <w:kern w:val="0"/>
          <w:sz w:val="21"/>
          <w:szCs w:val="21"/>
          <w:lang w:val="es-ES" w:eastAsia="es-ES"/>
          <w14:ligatures w14:val="none"/>
        </w:rPr>
        <w:t>();</w:t>
      </w:r>
    </w:p>
    <w:p w14:paraId="45C004C3"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185E73"/>
          <w:kern w:val="0"/>
          <w:sz w:val="21"/>
          <w:szCs w:val="21"/>
          <w:lang w:val="es-ES" w:eastAsia="es-ES"/>
          <w14:ligatures w14:val="none"/>
        </w:rPr>
        <w:t>QuerySnapshot</w:t>
      </w:r>
      <w:proofErr w:type="spellEnd"/>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001080"/>
          <w:kern w:val="0"/>
          <w:sz w:val="21"/>
          <w:szCs w:val="21"/>
          <w:lang w:val="es-ES" w:eastAsia="es-ES"/>
          <w14:ligatures w14:val="none"/>
        </w:rPr>
        <w:t>querySnapshot</w:t>
      </w:r>
      <w:proofErr w:type="spellEnd"/>
      <w:r w:rsidRPr="004D6AD2">
        <w:rPr>
          <w:rFonts w:ascii="Consolas" w:eastAsia="Times New Roman" w:hAnsi="Consolas" w:cs="Times New Roman"/>
          <w:color w:val="292929"/>
          <w:kern w:val="0"/>
          <w:sz w:val="21"/>
          <w:szCs w:val="21"/>
          <w:lang w:val="es-ES" w:eastAsia="es-ES"/>
          <w14:ligatures w14:val="none"/>
        </w:rPr>
        <w:t xml:space="preserve"> </w:t>
      </w:r>
      <w:r w:rsidRPr="004D6AD2">
        <w:rPr>
          <w:rFonts w:ascii="Consolas" w:eastAsia="Times New Roman" w:hAnsi="Consolas" w:cs="Times New Roman"/>
          <w:color w:val="000000"/>
          <w:kern w:val="0"/>
          <w:sz w:val="21"/>
          <w:szCs w:val="21"/>
          <w:lang w:val="es-ES" w:eastAsia="es-ES"/>
          <w14:ligatures w14:val="none"/>
        </w:rPr>
        <w:t>=</w:t>
      </w:r>
      <w:r w:rsidRPr="004D6AD2">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D6AD2">
        <w:rPr>
          <w:rFonts w:ascii="Consolas" w:eastAsia="Times New Roman" w:hAnsi="Consolas" w:cs="Times New Roman"/>
          <w:color w:val="001080"/>
          <w:kern w:val="0"/>
          <w:sz w:val="21"/>
          <w:szCs w:val="21"/>
          <w:lang w:val="es-ES" w:eastAsia="es-ES"/>
          <w14:ligatures w14:val="none"/>
        </w:rPr>
        <w:t>query</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get</w:t>
      </w:r>
      <w:proofErr w:type="spellEnd"/>
      <w:r w:rsidRPr="004D6AD2">
        <w:rPr>
          <w:rFonts w:ascii="Consolas" w:eastAsia="Times New Roman" w:hAnsi="Consolas" w:cs="Times New Roman"/>
          <w:color w:val="292929"/>
          <w:kern w:val="0"/>
          <w:sz w:val="21"/>
          <w:szCs w:val="21"/>
          <w:lang w:val="es-ES" w:eastAsia="es-ES"/>
          <w14:ligatures w14:val="none"/>
        </w:rPr>
        <w:t>(</w:t>
      </w:r>
      <w:proofErr w:type="gramEnd"/>
      <w:r w:rsidRPr="004D6AD2">
        <w:rPr>
          <w:rFonts w:ascii="Consolas" w:eastAsia="Times New Roman" w:hAnsi="Consolas" w:cs="Times New Roman"/>
          <w:color w:val="292929"/>
          <w:kern w:val="0"/>
          <w:sz w:val="21"/>
          <w:szCs w:val="21"/>
          <w:lang w:val="es-ES" w:eastAsia="es-ES"/>
          <w14:ligatures w14:val="none"/>
        </w:rPr>
        <w:t>);</w:t>
      </w:r>
    </w:p>
    <w:p w14:paraId="72838ACC"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185E73"/>
          <w:kern w:val="0"/>
          <w:sz w:val="21"/>
          <w:szCs w:val="21"/>
          <w:lang w:val="es-ES" w:eastAsia="es-ES"/>
          <w14:ligatures w14:val="none"/>
        </w:rPr>
        <w:t>List</w:t>
      </w:r>
      <w:proofErr w:type="spellEnd"/>
      <w:r w:rsidRPr="004D6AD2">
        <w:rPr>
          <w:rFonts w:ascii="Consolas" w:eastAsia="Times New Roman" w:hAnsi="Consolas" w:cs="Times New Roman"/>
          <w:color w:val="292929"/>
          <w:kern w:val="0"/>
          <w:sz w:val="21"/>
          <w:szCs w:val="21"/>
          <w:lang w:val="es-ES" w:eastAsia="es-ES"/>
          <w14:ligatures w14:val="none"/>
        </w:rPr>
        <w:t>&lt;</w:t>
      </w:r>
      <w:proofErr w:type="spellStart"/>
      <w:r w:rsidRPr="004D6AD2">
        <w:rPr>
          <w:rFonts w:ascii="Consolas" w:eastAsia="Times New Roman" w:hAnsi="Consolas" w:cs="Times New Roman"/>
          <w:color w:val="185E73"/>
          <w:kern w:val="0"/>
          <w:sz w:val="21"/>
          <w:szCs w:val="21"/>
          <w:lang w:val="es-ES" w:eastAsia="es-ES"/>
          <w14:ligatures w14:val="none"/>
        </w:rPr>
        <w:t>QueryDocumentSnapshot</w:t>
      </w:r>
      <w:proofErr w:type="spellEnd"/>
      <w:r w:rsidRPr="004D6AD2">
        <w:rPr>
          <w:rFonts w:ascii="Consolas" w:eastAsia="Times New Roman" w:hAnsi="Consolas" w:cs="Times New Roman"/>
          <w:color w:val="292929"/>
          <w:kern w:val="0"/>
          <w:sz w:val="21"/>
          <w:szCs w:val="21"/>
          <w:lang w:val="es-ES" w:eastAsia="es-ES"/>
          <w14:ligatures w14:val="none"/>
        </w:rPr>
        <w:t xml:space="preserve">&gt; </w:t>
      </w:r>
      <w:proofErr w:type="spellStart"/>
      <w:r w:rsidRPr="004D6AD2">
        <w:rPr>
          <w:rFonts w:ascii="Consolas" w:eastAsia="Times New Roman" w:hAnsi="Consolas" w:cs="Times New Roman"/>
          <w:color w:val="001080"/>
          <w:kern w:val="0"/>
          <w:sz w:val="21"/>
          <w:szCs w:val="21"/>
          <w:lang w:val="es-ES" w:eastAsia="es-ES"/>
          <w14:ligatures w14:val="none"/>
        </w:rPr>
        <w:t>documents</w:t>
      </w:r>
      <w:proofErr w:type="spellEnd"/>
      <w:r w:rsidRPr="004D6AD2">
        <w:rPr>
          <w:rFonts w:ascii="Consolas" w:eastAsia="Times New Roman" w:hAnsi="Consolas" w:cs="Times New Roman"/>
          <w:color w:val="292929"/>
          <w:kern w:val="0"/>
          <w:sz w:val="21"/>
          <w:szCs w:val="21"/>
          <w:lang w:val="es-ES" w:eastAsia="es-ES"/>
          <w14:ligatures w14:val="none"/>
        </w:rPr>
        <w:t xml:space="preserve"> </w:t>
      </w:r>
      <w:r w:rsidRPr="004D6AD2">
        <w:rPr>
          <w:rFonts w:ascii="Consolas" w:eastAsia="Times New Roman" w:hAnsi="Consolas" w:cs="Times New Roman"/>
          <w:color w:val="000000"/>
          <w:kern w:val="0"/>
          <w:sz w:val="21"/>
          <w:szCs w:val="21"/>
          <w:lang w:val="es-ES" w:eastAsia="es-ES"/>
          <w14:ligatures w14:val="none"/>
        </w:rPr>
        <w:t>=</w:t>
      </w: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001080"/>
          <w:kern w:val="0"/>
          <w:sz w:val="21"/>
          <w:szCs w:val="21"/>
          <w:lang w:val="es-ES" w:eastAsia="es-ES"/>
          <w14:ligatures w14:val="none"/>
        </w:rPr>
        <w:t>querySnapshot</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getDocuments</w:t>
      </w:r>
      <w:proofErr w:type="spellEnd"/>
      <w:r w:rsidRPr="004D6AD2">
        <w:rPr>
          <w:rFonts w:ascii="Consolas" w:eastAsia="Times New Roman" w:hAnsi="Consolas" w:cs="Times New Roman"/>
          <w:color w:val="292929"/>
          <w:kern w:val="0"/>
          <w:sz w:val="21"/>
          <w:szCs w:val="21"/>
          <w:lang w:val="es-ES" w:eastAsia="es-ES"/>
          <w14:ligatures w14:val="none"/>
        </w:rPr>
        <w:t>();</w:t>
      </w:r>
    </w:p>
    <w:p w14:paraId="3B70ABC5"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B5200D"/>
          <w:kern w:val="0"/>
          <w:sz w:val="21"/>
          <w:szCs w:val="21"/>
          <w:lang w:val="es-ES" w:eastAsia="es-ES"/>
          <w14:ligatures w14:val="none"/>
        </w:rPr>
        <w:t>return</w:t>
      </w:r>
      <w:proofErr w:type="spellEnd"/>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292929"/>
          <w:kern w:val="0"/>
          <w:sz w:val="21"/>
          <w:szCs w:val="21"/>
          <w:lang w:val="es-ES" w:eastAsia="es-ES"/>
          <w14:ligatures w14:val="none"/>
        </w:rPr>
        <w:t>documents</w:t>
      </w:r>
      <w:proofErr w:type="spellEnd"/>
      <w:r w:rsidRPr="004D6AD2">
        <w:rPr>
          <w:rFonts w:ascii="Consolas" w:eastAsia="Times New Roman" w:hAnsi="Consolas" w:cs="Times New Roman"/>
          <w:color w:val="292929"/>
          <w:kern w:val="0"/>
          <w:sz w:val="21"/>
          <w:szCs w:val="21"/>
          <w:lang w:val="es-ES" w:eastAsia="es-ES"/>
          <w14:ligatures w14:val="none"/>
        </w:rPr>
        <w:t>;</w:t>
      </w:r>
    </w:p>
    <w:p w14:paraId="6C7A818D"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w:t>
      </w:r>
    </w:p>
    <w:p w14:paraId="32C8E806"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001080"/>
          <w:kern w:val="0"/>
          <w:sz w:val="21"/>
          <w:szCs w:val="21"/>
          <w:lang w:val="es-ES" w:eastAsia="es-ES"/>
          <w14:ligatures w14:val="none"/>
        </w:rPr>
        <w:t>System</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001080"/>
          <w:kern w:val="0"/>
          <w:sz w:val="21"/>
          <w:szCs w:val="21"/>
          <w:lang w:val="es-ES" w:eastAsia="es-ES"/>
          <w14:ligatures w14:val="none"/>
        </w:rPr>
        <w:t>out</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println</w:t>
      </w:r>
      <w:proofErr w:type="spellEnd"/>
      <w:r w:rsidRPr="004D6AD2">
        <w:rPr>
          <w:rFonts w:ascii="Consolas" w:eastAsia="Times New Roman" w:hAnsi="Consolas" w:cs="Times New Roman"/>
          <w:color w:val="292929"/>
          <w:kern w:val="0"/>
          <w:sz w:val="21"/>
          <w:szCs w:val="21"/>
          <w:lang w:val="es-ES" w:eastAsia="es-ES"/>
          <w14:ligatures w14:val="none"/>
        </w:rPr>
        <w:t>(</w:t>
      </w:r>
      <w:proofErr w:type="spellStart"/>
      <w:proofErr w:type="gramStart"/>
      <w:r w:rsidRPr="004D6AD2">
        <w:rPr>
          <w:rFonts w:ascii="Consolas" w:eastAsia="Times New Roman" w:hAnsi="Consolas" w:cs="Times New Roman"/>
          <w:color w:val="0F4A85"/>
          <w:kern w:val="0"/>
          <w:sz w:val="21"/>
          <w:szCs w:val="21"/>
          <w:lang w:val="es-ES" w:eastAsia="es-ES"/>
          <w14:ligatures w14:val="none"/>
        </w:rPr>
        <w:t>this</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001080"/>
          <w:kern w:val="0"/>
          <w:sz w:val="21"/>
          <w:szCs w:val="21"/>
          <w:lang w:val="es-ES" w:eastAsia="es-ES"/>
          <w14:ligatures w14:val="none"/>
        </w:rPr>
        <w:t>errorConeccion</w:t>
      </w:r>
      <w:proofErr w:type="spellEnd"/>
      <w:proofErr w:type="gramEnd"/>
      <w:r w:rsidRPr="004D6AD2">
        <w:rPr>
          <w:rFonts w:ascii="Consolas" w:eastAsia="Times New Roman" w:hAnsi="Consolas" w:cs="Times New Roman"/>
          <w:color w:val="292929"/>
          <w:kern w:val="0"/>
          <w:sz w:val="21"/>
          <w:szCs w:val="21"/>
          <w:lang w:val="es-ES" w:eastAsia="es-ES"/>
          <w14:ligatures w14:val="none"/>
        </w:rPr>
        <w:t>);</w:t>
      </w:r>
    </w:p>
    <w:p w14:paraId="6079F3F0"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w:t>
      </w:r>
    </w:p>
    <w:p w14:paraId="41901C26"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gramStart"/>
      <w:r w:rsidRPr="004D6AD2">
        <w:rPr>
          <w:rFonts w:ascii="Consolas" w:eastAsia="Times New Roman" w:hAnsi="Consolas" w:cs="Times New Roman"/>
          <w:color w:val="B5200D"/>
          <w:kern w:val="0"/>
          <w:sz w:val="21"/>
          <w:szCs w:val="21"/>
          <w:lang w:val="es-ES" w:eastAsia="es-ES"/>
          <w14:ligatures w14:val="none"/>
        </w:rPr>
        <w:t>catch</w:t>
      </w:r>
      <w:r w:rsidRPr="004D6AD2">
        <w:rPr>
          <w:rFonts w:ascii="Consolas" w:eastAsia="Times New Roman" w:hAnsi="Consolas" w:cs="Times New Roman"/>
          <w:color w:val="292929"/>
          <w:kern w:val="0"/>
          <w:sz w:val="21"/>
          <w:szCs w:val="21"/>
          <w:lang w:val="es-ES" w:eastAsia="es-ES"/>
          <w14:ligatures w14:val="none"/>
        </w:rPr>
        <w:t>(</w:t>
      </w:r>
      <w:proofErr w:type="spellStart"/>
      <w:proofErr w:type="gramEnd"/>
      <w:r w:rsidRPr="004D6AD2">
        <w:rPr>
          <w:rFonts w:ascii="Consolas" w:eastAsia="Times New Roman" w:hAnsi="Consolas" w:cs="Times New Roman"/>
          <w:color w:val="185E73"/>
          <w:kern w:val="0"/>
          <w:sz w:val="21"/>
          <w:szCs w:val="21"/>
          <w:lang w:val="es-ES" w:eastAsia="es-ES"/>
          <w14:ligatures w14:val="none"/>
        </w:rPr>
        <w:t>Exception</w:t>
      </w:r>
      <w:proofErr w:type="spellEnd"/>
      <w:r w:rsidRPr="004D6AD2">
        <w:rPr>
          <w:rFonts w:ascii="Consolas" w:eastAsia="Times New Roman" w:hAnsi="Consolas" w:cs="Times New Roman"/>
          <w:color w:val="292929"/>
          <w:kern w:val="0"/>
          <w:sz w:val="21"/>
          <w:szCs w:val="21"/>
          <w:lang w:val="es-ES" w:eastAsia="es-ES"/>
          <w14:ligatures w14:val="none"/>
        </w:rPr>
        <w:t xml:space="preserve"> </w:t>
      </w:r>
      <w:r w:rsidRPr="004D6AD2">
        <w:rPr>
          <w:rFonts w:ascii="Consolas" w:eastAsia="Times New Roman" w:hAnsi="Consolas" w:cs="Times New Roman"/>
          <w:color w:val="001080"/>
          <w:kern w:val="0"/>
          <w:sz w:val="21"/>
          <w:szCs w:val="21"/>
          <w:lang w:val="es-ES" w:eastAsia="es-ES"/>
          <w14:ligatures w14:val="none"/>
        </w:rPr>
        <w:t>ex</w:t>
      </w:r>
      <w:r w:rsidRPr="004D6AD2">
        <w:rPr>
          <w:rFonts w:ascii="Consolas" w:eastAsia="Times New Roman" w:hAnsi="Consolas" w:cs="Times New Roman"/>
          <w:color w:val="292929"/>
          <w:kern w:val="0"/>
          <w:sz w:val="21"/>
          <w:szCs w:val="21"/>
          <w:lang w:val="es-ES" w:eastAsia="es-ES"/>
          <w14:ligatures w14:val="none"/>
        </w:rPr>
        <w:t>)</w:t>
      </w:r>
    </w:p>
    <w:p w14:paraId="5094AF1A"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w:t>
      </w:r>
    </w:p>
    <w:p w14:paraId="730E555B"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proofErr w:type="spellStart"/>
      <w:r w:rsidRPr="004D6AD2">
        <w:rPr>
          <w:rFonts w:ascii="Consolas" w:eastAsia="Times New Roman" w:hAnsi="Consolas" w:cs="Times New Roman"/>
          <w:color w:val="001080"/>
          <w:kern w:val="0"/>
          <w:sz w:val="21"/>
          <w:szCs w:val="21"/>
          <w:lang w:val="es-ES" w:eastAsia="es-ES"/>
          <w14:ligatures w14:val="none"/>
        </w:rPr>
        <w:t>System</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001080"/>
          <w:kern w:val="0"/>
          <w:sz w:val="21"/>
          <w:szCs w:val="21"/>
          <w:lang w:val="es-ES" w:eastAsia="es-ES"/>
          <w14:ligatures w14:val="none"/>
        </w:rPr>
        <w:t>out</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println</w:t>
      </w:r>
      <w:proofErr w:type="spellEnd"/>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0F4A85"/>
          <w:kern w:val="0"/>
          <w:sz w:val="21"/>
          <w:szCs w:val="21"/>
          <w:lang w:val="es-ES" w:eastAsia="es-ES"/>
          <w14:ligatures w14:val="none"/>
        </w:rPr>
        <w:t>"Error: "</w:t>
      </w:r>
      <w:r w:rsidRPr="004D6AD2">
        <w:rPr>
          <w:rFonts w:ascii="Consolas" w:eastAsia="Times New Roman" w:hAnsi="Consolas" w:cs="Times New Roman"/>
          <w:color w:val="000000"/>
          <w:kern w:val="0"/>
          <w:sz w:val="21"/>
          <w:szCs w:val="21"/>
          <w:lang w:val="es-ES" w:eastAsia="es-ES"/>
          <w14:ligatures w14:val="none"/>
        </w:rPr>
        <w:t>+</w:t>
      </w:r>
      <w:proofErr w:type="spellStart"/>
      <w:proofErr w:type="gramStart"/>
      <w:r w:rsidRPr="004D6AD2">
        <w:rPr>
          <w:rFonts w:ascii="Consolas" w:eastAsia="Times New Roman" w:hAnsi="Consolas" w:cs="Times New Roman"/>
          <w:color w:val="001080"/>
          <w:kern w:val="0"/>
          <w:sz w:val="21"/>
          <w:szCs w:val="21"/>
          <w:lang w:val="es-ES" w:eastAsia="es-ES"/>
          <w14:ligatures w14:val="none"/>
        </w:rPr>
        <w:t>ex</w:t>
      </w:r>
      <w:r w:rsidRPr="004D6AD2">
        <w:rPr>
          <w:rFonts w:ascii="Consolas" w:eastAsia="Times New Roman" w:hAnsi="Consolas" w:cs="Times New Roman"/>
          <w:color w:val="292929"/>
          <w:kern w:val="0"/>
          <w:sz w:val="21"/>
          <w:szCs w:val="21"/>
          <w:lang w:val="es-ES" w:eastAsia="es-ES"/>
          <w14:ligatures w14:val="none"/>
        </w:rPr>
        <w:t>.</w:t>
      </w:r>
      <w:r w:rsidRPr="004D6AD2">
        <w:rPr>
          <w:rFonts w:ascii="Consolas" w:eastAsia="Times New Roman" w:hAnsi="Consolas" w:cs="Times New Roman"/>
          <w:color w:val="5E2CBC"/>
          <w:kern w:val="0"/>
          <w:sz w:val="21"/>
          <w:szCs w:val="21"/>
          <w:lang w:val="es-ES" w:eastAsia="es-ES"/>
          <w14:ligatures w14:val="none"/>
        </w:rPr>
        <w:t>getMessage</w:t>
      </w:r>
      <w:proofErr w:type="spellEnd"/>
      <w:proofErr w:type="gramEnd"/>
      <w:r w:rsidRPr="004D6AD2">
        <w:rPr>
          <w:rFonts w:ascii="Consolas" w:eastAsia="Times New Roman" w:hAnsi="Consolas" w:cs="Times New Roman"/>
          <w:color w:val="292929"/>
          <w:kern w:val="0"/>
          <w:sz w:val="21"/>
          <w:szCs w:val="21"/>
          <w:lang w:val="es-ES" w:eastAsia="es-ES"/>
          <w14:ligatures w14:val="none"/>
        </w:rPr>
        <w:t>());</w:t>
      </w:r>
    </w:p>
    <w:p w14:paraId="07ED66E5"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es-ES" w:eastAsia="es-ES"/>
          <w14:ligatures w14:val="none"/>
        </w:rPr>
        <w:t xml:space="preserve">    </w:t>
      </w:r>
      <w:r w:rsidRPr="004D6AD2">
        <w:rPr>
          <w:rFonts w:ascii="Consolas" w:eastAsia="Times New Roman" w:hAnsi="Consolas" w:cs="Times New Roman"/>
          <w:color w:val="292929"/>
          <w:kern w:val="0"/>
          <w:sz w:val="21"/>
          <w:szCs w:val="21"/>
          <w:lang w:val="pt-PT" w:eastAsia="es-ES"/>
          <w14:ligatures w14:val="none"/>
        </w:rPr>
        <w:t>}</w:t>
      </w:r>
    </w:p>
    <w:p w14:paraId="399102C8"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B5200D"/>
          <w:kern w:val="0"/>
          <w:sz w:val="21"/>
          <w:szCs w:val="21"/>
          <w:lang w:val="pt-PT" w:eastAsia="es-ES"/>
          <w14:ligatures w14:val="none"/>
        </w:rPr>
        <w:t>return</w:t>
      </w:r>
      <w:r w:rsidRPr="004D6AD2">
        <w:rPr>
          <w:rFonts w:ascii="Consolas" w:eastAsia="Times New Roman" w:hAnsi="Consolas" w:cs="Times New Roman"/>
          <w:color w:val="292929"/>
          <w:kern w:val="0"/>
          <w:sz w:val="21"/>
          <w:szCs w:val="21"/>
          <w:lang w:val="pt-PT" w:eastAsia="es-ES"/>
          <w14:ligatures w14:val="none"/>
        </w:rPr>
        <w:t xml:space="preserve"> </w:t>
      </w:r>
      <w:r w:rsidRPr="004D6AD2">
        <w:rPr>
          <w:rFonts w:ascii="Consolas" w:eastAsia="Times New Roman" w:hAnsi="Consolas" w:cs="Times New Roman"/>
          <w:color w:val="0F4A85"/>
          <w:kern w:val="0"/>
          <w:sz w:val="21"/>
          <w:szCs w:val="21"/>
          <w:lang w:val="pt-PT" w:eastAsia="es-ES"/>
          <w14:ligatures w14:val="none"/>
        </w:rPr>
        <w:t>null</w:t>
      </w:r>
      <w:r w:rsidRPr="004D6AD2">
        <w:rPr>
          <w:rFonts w:ascii="Consolas" w:eastAsia="Times New Roman" w:hAnsi="Consolas" w:cs="Times New Roman"/>
          <w:color w:val="292929"/>
          <w:kern w:val="0"/>
          <w:sz w:val="21"/>
          <w:szCs w:val="21"/>
          <w:lang w:val="pt-PT" w:eastAsia="es-ES"/>
          <w14:ligatures w14:val="none"/>
        </w:rPr>
        <w:t>;</w:t>
      </w:r>
    </w:p>
    <w:p w14:paraId="0B249737" w14:textId="77777777" w:rsidR="004D6AD2" w:rsidRPr="004D6AD2" w:rsidRDefault="004D6AD2" w:rsidP="004D6AD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D6AD2">
        <w:rPr>
          <w:rFonts w:ascii="Consolas" w:eastAsia="Times New Roman" w:hAnsi="Consolas" w:cs="Times New Roman"/>
          <w:color w:val="292929"/>
          <w:kern w:val="0"/>
          <w:sz w:val="21"/>
          <w:szCs w:val="21"/>
          <w:lang w:val="pt-PT" w:eastAsia="es-ES"/>
          <w14:ligatures w14:val="none"/>
        </w:rPr>
        <w:t>}</w:t>
      </w:r>
    </w:p>
    <w:p w14:paraId="0FDD80E2" w14:textId="77777777" w:rsidR="004D6AD2" w:rsidRPr="00DC6CDA" w:rsidRDefault="004D6AD2" w:rsidP="00887FC5">
      <w:pPr>
        <w:rPr>
          <w:lang w:val="pt-PT"/>
        </w:rPr>
      </w:pPr>
    </w:p>
    <w:p w14:paraId="61EBC1B4" w14:textId="377D798E" w:rsidR="004D6AD2" w:rsidRDefault="00DC6CDA" w:rsidP="00B61AAF">
      <w:pPr>
        <w:pStyle w:val="Ttulo3"/>
        <w:spacing w:line="360" w:lineRule="auto"/>
        <w:rPr>
          <w:lang w:val="pt-PT"/>
        </w:rPr>
      </w:pPr>
      <w:bookmarkStart w:id="57" w:name="_Toc158500172"/>
      <w:r w:rsidRPr="00DC6CDA">
        <w:rPr>
          <w:lang w:val="pt-PT"/>
        </w:rPr>
        <w:t>Busqueda de da</w:t>
      </w:r>
      <w:r>
        <w:rPr>
          <w:lang w:val="pt-PT"/>
        </w:rPr>
        <w:t>tos</w:t>
      </w:r>
      <w:bookmarkEnd w:id="57"/>
    </w:p>
    <w:p w14:paraId="145C988A" w14:textId="39A0D588" w:rsidR="00887FC5" w:rsidRPr="00B61AAF" w:rsidRDefault="00B61AAF" w:rsidP="00B61AAF">
      <w:pPr>
        <w:spacing w:line="360" w:lineRule="auto"/>
        <w:jc w:val="both"/>
        <w:rPr>
          <w:rFonts w:ascii="Times New Roman" w:hAnsi="Times New Roman" w:cs="Times New Roman"/>
          <w:sz w:val="24"/>
          <w:szCs w:val="24"/>
          <w:lang w:val="es-ES"/>
        </w:rPr>
      </w:pPr>
      <w:r w:rsidRPr="00B61AAF">
        <w:rPr>
          <w:rFonts w:ascii="Times New Roman" w:hAnsi="Times New Roman" w:cs="Times New Roman"/>
          <w:sz w:val="24"/>
          <w:szCs w:val="24"/>
          <w:lang w:val="es-ES"/>
        </w:rPr>
        <w:t xml:space="preserve">Para buscar datos, es necesario especificar la colección, el campo y el valor que se desea encontrar en los documentos. Utilizamos la función llamada </w:t>
      </w:r>
      <w:proofErr w:type="spellStart"/>
      <w:r w:rsidRPr="00B61AAF">
        <w:rPr>
          <w:rFonts w:ascii="Times New Roman" w:hAnsi="Times New Roman" w:cs="Times New Roman"/>
          <w:sz w:val="24"/>
          <w:szCs w:val="24"/>
          <w:lang w:val="es-ES"/>
        </w:rPr>
        <w:t>whereEqualTo</w:t>
      </w:r>
      <w:proofErr w:type="spellEnd"/>
      <w:r w:rsidRPr="00B61AAF">
        <w:rPr>
          <w:rFonts w:ascii="Times New Roman" w:hAnsi="Times New Roman" w:cs="Times New Roman"/>
          <w:sz w:val="24"/>
          <w:szCs w:val="24"/>
          <w:lang w:val="es-ES"/>
        </w:rPr>
        <w:t>, que requiere el campo y el valor a buscar como parámetros de entrada. Al igual que el método anterior, devuelve una lista con todas las coincidencias encontradas.</w:t>
      </w:r>
    </w:p>
    <w:p w14:paraId="62C5277B"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0F4A85"/>
          <w:kern w:val="0"/>
          <w:sz w:val="21"/>
          <w:szCs w:val="21"/>
          <w:lang w:val="pt-PT" w:eastAsia="es-ES"/>
          <w14:ligatures w14:val="none"/>
        </w:rPr>
        <w:t>public</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List</w:t>
      </w:r>
      <w:r w:rsidRPr="00C233A8">
        <w:rPr>
          <w:rFonts w:ascii="Consolas" w:eastAsia="Times New Roman" w:hAnsi="Consolas" w:cs="Times New Roman"/>
          <w:color w:val="000000"/>
          <w:kern w:val="0"/>
          <w:sz w:val="21"/>
          <w:szCs w:val="21"/>
          <w:lang w:val="pt-PT" w:eastAsia="es-ES"/>
          <w14:ligatures w14:val="none"/>
        </w:rPr>
        <w:t>&lt;</w:t>
      </w:r>
      <w:r w:rsidRPr="00C233A8">
        <w:rPr>
          <w:rFonts w:ascii="Consolas" w:eastAsia="Times New Roman" w:hAnsi="Consolas" w:cs="Times New Roman"/>
          <w:color w:val="292929"/>
          <w:kern w:val="0"/>
          <w:sz w:val="21"/>
          <w:szCs w:val="21"/>
          <w:lang w:val="pt-PT" w:eastAsia="es-ES"/>
          <w14:ligatures w14:val="none"/>
        </w:rPr>
        <w:t>QueryDocumentSnapshot</w:t>
      </w:r>
      <w:r w:rsidRPr="00C233A8">
        <w:rPr>
          <w:rFonts w:ascii="Consolas" w:eastAsia="Times New Roman" w:hAnsi="Consolas" w:cs="Times New Roman"/>
          <w:color w:val="000000"/>
          <w:kern w:val="0"/>
          <w:sz w:val="21"/>
          <w:szCs w:val="21"/>
          <w:lang w:val="pt-PT" w:eastAsia="es-ES"/>
          <w14:ligatures w14:val="none"/>
        </w:rPr>
        <w:t>&gt;</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5E2CBC"/>
          <w:kern w:val="0"/>
          <w:sz w:val="21"/>
          <w:szCs w:val="21"/>
          <w:lang w:val="pt-PT" w:eastAsia="es-ES"/>
          <w14:ligatures w14:val="none"/>
        </w:rPr>
        <w:t>buscar</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185E73"/>
          <w:kern w:val="0"/>
          <w:sz w:val="21"/>
          <w:szCs w:val="21"/>
          <w:lang w:val="pt-PT" w:eastAsia="es-ES"/>
          <w14:ligatures w14:val="none"/>
        </w:rPr>
        <w:t>String</w:t>
      </w:r>
      <w:r w:rsidRPr="00C233A8">
        <w:rPr>
          <w:rFonts w:ascii="Consolas" w:eastAsia="Times New Roman" w:hAnsi="Consolas" w:cs="Times New Roman"/>
          <w:color w:val="292929"/>
          <w:kern w:val="0"/>
          <w:sz w:val="21"/>
          <w:szCs w:val="21"/>
          <w:lang w:val="pt-PT" w:eastAsia="es-ES"/>
          <w14:ligatures w14:val="none"/>
        </w:rPr>
        <w:t xml:space="preserve"> coleccion,</w:t>
      </w:r>
      <w:r w:rsidRPr="00C233A8">
        <w:rPr>
          <w:rFonts w:ascii="Consolas" w:eastAsia="Times New Roman" w:hAnsi="Consolas" w:cs="Times New Roman"/>
          <w:color w:val="185E73"/>
          <w:kern w:val="0"/>
          <w:sz w:val="21"/>
          <w:szCs w:val="21"/>
          <w:lang w:val="pt-PT" w:eastAsia="es-ES"/>
          <w14:ligatures w14:val="none"/>
        </w:rPr>
        <w:t>String</w:t>
      </w:r>
      <w:r w:rsidRPr="00C233A8">
        <w:rPr>
          <w:rFonts w:ascii="Consolas" w:eastAsia="Times New Roman" w:hAnsi="Consolas" w:cs="Times New Roman"/>
          <w:color w:val="292929"/>
          <w:kern w:val="0"/>
          <w:sz w:val="21"/>
          <w:szCs w:val="21"/>
          <w:lang w:val="pt-PT" w:eastAsia="es-ES"/>
          <w14:ligatures w14:val="none"/>
        </w:rPr>
        <w:t xml:space="preserve"> campo,</w:t>
      </w:r>
      <w:r w:rsidRPr="00C233A8">
        <w:rPr>
          <w:rFonts w:ascii="Consolas" w:eastAsia="Times New Roman" w:hAnsi="Consolas" w:cs="Times New Roman"/>
          <w:color w:val="185E73"/>
          <w:kern w:val="0"/>
          <w:sz w:val="21"/>
          <w:szCs w:val="21"/>
          <w:lang w:val="pt-PT" w:eastAsia="es-ES"/>
          <w14:ligatures w14:val="none"/>
        </w:rPr>
        <w:t>String</w:t>
      </w:r>
      <w:r w:rsidRPr="00C233A8">
        <w:rPr>
          <w:rFonts w:ascii="Consolas" w:eastAsia="Times New Roman" w:hAnsi="Consolas" w:cs="Times New Roman"/>
          <w:color w:val="292929"/>
          <w:kern w:val="0"/>
          <w:sz w:val="21"/>
          <w:szCs w:val="21"/>
          <w:lang w:val="pt-PT" w:eastAsia="es-ES"/>
          <w14:ligatures w14:val="none"/>
        </w:rPr>
        <w:t xml:space="preserve"> valor)</w:t>
      </w:r>
    </w:p>
    <w:p w14:paraId="40889491"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w:t>
      </w:r>
    </w:p>
    <w:p w14:paraId="52B85451"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B5200D"/>
          <w:kern w:val="0"/>
          <w:sz w:val="21"/>
          <w:szCs w:val="21"/>
          <w:lang w:val="pt-PT" w:eastAsia="es-ES"/>
          <w14:ligatures w14:val="none"/>
        </w:rPr>
        <w:t>try</w:t>
      </w:r>
      <w:r w:rsidRPr="00C233A8">
        <w:rPr>
          <w:rFonts w:ascii="Consolas" w:eastAsia="Times New Roman" w:hAnsi="Consolas" w:cs="Times New Roman"/>
          <w:color w:val="292929"/>
          <w:kern w:val="0"/>
          <w:sz w:val="21"/>
          <w:szCs w:val="21"/>
          <w:lang w:val="pt-PT" w:eastAsia="es-ES"/>
          <w14:ligatures w14:val="none"/>
        </w:rPr>
        <w:t xml:space="preserve"> {</w:t>
      </w:r>
    </w:p>
    <w:p w14:paraId="048798DF"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Firestore</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fs</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0000"/>
          <w:kern w:val="0"/>
          <w:sz w:val="21"/>
          <w:szCs w:val="21"/>
          <w:lang w:val="pt-PT" w:eastAsia="es-ES"/>
          <w14:ligatures w14:val="none"/>
        </w:rPr>
        <w:t>=</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FirestoreClient</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getFirestore</w:t>
      </w:r>
      <w:r w:rsidRPr="00C233A8">
        <w:rPr>
          <w:rFonts w:ascii="Consolas" w:eastAsia="Times New Roman" w:hAnsi="Consolas" w:cs="Times New Roman"/>
          <w:color w:val="292929"/>
          <w:kern w:val="0"/>
          <w:sz w:val="21"/>
          <w:szCs w:val="21"/>
          <w:lang w:val="pt-PT" w:eastAsia="es-ES"/>
          <w14:ligatures w14:val="none"/>
        </w:rPr>
        <w:t>();</w:t>
      </w:r>
    </w:p>
    <w:p w14:paraId="610056A3"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ApiFuture</w:t>
      </w:r>
      <w:r w:rsidRPr="00C233A8">
        <w:rPr>
          <w:rFonts w:ascii="Consolas" w:eastAsia="Times New Roman" w:hAnsi="Consolas" w:cs="Times New Roman"/>
          <w:color w:val="292929"/>
          <w:kern w:val="0"/>
          <w:sz w:val="21"/>
          <w:szCs w:val="21"/>
          <w:lang w:val="pt-PT" w:eastAsia="es-ES"/>
          <w14:ligatures w14:val="none"/>
        </w:rPr>
        <w:t>&lt;</w:t>
      </w:r>
      <w:r w:rsidRPr="00C233A8">
        <w:rPr>
          <w:rFonts w:ascii="Consolas" w:eastAsia="Times New Roman" w:hAnsi="Consolas" w:cs="Times New Roman"/>
          <w:color w:val="185E73"/>
          <w:kern w:val="0"/>
          <w:sz w:val="21"/>
          <w:szCs w:val="21"/>
          <w:lang w:val="pt-PT" w:eastAsia="es-ES"/>
          <w14:ligatures w14:val="none"/>
        </w:rPr>
        <w:t>QuerySnapshot</w:t>
      </w:r>
      <w:r w:rsidRPr="00C233A8">
        <w:rPr>
          <w:rFonts w:ascii="Consolas" w:eastAsia="Times New Roman" w:hAnsi="Consolas" w:cs="Times New Roman"/>
          <w:color w:val="292929"/>
          <w:kern w:val="0"/>
          <w:sz w:val="21"/>
          <w:szCs w:val="21"/>
          <w:lang w:val="pt-PT" w:eastAsia="es-ES"/>
          <w14:ligatures w14:val="none"/>
        </w:rPr>
        <w:t xml:space="preserve">&gt; </w:t>
      </w:r>
      <w:r w:rsidRPr="00C233A8">
        <w:rPr>
          <w:rFonts w:ascii="Consolas" w:eastAsia="Times New Roman" w:hAnsi="Consolas" w:cs="Times New Roman"/>
          <w:color w:val="001080"/>
          <w:kern w:val="0"/>
          <w:sz w:val="21"/>
          <w:szCs w:val="21"/>
          <w:lang w:val="pt-PT" w:eastAsia="es-ES"/>
          <w14:ligatures w14:val="none"/>
        </w:rPr>
        <w:t>qs</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0000"/>
          <w:kern w:val="0"/>
          <w:sz w:val="21"/>
          <w:szCs w:val="21"/>
          <w:lang w:val="pt-PT" w:eastAsia="es-ES"/>
          <w14:ligatures w14:val="none"/>
        </w:rPr>
        <w:t>=</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fs</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collection</w:t>
      </w:r>
      <w:r w:rsidRPr="00C233A8">
        <w:rPr>
          <w:rFonts w:ascii="Consolas" w:eastAsia="Times New Roman" w:hAnsi="Consolas" w:cs="Times New Roman"/>
          <w:color w:val="292929"/>
          <w:kern w:val="0"/>
          <w:sz w:val="21"/>
          <w:szCs w:val="21"/>
          <w:lang w:val="pt-PT" w:eastAsia="es-ES"/>
          <w14:ligatures w14:val="none"/>
        </w:rPr>
        <w:t>(coleccion).</w:t>
      </w:r>
      <w:r w:rsidRPr="00C233A8">
        <w:rPr>
          <w:rFonts w:ascii="Consolas" w:eastAsia="Times New Roman" w:hAnsi="Consolas" w:cs="Times New Roman"/>
          <w:color w:val="5E2CBC"/>
          <w:kern w:val="0"/>
          <w:sz w:val="21"/>
          <w:szCs w:val="21"/>
          <w:lang w:val="pt-PT" w:eastAsia="es-ES"/>
          <w14:ligatures w14:val="none"/>
        </w:rPr>
        <w:t>whereEqualTo</w:t>
      </w:r>
      <w:r w:rsidRPr="00C233A8">
        <w:rPr>
          <w:rFonts w:ascii="Consolas" w:eastAsia="Times New Roman" w:hAnsi="Consolas" w:cs="Times New Roman"/>
          <w:color w:val="292929"/>
          <w:kern w:val="0"/>
          <w:sz w:val="21"/>
          <w:szCs w:val="21"/>
          <w:lang w:val="pt-PT" w:eastAsia="es-ES"/>
          <w14:ligatures w14:val="none"/>
        </w:rPr>
        <w:t>(campo, valor).</w:t>
      </w:r>
      <w:r w:rsidRPr="00C233A8">
        <w:rPr>
          <w:rFonts w:ascii="Consolas" w:eastAsia="Times New Roman" w:hAnsi="Consolas" w:cs="Times New Roman"/>
          <w:color w:val="5E2CBC"/>
          <w:kern w:val="0"/>
          <w:sz w:val="21"/>
          <w:szCs w:val="21"/>
          <w:lang w:val="pt-PT" w:eastAsia="es-ES"/>
          <w14:ligatures w14:val="none"/>
        </w:rPr>
        <w:t>get</w:t>
      </w:r>
      <w:r w:rsidRPr="00C233A8">
        <w:rPr>
          <w:rFonts w:ascii="Consolas" w:eastAsia="Times New Roman" w:hAnsi="Consolas" w:cs="Times New Roman"/>
          <w:color w:val="292929"/>
          <w:kern w:val="0"/>
          <w:sz w:val="21"/>
          <w:szCs w:val="21"/>
          <w:lang w:val="pt-PT" w:eastAsia="es-ES"/>
          <w14:ligatures w14:val="none"/>
        </w:rPr>
        <w:t>();</w:t>
      </w:r>
    </w:p>
    <w:p w14:paraId="65088AD2"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List</w:t>
      </w:r>
      <w:r w:rsidRPr="00C233A8">
        <w:rPr>
          <w:rFonts w:ascii="Consolas" w:eastAsia="Times New Roman" w:hAnsi="Consolas" w:cs="Times New Roman"/>
          <w:color w:val="292929"/>
          <w:kern w:val="0"/>
          <w:sz w:val="21"/>
          <w:szCs w:val="21"/>
          <w:lang w:val="pt-PT" w:eastAsia="es-ES"/>
          <w14:ligatures w14:val="none"/>
        </w:rPr>
        <w:t>&lt;</w:t>
      </w:r>
      <w:r w:rsidRPr="00C233A8">
        <w:rPr>
          <w:rFonts w:ascii="Consolas" w:eastAsia="Times New Roman" w:hAnsi="Consolas" w:cs="Times New Roman"/>
          <w:color w:val="185E73"/>
          <w:kern w:val="0"/>
          <w:sz w:val="21"/>
          <w:szCs w:val="21"/>
          <w:lang w:val="pt-PT" w:eastAsia="es-ES"/>
          <w14:ligatures w14:val="none"/>
        </w:rPr>
        <w:t>QueryDocumentSnapshot</w:t>
      </w:r>
      <w:r w:rsidRPr="00C233A8">
        <w:rPr>
          <w:rFonts w:ascii="Consolas" w:eastAsia="Times New Roman" w:hAnsi="Consolas" w:cs="Times New Roman"/>
          <w:color w:val="292929"/>
          <w:kern w:val="0"/>
          <w:sz w:val="21"/>
          <w:szCs w:val="21"/>
          <w:lang w:val="pt-PT" w:eastAsia="es-ES"/>
          <w14:ligatures w14:val="none"/>
        </w:rPr>
        <w:t xml:space="preserve">&gt; </w:t>
      </w:r>
      <w:r w:rsidRPr="00C233A8">
        <w:rPr>
          <w:rFonts w:ascii="Consolas" w:eastAsia="Times New Roman" w:hAnsi="Consolas" w:cs="Times New Roman"/>
          <w:color w:val="001080"/>
          <w:kern w:val="0"/>
          <w:sz w:val="21"/>
          <w:szCs w:val="21"/>
          <w:lang w:val="pt-PT" w:eastAsia="es-ES"/>
          <w14:ligatures w14:val="none"/>
        </w:rPr>
        <w:t>documents</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0000"/>
          <w:kern w:val="0"/>
          <w:sz w:val="21"/>
          <w:szCs w:val="21"/>
          <w:lang w:val="pt-PT" w:eastAsia="es-ES"/>
          <w14:ligatures w14:val="none"/>
        </w:rPr>
        <w:t>=</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qs</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getDocuments</w:t>
      </w:r>
      <w:r w:rsidRPr="00C233A8">
        <w:rPr>
          <w:rFonts w:ascii="Consolas" w:eastAsia="Times New Roman" w:hAnsi="Consolas" w:cs="Times New Roman"/>
          <w:color w:val="292929"/>
          <w:kern w:val="0"/>
          <w:sz w:val="21"/>
          <w:szCs w:val="21"/>
          <w:lang w:val="pt-PT" w:eastAsia="es-ES"/>
          <w14:ligatures w14:val="none"/>
        </w:rPr>
        <w:t>();</w:t>
      </w:r>
    </w:p>
    <w:p w14:paraId="13C291CD"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B5200D"/>
          <w:kern w:val="0"/>
          <w:sz w:val="21"/>
          <w:szCs w:val="21"/>
          <w:lang w:val="pt-PT" w:eastAsia="es-ES"/>
          <w14:ligatures w14:val="none"/>
        </w:rPr>
        <w:t>return</w:t>
      </w:r>
      <w:r w:rsidRPr="00C233A8">
        <w:rPr>
          <w:rFonts w:ascii="Consolas" w:eastAsia="Times New Roman" w:hAnsi="Consolas" w:cs="Times New Roman"/>
          <w:color w:val="292929"/>
          <w:kern w:val="0"/>
          <w:sz w:val="21"/>
          <w:szCs w:val="21"/>
          <w:lang w:val="pt-PT" w:eastAsia="es-ES"/>
          <w14:ligatures w14:val="none"/>
        </w:rPr>
        <w:t xml:space="preserve"> documents;</w:t>
      </w:r>
    </w:p>
    <w:p w14:paraId="2A603473"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 </w:t>
      </w:r>
      <w:r w:rsidRPr="00C233A8">
        <w:rPr>
          <w:rFonts w:ascii="Consolas" w:eastAsia="Times New Roman" w:hAnsi="Consolas" w:cs="Times New Roman"/>
          <w:color w:val="B5200D"/>
          <w:kern w:val="0"/>
          <w:sz w:val="21"/>
          <w:szCs w:val="21"/>
          <w:lang w:val="pt-PT" w:eastAsia="es-ES"/>
          <w14:ligatures w14:val="none"/>
        </w:rPr>
        <w:t>catch</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InterruptedException</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ex</w:t>
      </w:r>
      <w:r w:rsidRPr="00C233A8">
        <w:rPr>
          <w:rFonts w:ascii="Consolas" w:eastAsia="Times New Roman" w:hAnsi="Consolas" w:cs="Times New Roman"/>
          <w:color w:val="292929"/>
          <w:kern w:val="0"/>
          <w:sz w:val="21"/>
          <w:szCs w:val="21"/>
          <w:lang w:val="pt-PT" w:eastAsia="es-ES"/>
          <w14:ligatures w14:val="none"/>
        </w:rPr>
        <w:t>) {</w:t>
      </w:r>
    </w:p>
    <w:p w14:paraId="47C8E47D"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lastRenderedPageBreak/>
        <w:t xml:space="preserve">        </w:t>
      </w:r>
      <w:r w:rsidRPr="00C233A8">
        <w:rPr>
          <w:rFonts w:ascii="Consolas" w:eastAsia="Times New Roman" w:hAnsi="Consolas" w:cs="Times New Roman"/>
          <w:color w:val="001080"/>
          <w:kern w:val="0"/>
          <w:sz w:val="21"/>
          <w:szCs w:val="21"/>
          <w:lang w:val="pt-PT" w:eastAsia="es-ES"/>
          <w14:ligatures w14:val="none"/>
        </w:rPr>
        <w:t>Logger</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getLogger</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RepositoryFirebase</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class</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getName</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log</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Level</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SEVERE</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F4A85"/>
          <w:kern w:val="0"/>
          <w:sz w:val="21"/>
          <w:szCs w:val="21"/>
          <w:lang w:val="pt-PT" w:eastAsia="es-ES"/>
          <w14:ligatures w14:val="none"/>
        </w:rPr>
        <w:t>null</w:t>
      </w:r>
      <w:r w:rsidRPr="00C233A8">
        <w:rPr>
          <w:rFonts w:ascii="Consolas" w:eastAsia="Times New Roman" w:hAnsi="Consolas" w:cs="Times New Roman"/>
          <w:color w:val="292929"/>
          <w:kern w:val="0"/>
          <w:sz w:val="21"/>
          <w:szCs w:val="21"/>
          <w:lang w:val="pt-PT" w:eastAsia="es-ES"/>
          <w14:ligatures w14:val="none"/>
        </w:rPr>
        <w:t>, ex);</w:t>
      </w:r>
    </w:p>
    <w:p w14:paraId="00F2588B"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 </w:t>
      </w:r>
      <w:r w:rsidRPr="00C233A8">
        <w:rPr>
          <w:rFonts w:ascii="Consolas" w:eastAsia="Times New Roman" w:hAnsi="Consolas" w:cs="Times New Roman"/>
          <w:color w:val="B5200D"/>
          <w:kern w:val="0"/>
          <w:sz w:val="21"/>
          <w:szCs w:val="21"/>
          <w:lang w:val="pt-PT" w:eastAsia="es-ES"/>
          <w14:ligatures w14:val="none"/>
        </w:rPr>
        <w:t>catch</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185E73"/>
          <w:kern w:val="0"/>
          <w:sz w:val="21"/>
          <w:szCs w:val="21"/>
          <w:lang w:val="pt-PT" w:eastAsia="es-ES"/>
          <w14:ligatures w14:val="none"/>
        </w:rPr>
        <w:t>ExecutionException</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ex</w:t>
      </w:r>
      <w:r w:rsidRPr="00C233A8">
        <w:rPr>
          <w:rFonts w:ascii="Consolas" w:eastAsia="Times New Roman" w:hAnsi="Consolas" w:cs="Times New Roman"/>
          <w:color w:val="292929"/>
          <w:kern w:val="0"/>
          <w:sz w:val="21"/>
          <w:szCs w:val="21"/>
          <w:lang w:val="pt-PT" w:eastAsia="es-ES"/>
          <w14:ligatures w14:val="none"/>
        </w:rPr>
        <w:t>) {</w:t>
      </w:r>
    </w:p>
    <w:p w14:paraId="6C3B8AC2"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01080"/>
          <w:kern w:val="0"/>
          <w:sz w:val="21"/>
          <w:szCs w:val="21"/>
          <w:lang w:val="pt-PT" w:eastAsia="es-ES"/>
          <w14:ligatures w14:val="none"/>
        </w:rPr>
        <w:t>Logger</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getLogger</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RepositoryFirebase</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class</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getName</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5E2CBC"/>
          <w:kern w:val="0"/>
          <w:sz w:val="21"/>
          <w:szCs w:val="21"/>
          <w:lang w:val="pt-PT" w:eastAsia="es-ES"/>
          <w14:ligatures w14:val="none"/>
        </w:rPr>
        <w:t>log</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Level</w:t>
      </w:r>
      <w:r w:rsidRPr="00C233A8">
        <w:rPr>
          <w:rFonts w:ascii="Consolas" w:eastAsia="Times New Roman" w:hAnsi="Consolas" w:cs="Times New Roman"/>
          <w:color w:val="292929"/>
          <w:kern w:val="0"/>
          <w:sz w:val="21"/>
          <w:szCs w:val="21"/>
          <w:lang w:val="pt-PT" w:eastAsia="es-ES"/>
          <w14:ligatures w14:val="none"/>
        </w:rPr>
        <w:t>.</w:t>
      </w:r>
      <w:r w:rsidRPr="00C233A8">
        <w:rPr>
          <w:rFonts w:ascii="Consolas" w:eastAsia="Times New Roman" w:hAnsi="Consolas" w:cs="Times New Roman"/>
          <w:color w:val="001080"/>
          <w:kern w:val="0"/>
          <w:sz w:val="21"/>
          <w:szCs w:val="21"/>
          <w:lang w:val="pt-PT" w:eastAsia="es-ES"/>
          <w14:ligatures w14:val="none"/>
        </w:rPr>
        <w:t>SEVERE</w:t>
      </w: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0F4A85"/>
          <w:kern w:val="0"/>
          <w:sz w:val="21"/>
          <w:szCs w:val="21"/>
          <w:lang w:val="pt-PT" w:eastAsia="es-ES"/>
          <w14:ligatures w14:val="none"/>
        </w:rPr>
        <w:t>null</w:t>
      </w:r>
      <w:r w:rsidRPr="00C233A8">
        <w:rPr>
          <w:rFonts w:ascii="Consolas" w:eastAsia="Times New Roman" w:hAnsi="Consolas" w:cs="Times New Roman"/>
          <w:color w:val="292929"/>
          <w:kern w:val="0"/>
          <w:sz w:val="21"/>
          <w:szCs w:val="21"/>
          <w:lang w:val="pt-PT" w:eastAsia="es-ES"/>
          <w14:ligatures w14:val="none"/>
        </w:rPr>
        <w:t>, ex);</w:t>
      </w:r>
    </w:p>
    <w:p w14:paraId="43473282"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233A8">
        <w:rPr>
          <w:rFonts w:ascii="Consolas" w:eastAsia="Times New Roman" w:hAnsi="Consolas" w:cs="Times New Roman"/>
          <w:color w:val="292929"/>
          <w:kern w:val="0"/>
          <w:sz w:val="21"/>
          <w:szCs w:val="21"/>
          <w:lang w:val="pt-PT" w:eastAsia="es-ES"/>
          <w14:ligatures w14:val="none"/>
        </w:rPr>
        <w:t xml:space="preserve">    </w:t>
      </w:r>
      <w:r w:rsidRPr="00C233A8">
        <w:rPr>
          <w:rFonts w:ascii="Consolas" w:eastAsia="Times New Roman" w:hAnsi="Consolas" w:cs="Times New Roman"/>
          <w:color w:val="292929"/>
          <w:kern w:val="0"/>
          <w:sz w:val="21"/>
          <w:szCs w:val="21"/>
          <w:lang w:val="es-ES" w:eastAsia="es-ES"/>
          <w14:ligatures w14:val="none"/>
        </w:rPr>
        <w:t>}</w:t>
      </w:r>
    </w:p>
    <w:p w14:paraId="1D69782D"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233A8">
        <w:rPr>
          <w:rFonts w:ascii="Consolas" w:eastAsia="Times New Roman" w:hAnsi="Consolas" w:cs="Times New Roman"/>
          <w:color w:val="292929"/>
          <w:kern w:val="0"/>
          <w:sz w:val="21"/>
          <w:szCs w:val="21"/>
          <w:lang w:val="es-ES" w:eastAsia="es-ES"/>
          <w14:ligatures w14:val="none"/>
        </w:rPr>
        <w:t xml:space="preserve">    </w:t>
      </w:r>
      <w:proofErr w:type="spellStart"/>
      <w:r w:rsidRPr="00C233A8">
        <w:rPr>
          <w:rFonts w:ascii="Consolas" w:eastAsia="Times New Roman" w:hAnsi="Consolas" w:cs="Times New Roman"/>
          <w:color w:val="B5200D"/>
          <w:kern w:val="0"/>
          <w:sz w:val="21"/>
          <w:szCs w:val="21"/>
          <w:lang w:val="es-ES" w:eastAsia="es-ES"/>
          <w14:ligatures w14:val="none"/>
        </w:rPr>
        <w:t>return</w:t>
      </w:r>
      <w:proofErr w:type="spellEnd"/>
      <w:r w:rsidRPr="00C233A8">
        <w:rPr>
          <w:rFonts w:ascii="Consolas" w:eastAsia="Times New Roman" w:hAnsi="Consolas" w:cs="Times New Roman"/>
          <w:color w:val="292929"/>
          <w:kern w:val="0"/>
          <w:sz w:val="21"/>
          <w:szCs w:val="21"/>
          <w:lang w:val="es-ES" w:eastAsia="es-ES"/>
          <w14:ligatures w14:val="none"/>
        </w:rPr>
        <w:t xml:space="preserve"> </w:t>
      </w:r>
      <w:proofErr w:type="spellStart"/>
      <w:r w:rsidRPr="00C233A8">
        <w:rPr>
          <w:rFonts w:ascii="Consolas" w:eastAsia="Times New Roman" w:hAnsi="Consolas" w:cs="Times New Roman"/>
          <w:color w:val="0F4A85"/>
          <w:kern w:val="0"/>
          <w:sz w:val="21"/>
          <w:szCs w:val="21"/>
          <w:lang w:val="es-ES" w:eastAsia="es-ES"/>
          <w14:ligatures w14:val="none"/>
        </w:rPr>
        <w:t>null</w:t>
      </w:r>
      <w:proofErr w:type="spellEnd"/>
      <w:r w:rsidRPr="00C233A8">
        <w:rPr>
          <w:rFonts w:ascii="Consolas" w:eastAsia="Times New Roman" w:hAnsi="Consolas" w:cs="Times New Roman"/>
          <w:color w:val="292929"/>
          <w:kern w:val="0"/>
          <w:sz w:val="21"/>
          <w:szCs w:val="21"/>
          <w:lang w:val="es-ES" w:eastAsia="es-ES"/>
          <w14:ligatures w14:val="none"/>
        </w:rPr>
        <w:t>;</w:t>
      </w:r>
    </w:p>
    <w:p w14:paraId="72340CBE" w14:textId="77777777" w:rsidR="00C233A8" w:rsidRPr="00C233A8" w:rsidRDefault="00C233A8" w:rsidP="00C233A8">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233A8">
        <w:rPr>
          <w:rFonts w:ascii="Consolas" w:eastAsia="Times New Roman" w:hAnsi="Consolas" w:cs="Times New Roman"/>
          <w:color w:val="292929"/>
          <w:kern w:val="0"/>
          <w:sz w:val="21"/>
          <w:szCs w:val="21"/>
          <w:lang w:val="es-ES" w:eastAsia="es-ES"/>
          <w14:ligatures w14:val="none"/>
        </w:rPr>
        <w:t>}</w:t>
      </w:r>
    </w:p>
    <w:p w14:paraId="5F2D58D6" w14:textId="77777777" w:rsidR="00DC6CDA" w:rsidRDefault="00DC6CDA" w:rsidP="00887FC5">
      <w:pPr>
        <w:rPr>
          <w:lang w:val="pt-PT"/>
        </w:rPr>
      </w:pPr>
    </w:p>
    <w:p w14:paraId="4DAC4076" w14:textId="583E29AD" w:rsidR="00B61AAF" w:rsidRPr="004C0057" w:rsidRDefault="004C0057" w:rsidP="00A551A7">
      <w:pPr>
        <w:pStyle w:val="Ttulo3"/>
        <w:spacing w:line="360" w:lineRule="auto"/>
        <w:rPr>
          <w:lang w:val="es-ES"/>
        </w:rPr>
      </w:pPr>
      <w:bookmarkStart w:id="58" w:name="_Toc158500173"/>
      <w:r w:rsidRPr="004C0057">
        <w:rPr>
          <w:lang w:val="es-ES"/>
        </w:rPr>
        <w:t>Eliminación de d</w:t>
      </w:r>
      <w:r>
        <w:rPr>
          <w:lang w:val="es-ES"/>
        </w:rPr>
        <w:t>ocumentos</w:t>
      </w:r>
      <w:bookmarkEnd w:id="58"/>
    </w:p>
    <w:p w14:paraId="1F3EBAC8" w14:textId="67136FA4" w:rsidR="004C0057" w:rsidRPr="00A551A7" w:rsidRDefault="00A551A7" w:rsidP="00A551A7">
      <w:pPr>
        <w:spacing w:line="360" w:lineRule="auto"/>
        <w:jc w:val="both"/>
        <w:rPr>
          <w:rFonts w:ascii="Times New Roman" w:hAnsi="Times New Roman" w:cs="Times New Roman"/>
          <w:sz w:val="24"/>
          <w:szCs w:val="24"/>
          <w:lang w:val="es-ES"/>
        </w:rPr>
      </w:pPr>
      <w:r w:rsidRPr="00A551A7">
        <w:rPr>
          <w:rFonts w:ascii="Times New Roman" w:hAnsi="Times New Roman" w:cs="Times New Roman"/>
          <w:sz w:val="24"/>
          <w:szCs w:val="24"/>
          <w:lang w:val="es-ES"/>
        </w:rPr>
        <w:t xml:space="preserve">Para eliminar datos en </w:t>
      </w:r>
      <w:proofErr w:type="spellStart"/>
      <w:r w:rsidRPr="00A551A7">
        <w:rPr>
          <w:rFonts w:ascii="Times New Roman" w:hAnsi="Times New Roman" w:cs="Times New Roman"/>
          <w:sz w:val="24"/>
          <w:szCs w:val="24"/>
          <w:lang w:val="es-ES"/>
        </w:rPr>
        <w:t>Firebase</w:t>
      </w:r>
      <w:proofErr w:type="spellEnd"/>
      <w:r w:rsidRPr="00A551A7">
        <w:rPr>
          <w:rFonts w:ascii="Times New Roman" w:hAnsi="Times New Roman" w:cs="Times New Roman"/>
          <w:sz w:val="24"/>
          <w:szCs w:val="24"/>
          <w:lang w:val="es-ES"/>
        </w:rPr>
        <w:t xml:space="preserve">, solo es necesario especificar la colección y el ID del documento que se desea eliminar. Utilizando el método </w:t>
      </w:r>
      <w:proofErr w:type="spellStart"/>
      <w:proofErr w:type="gramStart"/>
      <w:r w:rsidRPr="00A551A7">
        <w:rPr>
          <w:rFonts w:ascii="Times New Roman" w:hAnsi="Times New Roman" w:cs="Times New Roman"/>
          <w:sz w:val="24"/>
          <w:szCs w:val="24"/>
          <w:lang w:val="es-ES"/>
        </w:rPr>
        <w:t>delete</w:t>
      </w:r>
      <w:proofErr w:type="spellEnd"/>
      <w:r w:rsidRPr="00A551A7">
        <w:rPr>
          <w:rFonts w:ascii="Times New Roman" w:hAnsi="Times New Roman" w:cs="Times New Roman"/>
          <w:sz w:val="24"/>
          <w:szCs w:val="24"/>
          <w:lang w:val="es-ES"/>
        </w:rPr>
        <w:t>(</w:t>
      </w:r>
      <w:proofErr w:type="gramEnd"/>
      <w:r w:rsidRPr="00A551A7">
        <w:rPr>
          <w:rFonts w:ascii="Times New Roman" w:hAnsi="Times New Roman" w:cs="Times New Roman"/>
          <w:sz w:val="24"/>
          <w:szCs w:val="24"/>
          <w:lang w:val="es-ES"/>
        </w:rPr>
        <w:t>), se elimina el documento a través de la referencia obtenida anteriormente.</w:t>
      </w:r>
    </w:p>
    <w:p w14:paraId="3019052E"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4C0057">
        <w:rPr>
          <w:rFonts w:ascii="Consolas" w:eastAsia="Times New Roman" w:hAnsi="Consolas" w:cs="Times New Roman"/>
          <w:color w:val="0F4A85"/>
          <w:kern w:val="0"/>
          <w:sz w:val="21"/>
          <w:szCs w:val="21"/>
          <w:lang w:val="es-ES" w:eastAsia="es-ES"/>
          <w14:ligatures w14:val="none"/>
        </w:rPr>
        <w:t>public</w:t>
      </w:r>
      <w:proofErr w:type="spellEnd"/>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185E73"/>
          <w:kern w:val="0"/>
          <w:sz w:val="21"/>
          <w:szCs w:val="21"/>
          <w:lang w:val="es-ES" w:eastAsia="es-ES"/>
          <w14:ligatures w14:val="none"/>
        </w:rPr>
        <w:t>void</w:t>
      </w:r>
      <w:proofErr w:type="spellEnd"/>
      <w:r w:rsidRPr="004C0057">
        <w:rPr>
          <w:rFonts w:ascii="Consolas" w:eastAsia="Times New Roman" w:hAnsi="Consolas" w:cs="Times New Roman"/>
          <w:color w:val="292929"/>
          <w:kern w:val="0"/>
          <w:sz w:val="21"/>
          <w:szCs w:val="21"/>
          <w:lang w:val="es-ES" w:eastAsia="es-ES"/>
          <w14:ligatures w14:val="none"/>
        </w:rPr>
        <w:t xml:space="preserve"> </w:t>
      </w:r>
      <w:proofErr w:type="gramStart"/>
      <w:r w:rsidRPr="004C0057">
        <w:rPr>
          <w:rFonts w:ascii="Consolas" w:eastAsia="Times New Roman" w:hAnsi="Consolas" w:cs="Times New Roman"/>
          <w:color w:val="5E2CBC"/>
          <w:kern w:val="0"/>
          <w:sz w:val="21"/>
          <w:szCs w:val="21"/>
          <w:lang w:val="es-ES" w:eastAsia="es-ES"/>
          <w14:ligatures w14:val="none"/>
        </w:rPr>
        <w:t>eliminar</w:t>
      </w:r>
      <w:r w:rsidRPr="004C0057">
        <w:rPr>
          <w:rFonts w:ascii="Consolas" w:eastAsia="Times New Roman" w:hAnsi="Consolas" w:cs="Times New Roman"/>
          <w:color w:val="292929"/>
          <w:kern w:val="0"/>
          <w:sz w:val="21"/>
          <w:szCs w:val="21"/>
          <w:lang w:val="es-ES" w:eastAsia="es-ES"/>
          <w14:ligatures w14:val="none"/>
        </w:rPr>
        <w:t>(</w:t>
      </w:r>
      <w:proofErr w:type="spellStart"/>
      <w:proofErr w:type="gramEnd"/>
      <w:r w:rsidRPr="004C0057">
        <w:rPr>
          <w:rFonts w:ascii="Consolas" w:eastAsia="Times New Roman" w:hAnsi="Consolas" w:cs="Times New Roman"/>
          <w:color w:val="185E73"/>
          <w:kern w:val="0"/>
          <w:sz w:val="21"/>
          <w:szCs w:val="21"/>
          <w:lang w:val="es-ES" w:eastAsia="es-ES"/>
          <w14:ligatures w14:val="none"/>
        </w:rPr>
        <w:t>String</w:t>
      </w:r>
      <w:proofErr w:type="spellEnd"/>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292929"/>
          <w:kern w:val="0"/>
          <w:sz w:val="21"/>
          <w:szCs w:val="21"/>
          <w:lang w:val="es-ES" w:eastAsia="es-ES"/>
          <w14:ligatures w14:val="none"/>
        </w:rPr>
        <w:t>coleccion,</w:t>
      </w:r>
      <w:r w:rsidRPr="004C0057">
        <w:rPr>
          <w:rFonts w:ascii="Consolas" w:eastAsia="Times New Roman" w:hAnsi="Consolas" w:cs="Times New Roman"/>
          <w:color w:val="185E73"/>
          <w:kern w:val="0"/>
          <w:sz w:val="21"/>
          <w:szCs w:val="21"/>
          <w:lang w:val="es-ES" w:eastAsia="es-ES"/>
          <w14:ligatures w14:val="none"/>
        </w:rPr>
        <w:t>String</w:t>
      </w:r>
      <w:proofErr w:type="spellEnd"/>
      <w:r w:rsidRPr="004C0057">
        <w:rPr>
          <w:rFonts w:ascii="Consolas" w:eastAsia="Times New Roman" w:hAnsi="Consolas" w:cs="Times New Roman"/>
          <w:color w:val="292929"/>
          <w:kern w:val="0"/>
          <w:sz w:val="21"/>
          <w:szCs w:val="21"/>
          <w:lang w:val="es-ES" w:eastAsia="es-ES"/>
          <w14:ligatures w14:val="none"/>
        </w:rPr>
        <w:t xml:space="preserve"> id)</w:t>
      </w:r>
    </w:p>
    <w:p w14:paraId="4AE875B3"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C0057">
        <w:rPr>
          <w:rFonts w:ascii="Consolas" w:eastAsia="Times New Roman" w:hAnsi="Consolas" w:cs="Times New Roman"/>
          <w:color w:val="292929"/>
          <w:kern w:val="0"/>
          <w:sz w:val="21"/>
          <w:szCs w:val="21"/>
          <w:lang w:val="pt-PT" w:eastAsia="es-ES"/>
          <w14:ligatures w14:val="none"/>
        </w:rPr>
        <w:t>{</w:t>
      </w:r>
    </w:p>
    <w:p w14:paraId="52F83283"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B5200D"/>
          <w:kern w:val="0"/>
          <w:sz w:val="21"/>
          <w:szCs w:val="21"/>
          <w:lang w:val="pt-PT" w:eastAsia="es-ES"/>
          <w14:ligatures w14:val="none"/>
        </w:rPr>
        <w:t>try</w:t>
      </w:r>
    </w:p>
    <w:p w14:paraId="16B6A74E"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C0057">
        <w:rPr>
          <w:rFonts w:ascii="Consolas" w:eastAsia="Times New Roman" w:hAnsi="Consolas" w:cs="Times New Roman"/>
          <w:color w:val="292929"/>
          <w:kern w:val="0"/>
          <w:sz w:val="21"/>
          <w:szCs w:val="21"/>
          <w:lang w:val="pt-PT" w:eastAsia="es-ES"/>
          <w14:ligatures w14:val="none"/>
        </w:rPr>
        <w:t>    {</w:t>
      </w:r>
    </w:p>
    <w:p w14:paraId="783D1B66"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185E73"/>
          <w:kern w:val="0"/>
          <w:sz w:val="21"/>
          <w:szCs w:val="21"/>
          <w:lang w:val="pt-PT" w:eastAsia="es-ES"/>
          <w14:ligatures w14:val="none"/>
        </w:rPr>
        <w:t>Firestore</w:t>
      </w: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001080"/>
          <w:kern w:val="0"/>
          <w:sz w:val="21"/>
          <w:szCs w:val="21"/>
          <w:lang w:val="pt-PT" w:eastAsia="es-ES"/>
          <w14:ligatures w14:val="none"/>
        </w:rPr>
        <w:t>fs</w:t>
      </w: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000000"/>
          <w:kern w:val="0"/>
          <w:sz w:val="21"/>
          <w:szCs w:val="21"/>
          <w:lang w:val="pt-PT" w:eastAsia="es-ES"/>
          <w14:ligatures w14:val="none"/>
        </w:rPr>
        <w:t>=</w:t>
      </w: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001080"/>
          <w:kern w:val="0"/>
          <w:sz w:val="21"/>
          <w:szCs w:val="21"/>
          <w:lang w:val="pt-PT" w:eastAsia="es-ES"/>
          <w14:ligatures w14:val="none"/>
        </w:rPr>
        <w:t>FirestoreClient</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5E2CBC"/>
          <w:kern w:val="0"/>
          <w:sz w:val="21"/>
          <w:szCs w:val="21"/>
          <w:lang w:val="pt-PT" w:eastAsia="es-ES"/>
          <w14:ligatures w14:val="none"/>
        </w:rPr>
        <w:t>getFirestore</w:t>
      </w:r>
      <w:r w:rsidRPr="004C0057">
        <w:rPr>
          <w:rFonts w:ascii="Consolas" w:eastAsia="Times New Roman" w:hAnsi="Consolas" w:cs="Times New Roman"/>
          <w:color w:val="292929"/>
          <w:kern w:val="0"/>
          <w:sz w:val="21"/>
          <w:szCs w:val="21"/>
          <w:lang w:val="pt-PT" w:eastAsia="es-ES"/>
          <w14:ligatures w14:val="none"/>
        </w:rPr>
        <w:t>();</w:t>
      </w:r>
    </w:p>
    <w:p w14:paraId="5B50FD82"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pt-PT" w:eastAsia="es-ES"/>
          <w14:ligatures w14:val="none"/>
        </w:rPr>
        <w:t xml:space="preserve">        </w:t>
      </w:r>
      <w:proofErr w:type="spellStart"/>
      <w:r w:rsidRPr="004C0057">
        <w:rPr>
          <w:rFonts w:ascii="Consolas" w:eastAsia="Times New Roman" w:hAnsi="Consolas" w:cs="Times New Roman"/>
          <w:color w:val="185E73"/>
          <w:kern w:val="0"/>
          <w:sz w:val="21"/>
          <w:szCs w:val="21"/>
          <w:lang w:val="es-ES" w:eastAsia="es-ES"/>
          <w14:ligatures w14:val="none"/>
        </w:rPr>
        <w:t>DocumentReference</w:t>
      </w:r>
      <w:proofErr w:type="spellEnd"/>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001080"/>
          <w:kern w:val="0"/>
          <w:sz w:val="21"/>
          <w:szCs w:val="21"/>
          <w:lang w:val="es-ES" w:eastAsia="es-ES"/>
          <w14:ligatures w14:val="none"/>
        </w:rPr>
        <w:t>docRef</w:t>
      </w:r>
      <w:proofErr w:type="spellEnd"/>
      <w:r w:rsidRPr="004C0057">
        <w:rPr>
          <w:rFonts w:ascii="Consolas" w:eastAsia="Times New Roman" w:hAnsi="Consolas" w:cs="Times New Roman"/>
          <w:color w:val="292929"/>
          <w:kern w:val="0"/>
          <w:sz w:val="21"/>
          <w:szCs w:val="21"/>
          <w:lang w:val="es-ES" w:eastAsia="es-ES"/>
          <w14:ligatures w14:val="none"/>
        </w:rPr>
        <w:t xml:space="preserve"> </w:t>
      </w:r>
      <w:r w:rsidRPr="004C0057">
        <w:rPr>
          <w:rFonts w:ascii="Consolas" w:eastAsia="Times New Roman" w:hAnsi="Consolas" w:cs="Times New Roman"/>
          <w:color w:val="000000"/>
          <w:kern w:val="0"/>
          <w:sz w:val="21"/>
          <w:szCs w:val="21"/>
          <w:lang w:val="es-ES" w:eastAsia="es-ES"/>
          <w14:ligatures w14:val="none"/>
        </w:rPr>
        <w:t>=</w:t>
      </w:r>
      <w:r w:rsidRPr="004C0057">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C0057">
        <w:rPr>
          <w:rFonts w:ascii="Consolas" w:eastAsia="Times New Roman" w:hAnsi="Consolas" w:cs="Times New Roman"/>
          <w:color w:val="001080"/>
          <w:kern w:val="0"/>
          <w:sz w:val="21"/>
          <w:szCs w:val="21"/>
          <w:lang w:val="es-ES" w:eastAsia="es-ES"/>
          <w14:ligatures w14:val="none"/>
        </w:rPr>
        <w:t>fs</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5E2CBC"/>
          <w:kern w:val="0"/>
          <w:sz w:val="21"/>
          <w:szCs w:val="21"/>
          <w:lang w:val="es-ES" w:eastAsia="es-ES"/>
          <w14:ligatures w14:val="none"/>
        </w:rPr>
        <w:t>collection</w:t>
      </w:r>
      <w:proofErr w:type="spellEnd"/>
      <w:proofErr w:type="gramEnd"/>
      <w:r w:rsidRPr="004C0057">
        <w:rPr>
          <w:rFonts w:ascii="Consolas" w:eastAsia="Times New Roman" w:hAnsi="Consolas" w:cs="Times New Roman"/>
          <w:color w:val="292929"/>
          <w:kern w:val="0"/>
          <w:sz w:val="21"/>
          <w:szCs w:val="21"/>
          <w:lang w:val="es-ES" w:eastAsia="es-ES"/>
          <w14:ligatures w14:val="none"/>
        </w:rPr>
        <w:t>(</w:t>
      </w:r>
      <w:proofErr w:type="spellStart"/>
      <w:r w:rsidRPr="004C0057">
        <w:rPr>
          <w:rFonts w:ascii="Consolas" w:eastAsia="Times New Roman" w:hAnsi="Consolas" w:cs="Times New Roman"/>
          <w:color w:val="292929"/>
          <w:kern w:val="0"/>
          <w:sz w:val="21"/>
          <w:szCs w:val="21"/>
          <w:lang w:val="es-ES" w:eastAsia="es-ES"/>
          <w14:ligatures w14:val="none"/>
        </w:rPr>
        <w:t>coleccion</w:t>
      </w:r>
      <w:proofErr w:type="spellEnd"/>
      <w:r w:rsidRPr="004C0057">
        <w:rPr>
          <w:rFonts w:ascii="Consolas" w:eastAsia="Times New Roman" w:hAnsi="Consolas" w:cs="Times New Roman"/>
          <w:color w:val="292929"/>
          <w:kern w:val="0"/>
          <w:sz w:val="21"/>
          <w:szCs w:val="21"/>
          <w:lang w:val="es-ES" w:eastAsia="es-ES"/>
          <w14:ligatures w14:val="none"/>
        </w:rPr>
        <w:t>).</w:t>
      </w:r>
      <w:proofErr w:type="spellStart"/>
      <w:r w:rsidRPr="004C0057">
        <w:rPr>
          <w:rFonts w:ascii="Consolas" w:eastAsia="Times New Roman" w:hAnsi="Consolas" w:cs="Times New Roman"/>
          <w:color w:val="5E2CBC"/>
          <w:kern w:val="0"/>
          <w:sz w:val="21"/>
          <w:szCs w:val="21"/>
          <w:lang w:val="es-ES" w:eastAsia="es-ES"/>
          <w14:ligatures w14:val="none"/>
        </w:rPr>
        <w:t>document</w:t>
      </w:r>
      <w:proofErr w:type="spellEnd"/>
      <w:r w:rsidRPr="004C0057">
        <w:rPr>
          <w:rFonts w:ascii="Consolas" w:eastAsia="Times New Roman" w:hAnsi="Consolas" w:cs="Times New Roman"/>
          <w:color w:val="292929"/>
          <w:kern w:val="0"/>
          <w:sz w:val="21"/>
          <w:szCs w:val="21"/>
          <w:lang w:val="es-ES" w:eastAsia="es-ES"/>
          <w14:ligatures w14:val="none"/>
        </w:rPr>
        <w:t>(id);</w:t>
      </w:r>
    </w:p>
    <w:p w14:paraId="4D1A3BF8"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001080"/>
          <w:kern w:val="0"/>
          <w:sz w:val="21"/>
          <w:szCs w:val="21"/>
          <w:lang w:val="es-ES" w:eastAsia="es-ES"/>
          <w14:ligatures w14:val="none"/>
        </w:rPr>
        <w:t>docRef</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5E2CBC"/>
          <w:kern w:val="0"/>
          <w:sz w:val="21"/>
          <w:szCs w:val="21"/>
          <w:lang w:val="es-ES" w:eastAsia="es-ES"/>
          <w14:ligatures w14:val="none"/>
        </w:rPr>
        <w:t>delete</w:t>
      </w:r>
      <w:proofErr w:type="spellEnd"/>
      <w:r w:rsidRPr="004C0057">
        <w:rPr>
          <w:rFonts w:ascii="Consolas" w:eastAsia="Times New Roman" w:hAnsi="Consolas" w:cs="Times New Roman"/>
          <w:color w:val="292929"/>
          <w:kern w:val="0"/>
          <w:sz w:val="21"/>
          <w:szCs w:val="21"/>
          <w:lang w:val="es-ES" w:eastAsia="es-ES"/>
          <w14:ligatures w14:val="none"/>
        </w:rPr>
        <w:t>();</w:t>
      </w:r>
    </w:p>
    <w:p w14:paraId="027B6779"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001080"/>
          <w:kern w:val="0"/>
          <w:sz w:val="21"/>
          <w:szCs w:val="21"/>
          <w:lang w:val="es-ES" w:eastAsia="es-ES"/>
          <w14:ligatures w14:val="none"/>
        </w:rPr>
        <w:t>System</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001080"/>
          <w:kern w:val="0"/>
          <w:sz w:val="21"/>
          <w:szCs w:val="21"/>
          <w:lang w:val="es-ES" w:eastAsia="es-ES"/>
          <w14:ligatures w14:val="none"/>
        </w:rPr>
        <w:t>out</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5E2CBC"/>
          <w:kern w:val="0"/>
          <w:sz w:val="21"/>
          <w:szCs w:val="21"/>
          <w:lang w:val="es-ES" w:eastAsia="es-ES"/>
          <w14:ligatures w14:val="none"/>
        </w:rPr>
        <w:t>println</w:t>
      </w:r>
      <w:proofErr w:type="spellEnd"/>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0F4A85"/>
          <w:kern w:val="0"/>
          <w:sz w:val="21"/>
          <w:szCs w:val="21"/>
          <w:lang w:val="es-ES" w:eastAsia="es-ES"/>
          <w14:ligatures w14:val="none"/>
        </w:rPr>
        <w:t>"Documento eliminado"</w:t>
      </w:r>
      <w:r w:rsidRPr="004C0057">
        <w:rPr>
          <w:rFonts w:ascii="Consolas" w:eastAsia="Times New Roman" w:hAnsi="Consolas" w:cs="Times New Roman"/>
          <w:color w:val="292929"/>
          <w:kern w:val="0"/>
          <w:sz w:val="21"/>
          <w:szCs w:val="21"/>
          <w:lang w:val="es-ES" w:eastAsia="es-ES"/>
          <w14:ligatures w14:val="none"/>
        </w:rPr>
        <w:t xml:space="preserve">);   </w:t>
      </w:r>
    </w:p>
    <w:p w14:paraId="533D4048"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w:t>
      </w:r>
    </w:p>
    <w:p w14:paraId="6FD7F441"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xml:space="preserve">    </w:t>
      </w:r>
      <w:proofErr w:type="gramStart"/>
      <w:r w:rsidRPr="004C0057">
        <w:rPr>
          <w:rFonts w:ascii="Consolas" w:eastAsia="Times New Roman" w:hAnsi="Consolas" w:cs="Times New Roman"/>
          <w:color w:val="B5200D"/>
          <w:kern w:val="0"/>
          <w:sz w:val="21"/>
          <w:szCs w:val="21"/>
          <w:lang w:val="es-ES" w:eastAsia="es-ES"/>
          <w14:ligatures w14:val="none"/>
        </w:rPr>
        <w:t>catch</w:t>
      </w:r>
      <w:r w:rsidRPr="004C0057">
        <w:rPr>
          <w:rFonts w:ascii="Consolas" w:eastAsia="Times New Roman" w:hAnsi="Consolas" w:cs="Times New Roman"/>
          <w:color w:val="292929"/>
          <w:kern w:val="0"/>
          <w:sz w:val="21"/>
          <w:szCs w:val="21"/>
          <w:lang w:val="es-ES" w:eastAsia="es-ES"/>
          <w14:ligatures w14:val="none"/>
        </w:rPr>
        <w:t>(</w:t>
      </w:r>
      <w:proofErr w:type="spellStart"/>
      <w:proofErr w:type="gramEnd"/>
      <w:r w:rsidRPr="004C0057">
        <w:rPr>
          <w:rFonts w:ascii="Consolas" w:eastAsia="Times New Roman" w:hAnsi="Consolas" w:cs="Times New Roman"/>
          <w:color w:val="185E73"/>
          <w:kern w:val="0"/>
          <w:sz w:val="21"/>
          <w:szCs w:val="21"/>
          <w:lang w:val="es-ES" w:eastAsia="es-ES"/>
          <w14:ligatures w14:val="none"/>
        </w:rPr>
        <w:t>Exception</w:t>
      </w:r>
      <w:proofErr w:type="spellEnd"/>
      <w:r w:rsidRPr="004C0057">
        <w:rPr>
          <w:rFonts w:ascii="Consolas" w:eastAsia="Times New Roman" w:hAnsi="Consolas" w:cs="Times New Roman"/>
          <w:color w:val="292929"/>
          <w:kern w:val="0"/>
          <w:sz w:val="21"/>
          <w:szCs w:val="21"/>
          <w:lang w:val="es-ES" w:eastAsia="es-ES"/>
          <w14:ligatures w14:val="none"/>
        </w:rPr>
        <w:t xml:space="preserve"> </w:t>
      </w:r>
      <w:r w:rsidRPr="004C0057">
        <w:rPr>
          <w:rFonts w:ascii="Consolas" w:eastAsia="Times New Roman" w:hAnsi="Consolas" w:cs="Times New Roman"/>
          <w:color w:val="001080"/>
          <w:kern w:val="0"/>
          <w:sz w:val="21"/>
          <w:szCs w:val="21"/>
          <w:lang w:val="es-ES" w:eastAsia="es-ES"/>
          <w14:ligatures w14:val="none"/>
        </w:rPr>
        <w:t>ex</w:t>
      </w:r>
      <w:r w:rsidRPr="004C0057">
        <w:rPr>
          <w:rFonts w:ascii="Consolas" w:eastAsia="Times New Roman" w:hAnsi="Consolas" w:cs="Times New Roman"/>
          <w:color w:val="292929"/>
          <w:kern w:val="0"/>
          <w:sz w:val="21"/>
          <w:szCs w:val="21"/>
          <w:lang w:val="es-ES" w:eastAsia="es-ES"/>
          <w14:ligatures w14:val="none"/>
        </w:rPr>
        <w:t>)</w:t>
      </w:r>
    </w:p>
    <w:p w14:paraId="4AC25A3F"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w:t>
      </w:r>
    </w:p>
    <w:p w14:paraId="1D0D0DD0"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 xml:space="preserve">        </w:t>
      </w:r>
      <w:proofErr w:type="spellStart"/>
      <w:r w:rsidRPr="004C0057">
        <w:rPr>
          <w:rFonts w:ascii="Consolas" w:eastAsia="Times New Roman" w:hAnsi="Consolas" w:cs="Times New Roman"/>
          <w:color w:val="001080"/>
          <w:kern w:val="0"/>
          <w:sz w:val="21"/>
          <w:szCs w:val="21"/>
          <w:lang w:val="es-ES" w:eastAsia="es-ES"/>
          <w14:ligatures w14:val="none"/>
        </w:rPr>
        <w:t>System</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001080"/>
          <w:kern w:val="0"/>
          <w:sz w:val="21"/>
          <w:szCs w:val="21"/>
          <w:lang w:val="es-ES" w:eastAsia="es-ES"/>
          <w14:ligatures w14:val="none"/>
        </w:rPr>
        <w:t>out</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5E2CBC"/>
          <w:kern w:val="0"/>
          <w:sz w:val="21"/>
          <w:szCs w:val="21"/>
          <w:lang w:val="es-ES" w:eastAsia="es-ES"/>
          <w14:ligatures w14:val="none"/>
        </w:rPr>
        <w:t>println</w:t>
      </w:r>
      <w:proofErr w:type="spellEnd"/>
      <w:r w:rsidRPr="004C0057">
        <w:rPr>
          <w:rFonts w:ascii="Consolas" w:eastAsia="Times New Roman" w:hAnsi="Consolas" w:cs="Times New Roman"/>
          <w:color w:val="292929"/>
          <w:kern w:val="0"/>
          <w:sz w:val="21"/>
          <w:szCs w:val="21"/>
          <w:lang w:val="es-ES" w:eastAsia="es-ES"/>
          <w14:ligatures w14:val="none"/>
        </w:rPr>
        <w:t>(</w:t>
      </w:r>
      <w:proofErr w:type="spellStart"/>
      <w:proofErr w:type="gramStart"/>
      <w:r w:rsidRPr="004C0057">
        <w:rPr>
          <w:rFonts w:ascii="Consolas" w:eastAsia="Times New Roman" w:hAnsi="Consolas" w:cs="Times New Roman"/>
          <w:color w:val="001080"/>
          <w:kern w:val="0"/>
          <w:sz w:val="21"/>
          <w:szCs w:val="21"/>
          <w:lang w:val="es-ES" w:eastAsia="es-ES"/>
          <w14:ligatures w14:val="none"/>
        </w:rPr>
        <w:t>ex</w:t>
      </w:r>
      <w:r w:rsidRPr="004C0057">
        <w:rPr>
          <w:rFonts w:ascii="Consolas" w:eastAsia="Times New Roman" w:hAnsi="Consolas" w:cs="Times New Roman"/>
          <w:color w:val="292929"/>
          <w:kern w:val="0"/>
          <w:sz w:val="21"/>
          <w:szCs w:val="21"/>
          <w:lang w:val="es-ES" w:eastAsia="es-ES"/>
          <w14:ligatures w14:val="none"/>
        </w:rPr>
        <w:t>.</w:t>
      </w:r>
      <w:r w:rsidRPr="004C0057">
        <w:rPr>
          <w:rFonts w:ascii="Consolas" w:eastAsia="Times New Roman" w:hAnsi="Consolas" w:cs="Times New Roman"/>
          <w:color w:val="5E2CBC"/>
          <w:kern w:val="0"/>
          <w:sz w:val="21"/>
          <w:szCs w:val="21"/>
          <w:lang w:val="es-ES" w:eastAsia="es-ES"/>
          <w14:ligatures w14:val="none"/>
        </w:rPr>
        <w:t>getMessage</w:t>
      </w:r>
      <w:proofErr w:type="spellEnd"/>
      <w:proofErr w:type="gramEnd"/>
      <w:r w:rsidRPr="004C0057">
        <w:rPr>
          <w:rFonts w:ascii="Consolas" w:eastAsia="Times New Roman" w:hAnsi="Consolas" w:cs="Times New Roman"/>
          <w:color w:val="292929"/>
          <w:kern w:val="0"/>
          <w:sz w:val="21"/>
          <w:szCs w:val="21"/>
          <w:lang w:val="es-ES" w:eastAsia="es-ES"/>
          <w14:ligatures w14:val="none"/>
        </w:rPr>
        <w:t>());</w:t>
      </w:r>
    </w:p>
    <w:p w14:paraId="18D79FC2"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C0057">
        <w:rPr>
          <w:rFonts w:ascii="Consolas" w:eastAsia="Times New Roman" w:hAnsi="Consolas" w:cs="Times New Roman"/>
          <w:color w:val="292929"/>
          <w:kern w:val="0"/>
          <w:sz w:val="21"/>
          <w:szCs w:val="21"/>
          <w:lang w:val="es-ES" w:eastAsia="es-ES"/>
          <w14:ligatures w14:val="none"/>
        </w:rPr>
        <w:t xml:space="preserve">        </w:t>
      </w:r>
      <w:r w:rsidRPr="004C0057">
        <w:rPr>
          <w:rFonts w:ascii="Consolas" w:eastAsia="Times New Roman" w:hAnsi="Consolas" w:cs="Times New Roman"/>
          <w:color w:val="001080"/>
          <w:kern w:val="0"/>
          <w:sz w:val="21"/>
          <w:szCs w:val="21"/>
          <w:lang w:val="pt-PT" w:eastAsia="es-ES"/>
          <w14:ligatures w14:val="none"/>
        </w:rPr>
        <w:t>Logger</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5E2CBC"/>
          <w:kern w:val="0"/>
          <w:sz w:val="21"/>
          <w:szCs w:val="21"/>
          <w:lang w:val="pt-PT" w:eastAsia="es-ES"/>
          <w14:ligatures w14:val="none"/>
        </w:rPr>
        <w:t>getLogger</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001080"/>
          <w:kern w:val="0"/>
          <w:sz w:val="21"/>
          <w:szCs w:val="21"/>
          <w:lang w:val="pt-PT" w:eastAsia="es-ES"/>
          <w14:ligatures w14:val="none"/>
        </w:rPr>
        <w:t>RepositoryFirebase</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001080"/>
          <w:kern w:val="0"/>
          <w:sz w:val="21"/>
          <w:szCs w:val="21"/>
          <w:lang w:val="pt-PT" w:eastAsia="es-ES"/>
          <w14:ligatures w14:val="none"/>
        </w:rPr>
        <w:t>class</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5E2CBC"/>
          <w:kern w:val="0"/>
          <w:sz w:val="21"/>
          <w:szCs w:val="21"/>
          <w:lang w:val="pt-PT" w:eastAsia="es-ES"/>
          <w14:ligatures w14:val="none"/>
        </w:rPr>
        <w:t>getName</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5E2CBC"/>
          <w:kern w:val="0"/>
          <w:sz w:val="21"/>
          <w:szCs w:val="21"/>
          <w:lang w:val="pt-PT" w:eastAsia="es-ES"/>
          <w14:ligatures w14:val="none"/>
        </w:rPr>
        <w:t>log</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001080"/>
          <w:kern w:val="0"/>
          <w:sz w:val="21"/>
          <w:szCs w:val="21"/>
          <w:lang w:val="pt-PT" w:eastAsia="es-ES"/>
          <w14:ligatures w14:val="none"/>
        </w:rPr>
        <w:t>Level</w:t>
      </w:r>
      <w:r w:rsidRPr="004C0057">
        <w:rPr>
          <w:rFonts w:ascii="Consolas" w:eastAsia="Times New Roman" w:hAnsi="Consolas" w:cs="Times New Roman"/>
          <w:color w:val="292929"/>
          <w:kern w:val="0"/>
          <w:sz w:val="21"/>
          <w:szCs w:val="21"/>
          <w:lang w:val="pt-PT" w:eastAsia="es-ES"/>
          <w14:ligatures w14:val="none"/>
        </w:rPr>
        <w:t>.</w:t>
      </w:r>
      <w:r w:rsidRPr="004C0057">
        <w:rPr>
          <w:rFonts w:ascii="Consolas" w:eastAsia="Times New Roman" w:hAnsi="Consolas" w:cs="Times New Roman"/>
          <w:color w:val="001080"/>
          <w:kern w:val="0"/>
          <w:sz w:val="21"/>
          <w:szCs w:val="21"/>
          <w:lang w:val="pt-PT" w:eastAsia="es-ES"/>
          <w14:ligatures w14:val="none"/>
        </w:rPr>
        <w:t>SEVERE</w:t>
      </w: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0F4A85"/>
          <w:kern w:val="0"/>
          <w:sz w:val="21"/>
          <w:szCs w:val="21"/>
          <w:lang w:val="pt-PT" w:eastAsia="es-ES"/>
          <w14:ligatures w14:val="none"/>
        </w:rPr>
        <w:t>null</w:t>
      </w:r>
      <w:r w:rsidRPr="004C0057">
        <w:rPr>
          <w:rFonts w:ascii="Consolas" w:eastAsia="Times New Roman" w:hAnsi="Consolas" w:cs="Times New Roman"/>
          <w:color w:val="292929"/>
          <w:kern w:val="0"/>
          <w:sz w:val="21"/>
          <w:szCs w:val="21"/>
          <w:lang w:val="pt-PT" w:eastAsia="es-ES"/>
          <w14:ligatures w14:val="none"/>
        </w:rPr>
        <w:t>, ex);</w:t>
      </w:r>
    </w:p>
    <w:p w14:paraId="23189BFC"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pt-PT" w:eastAsia="es-ES"/>
          <w14:ligatures w14:val="none"/>
        </w:rPr>
        <w:t xml:space="preserve">    </w:t>
      </w:r>
      <w:r w:rsidRPr="004C0057">
        <w:rPr>
          <w:rFonts w:ascii="Consolas" w:eastAsia="Times New Roman" w:hAnsi="Consolas" w:cs="Times New Roman"/>
          <w:color w:val="292929"/>
          <w:kern w:val="0"/>
          <w:sz w:val="21"/>
          <w:szCs w:val="21"/>
          <w:lang w:val="es-ES" w:eastAsia="es-ES"/>
          <w14:ligatures w14:val="none"/>
        </w:rPr>
        <w:t>}</w:t>
      </w:r>
    </w:p>
    <w:p w14:paraId="0224E978" w14:textId="77777777" w:rsidR="004C0057" w:rsidRPr="004C0057" w:rsidRDefault="004C0057" w:rsidP="004C0057">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C0057">
        <w:rPr>
          <w:rFonts w:ascii="Consolas" w:eastAsia="Times New Roman" w:hAnsi="Consolas" w:cs="Times New Roman"/>
          <w:color w:val="292929"/>
          <w:kern w:val="0"/>
          <w:sz w:val="21"/>
          <w:szCs w:val="21"/>
          <w:lang w:val="es-ES" w:eastAsia="es-ES"/>
          <w14:ligatures w14:val="none"/>
        </w:rPr>
        <w:t>}</w:t>
      </w:r>
    </w:p>
    <w:p w14:paraId="6C4AB46B" w14:textId="77777777" w:rsidR="004C0057" w:rsidRDefault="004C0057" w:rsidP="00B230B2">
      <w:pPr>
        <w:rPr>
          <w:lang w:val="es-ES"/>
        </w:rPr>
      </w:pPr>
    </w:p>
    <w:p w14:paraId="0B036844" w14:textId="1460D329" w:rsidR="00236D00" w:rsidRDefault="00753A72" w:rsidP="00236D00">
      <w:pPr>
        <w:pStyle w:val="Ttulo2"/>
        <w:spacing w:line="360" w:lineRule="auto"/>
        <w:rPr>
          <w:lang w:val="es-ES"/>
        </w:rPr>
      </w:pPr>
      <w:bookmarkStart w:id="59" w:name="_Toc158500174"/>
      <w:r>
        <w:rPr>
          <w:lang w:val="es-ES"/>
        </w:rPr>
        <w:t>Servicios</w:t>
      </w:r>
      <w:bookmarkEnd w:id="59"/>
    </w:p>
    <w:p w14:paraId="0ED72061" w14:textId="46809C38" w:rsidR="007A6478" w:rsidRDefault="007A6478" w:rsidP="007E1F5F">
      <w:pPr>
        <w:spacing w:line="360" w:lineRule="auto"/>
        <w:jc w:val="both"/>
        <w:rPr>
          <w:rFonts w:ascii="Times New Roman" w:hAnsi="Times New Roman" w:cs="Times New Roman"/>
          <w:sz w:val="24"/>
          <w:szCs w:val="24"/>
          <w:lang w:val="es-ES"/>
        </w:rPr>
      </w:pPr>
      <w:r w:rsidRPr="007E1F5F">
        <w:rPr>
          <w:rFonts w:ascii="Times New Roman" w:hAnsi="Times New Roman" w:cs="Times New Roman"/>
          <w:sz w:val="24"/>
          <w:szCs w:val="24"/>
          <w:lang w:val="es-ES"/>
        </w:rPr>
        <w:t>En esta sección se definen las operaciones que llevará a cabo</w:t>
      </w:r>
      <w:r w:rsidR="007E1F5F" w:rsidRPr="007E1F5F">
        <w:rPr>
          <w:rFonts w:ascii="Times New Roman" w:hAnsi="Times New Roman" w:cs="Times New Roman"/>
          <w:sz w:val="24"/>
          <w:szCs w:val="24"/>
          <w:lang w:val="es-ES"/>
        </w:rPr>
        <w:t xml:space="preserve"> cada servicio que se implemente</w:t>
      </w:r>
      <w:r w:rsidRPr="007E1F5F">
        <w:rPr>
          <w:rFonts w:ascii="Times New Roman" w:hAnsi="Times New Roman" w:cs="Times New Roman"/>
          <w:sz w:val="24"/>
          <w:szCs w:val="24"/>
          <w:lang w:val="es-ES"/>
        </w:rPr>
        <w:t xml:space="preserve"> en el software. En esta parte, se emplean los métodos previamente creados en el repositorio, pero el servicio los adapta según sus propias preferencias o necesidades. Para lograrlo, es necesario instanciar un repositorio en el servicio y utilizarlo tanto en los métodos de </w:t>
      </w:r>
      <w:r w:rsidR="007E1F5F" w:rsidRPr="007E1F5F">
        <w:rPr>
          <w:rFonts w:ascii="Times New Roman" w:hAnsi="Times New Roman" w:cs="Times New Roman"/>
          <w:sz w:val="24"/>
          <w:szCs w:val="24"/>
          <w:lang w:val="es-ES"/>
        </w:rPr>
        <w:t>inserción, eliminación o búsqueda de datos.</w:t>
      </w:r>
    </w:p>
    <w:p w14:paraId="387CF1A3" w14:textId="5A108E3E" w:rsidR="00C45F34" w:rsidRPr="007E1F5F" w:rsidRDefault="00026828" w:rsidP="007E1F5F">
      <w:pPr>
        <w:spacing w:line="360" w:lineRule="auto"/>
        <w:jc w:val="both"/>
        <w:rPr>
          <w:rFonts w:ascii="Times New Roman" w:hAnsi="Times New Roman" w:cs="Times New Roman"/>
          <w:sz w:val="24"/>
          <w:szCs w:val="24"/>
          <w:lang w:val="es-ES"/>
        </w:rPr>
      </w:pPr>
      <w:r w:rsidRPr="00026828">
        <w:rPr>
          <w:rFonts w:ascii="Times New Roman" w:hAnsi="Times New Roman" w:cs="Times New Roman"/>
          <w:sz w:val="24"/>
          <w:szCs w:val="24"/>
          <w:lang w:val="es-ES"/>
        </w:rPr>
        <w:t xml:space="preserve">También </w:t>
      </w:r>
      <w:r>
        <w:rPr>
          <w:rFonts w:ascii="Times New Roman" w:hAnsi="Times New Roman" w:cs="Times New Roman"/>
          <w:sz w:val="24"/>
          <w:szCs w:val="24"/>
          <w:lang w:val="es-ES"/>
        </w:rPr>
        <w:t xml:space="preserve">se puede observar </w:t>
      </w:r>
      <w:r w:rsidRPr="00026828">
        <w:rPr>
          <w:rFonts w:ascii="Times New Roman" w:hAnsi="Times New Roman" w:cs="Times New Roman"/>
          <w:sz w:val="24"/>
          <w:szCs w:val="24"/>
          <w:lang w:val="es-ES"/>
        </w:rPr>
        <w:t xml:space="preserve">que en estos servicios se encargan de </w:t>
      </w:r>
      <w:proofErr w:type="spellStart"/>
      <w:r w:rsidRPr="00026828">
        <w:rPr>
          <w:rFonts w:ascii="Times New Roman" w:hAnsi="Times New Roman" w:cs="Times New Roman"/>
          <w:sz w:val="24"/>
          <w:szCs w:val="24"/>
          <w:lang w:val="es-ES"/>
        </w:rPr>
        <w:t>deserializar</w:t>
      </w:r>
      <w:proofErr w:type="spellEnd"/>
      <w:r w:rsidRPr="00026828">
        <w:rPr>
          <w:rFonts w:ascii="Times New Roman" w:hAnsi="Times New Roman" w:cs="Times New Roman"/>
          <w:sz w:val="24"/>
          <w:szCs w:val="24"/>
          <w:lang w:val="es-ES"/>
        </w:rPr>
        <w:t xml:space="preserve"> los datos provenientes de </w:t>
      </w:r>
      <w:proofErr w:type="spellStart"/>
      <w:r w:rsidRPr="00026828">
        <w:rPr>
          <w:rFonts w:ascii="Times New Roman" w:hAnsi="Times New Roman" w:cs="Times New Roman"/>
          <w:sz w:val="24"/>
          <w:szCs w:val="24"/>
          <w:lang w:val="es-ES"/>
        </w:rPr>
        <w:t>Firebase</w:t>
      </w:r>
      <w:proofErr w:type="spellEnd"/>
      <w:r w:rsidRPr="00026828">
        <w:rPr>
          <w:rFonts w:ascii="Times New Roman" w:hAnsi="Times New Roman" w:cs="Times New Roman"/>
          <w:sz w:val="24"/>
          <w:szCs w:val="24"/>
          <w:lang w:val="es-ES"/>
        </w:rPr>
        <w:t xml:space="preserve">, </w:t>
      </w:r>
      <w:proofErr w:type="spellStart"/>
      <w:r w:rsidRPr="00026828">
        <w:rPr>
          <w:rFonts w:ascii="Times New Roman" w:hAnsi="Times New Roman" w:cs="Times New Roman"/>
          <w:sz w:val="24"/>
          <w:szCs w:val="24"/>
          <w:lang w:val="es-ES"/>
        </w:rPr>
        <w:t>parseándolos</w:t>
      </w:r>
      <w:proofErr w:type="spellEnd"/>
      <w:r w:rsidRPr="00026828">
        <w:rPr>
          <w:rFonts w:ascii="Times New Roman" w:hAnsi="Times New Roman" w:cs="Times New Roman"/>
          <w:sz w:val="24"/>
          <w:szCs w:val="24"/>
          <w:lang w:val="es-ES"/>
        </w:rPr>
        <w:t xml:space="preserve"> a los modelos</w:t>
      </w:r>
      <w:r>
        <w:rPr>
          <w:rFonts w:ascii="Times New Roman" w:hAnsi="Times New Roman" w:cs="Times New Roman"/>
          <w:sz w:val="24"/>
          <w:szCs w:val="24"/>
          <w:lang w:val="es-ES"/>
        </w:rPr>
        <w:t xml:space="preserve"> </w:t>
      </w:r>
      <w:r w:rsidRPr="00026828">
        <w:rPr>
          <w:rFonts w:ascii="Times New Roman" w:hAnsi="Times New Roman" w:cs="Times New Roman"/>
          <w:sz w:val="24"/>
          <w:szCs w:val="24"/>
          <w:lang w:val="es-ES"/>
        </w:rPr>
        <w:t>creados previamente para facilitar el manejo de los datos de manera más cómoda.</w:t>
      </w:r>
      <w:r>
        <w:rPr>
          <w:rFonts w:ascii="Times New Roman" w:hAnsi="Times New Roman" w:cs="Times New Roman"/>
          <w:sz w:val="24"/>
          <w:szCs w:val="24"/>
          <w:lang w:val="es-ES"/>
        </w:rPr>
        <w:t xml:space="preserve"> </w:t>
      </w:r>
      <w:r w:rsidR="007441D6">
        <w:rPr>
          <w:rFonts w:ascii="Times New Roman" w:hAnsi="Times New Roman" w:cs="Times New Roman"/>
          <w:sz w:val="24"/>
          <w:szCs w:val="24"/>
          <w:lang w:val="es-ES"/>
        </w:rPr>
        <w:t xml:space="preserve">Esto se logra </w:t>
      </w:r>
      <w:r>
        <w:rPr>
          <w:rFonts w:ascii="Times New Roman" w:hAnsi="Times New Roman" w:cs="Times New Roman"/>
          <w:sz w:val="24"/>
          <w:szCs w:val="24"/>
          <w:lang w:val="es-ES"/>
        </w:rPr>
        <w:t xml:space="preserve">mediante la función </w:t>
      </w:r>
      <w:proofErr w:type="spellStart"/>
      <w:proofErr w:type="gramStart"/>
      <w:r w:rsidRPr="00026828">
        <w:rPr>
          <w:rFonts w:ascii="Times New Roman" w:hAnsi="Times New Roman" w:cs="Times New Roman"/>
          <w:sz w:val="24"/>
          <w:szCs w:val="24"/>
          <w:lang w:val="es-ES"/>
        </w:rPr>
        <w:t>document</w:t>
      </w:r>
      <w:r w:rsidRPr="00026828">
        <w:rPr>
          <w:rFonts w:ascii="Times New Roman" w:hAnsi="Times New Roman" w:cs="Times New Roman"/>
          <w:sz w:val="24"/>
          <w:szCs w:val="24"/>
          <w:lang w:val="es-ES"/>
        </w:rPr>
        <w:t>.toObject</w:t>
      </w:r>
      <w:proofErr w:type="spellEnd"/>
      <w:proofErr w:type="gramEnd"/>
      <w:r w:rsidRPr="00026828">
        <w:rPr>
          <w:rFonts w:ascii="Times New Roman" w:hAnsi="Times New Roman" w:cs="Times New Roman"/>
          <w:sz w:val="24"/>
          <w:szCs w:val="24"/>
          <w:lang w:val="es-ES"/>
        </w:rPr>
        <w:t>(</w:t>
      </w:r>
      <w:proofErr w:type="spellStart"/>
      <w:r>
        <w:rPr>
          <w:rFonts w:ascii="Times New Roman" w:hAnsi="Times New Roman" w:cs="Times New Roman"/>
          <w:sz w:val="24"/>
          <w:szCs w:val="24"/>
          <w:lang w:val="es-ES"/>
        </w:rPr>
        <w:t>Clase</w:t>
      </w:r>
      <w:r w:rsidRPr="00026828">
        <w:rPr>
          <w:rFonts w:ascii="Times New Roman" w:hAnsi="Times New Roman" w:cs="Times New Roman"/>
          <w:sz w:val="24"/>
          <w:szCs w:val="24"/>
          <w:lang w:val="es-ES"/>
        </w:rPr>
        <w:t>.class</w:t>
      </w:r>
      <w:proofErr w:type="spellEnd"/>
      <w:r w:rsidRPr="00026828">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7441D6">
        <w:rPr>
          <w:rFonts w:ascii="Times New Roman" w:hAnsi="Times New Roman" w:cs="Times New Roman"/>
          <w:sz w:val="24"/>
          <w:szCs w:val="24"/>
          <w:lang w:val="es-ES"/>
        </w:rPr>
        <w:t>que ayuda en este proceso.</w:t>
      </w:r>
    </w:p>
    <w:p w14:paraId="70345E35" w14:textId="60CEF85D" w:rsidR="00753A72" w:rsidRPr="007E1F5F" w:rsidRDefault="00753A72" w:rsidP="00753A72">
      <w:pPr>
        <w:pStyle w:val="Ttulo3"/>
        <w:spacing w:line="360" w:lineRule="auto"/>
        <w:rPr>
          <w:lang w:val="es-ES"/>
        </w:rPr>
      </w:pPr>
      <w:bookmarkStart w:id="60" w:name="_Toc158500175"/>
      <w:r>
        <w:rPr>
          <w:lang w:val="es-ES"/>
        </w:rPr>
        <w:lastRenderedPageBreak/>
        <w:t>Servicio Usuario</w:t>
      </w:r>
      <w:bookmarkEnd w:id="60"/>
    </w:p>
    <w:p w14:paraId="0FE9A24B"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0E5F12">
        <w:rPr>
          <w:rFonts w:ascii="Consolas" w:eastAsia="Times New Roman" w:hAnsi="Consolas" w:cs="Times New Roman"/>
          <w:color w:val="0F4A85"/>
          <w:kern w:val="0"/>
          <w:sz w:val="21"/>
          <w:szCs w:val="21"/>
          <w:lang w:val="es-ES" w:eastAsia="es-ES"/>
          <w14:ligatures w14:val="none"/>
        </w:rPr>
        <w:t>public</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class</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Susuario</w:t>
      </w:r>
      <w:proofErr w:type="spellEnd"/>
      <w:r w:rsidRPr="000E5F12">
        <w:rPr>
          <w:rFonts w:ascii="Consolas" w:eastAsia="Times New Roman" w:hAnsi="Consolas" w:cs="Times New Roman"/>
          <w:color w:val="292929"/>
          <w:kern w:val="0"/>
          <w:sz w:val="21"/>
          <w:szCs w:val="21"/>
          <w:lang w:val="es-ES" w:eastAsia="es-ES"/>
          <w14:ligatures w14:val="none"/>
        </w:rPr>
        <w:t xml:space="preserve"> </w:t>
      </w:r>
    </w:p>
    <w:p w14:paraId="1103C255"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w:t>
      </w:r>
    </w:p>
    <w:p w14:paraId="5842FB5D"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RepositoryFirebase</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01080"/>
          <w:kern w:val="0"/>
          <w:sz w:val="21"/>
          <w:szCs w:val="21"/>
          <w:lang w:val="es-ES" w:eastAsia="es-ES"/>
          <w14:ligatures w14:val="none"/>
        </w:rPr>
        <w:t>rf</w:t>
      </w:r>
      <w:proofErr w:type="spellEnd"/>
      <w:r w:rsidRPr="000E5F12">
        <w:rPr>
          <w:rFonts w:ascii="Consolas" w:eastAsia="Times New Roman" w:hAnsi="Consolas" w:cs="Times New Roman"/>
          <w:color w:val="292929"/>
          <w:kern w:val="0"/>
          <w:sz w:val="21"/>
          <w:szCs w:val="21"/>
          <w:lang w:val="es-ES" w:eastAsia="es-ES"/>
          <w14:ligatures w14:val="none"/>
        </w:rPr>
        <w:t>;</w:t>
      </w:r>
    </w:p>
    <w:p w14:paraId="1CB1F96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
    <w:p w14:paraId="72B8A28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public</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0E5F12">
        <w:rPr>
          <w:rFonts w:ascii="Consolas" w:eastAsia="Times New Roman" w:hAnsi="Consolas" w:cs="Times New Roman"/>
          <w:color w:val="5E2CBC"/>
          <w:kern w:val="0"/>
          <w:sz w:val="21"/>
          <w:szCs w:val="21"/>
          <w:lang w:val="es-ES" w:eastAsia="es-ES"/>
          <w14:ligatures w14:val="none"/>
        </w:rPr>
        <w:t>Susuario</w:t>
      </w:r>
      <w:proofErr w:type="spellEnd"/>
      <w:r w:rsidRPr="000E5F12">
        <w:rPr>
          <w:rFonts w:ascii="Consolas" w:eastAsia="Times New Roman" w:hAnsi="Consolas" w:cs="Times New Roman"/>
          <w:color w:val="292929"/>
          <w:kern w:val="0"/>
          <w:sz w:val="21"/>
          <w:szCs w:val="21"/>
          <w:lang w:val="es-ES" w:eastAsia="es-ES"/>
          <w14:ligatures w14:val="none"/>
        </w:rPr>
        <w:t>(</w:t>
      </w:r>
      <w:proofErr w:type="gramEnd"/>
      <w:r w:rsidRPr="000E5F12">
        <w:rPr>
          <w:rFonts w:ascii="Consolas" w:eastAsia="Times New Roman" w:hAnsi="Consolas" w:cs="Times New Roman"/>
          <w:color w:val="292929"/>
          <w:kern w:val="0"/>
          <w:sz w:val="21"/>
          <w:szCs w:val="21"/>
          <w:lang w:val="es-ES" w:eastAsia="es-ES"/>
          <w14:ligatures w14:val="none"/>
        </w:rPr>
        <w:t>)</w:t>
      </w:r>
    </w:p>
    <w:p w14:paraId="303F0568"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292929"/>
          <w:kern w:val="0"/>
          <w:sz w:val="21"/>
          <w:szCs w:val="21"/>
          <w:lang w:val="pt-PT" w:eastAsia="es-ES"/>
          <w14:ligatures w14:val="none"/>
        </w:rPr>
        <w:t>{</w:t>
      </w:r>
    </w:p>
    <w:p w14:paraId="7CBF38D3"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rf</w:t>
      </w:r>
      <w:r w:rsidRPr="000E5F12">
        <w:rPr>
          <w:rFonts w:ascii="Consolas" w:eastAsia="Times New Roman" w:hAnsi="Consolas" w:cs="Times New Roman"/>
          <w:color w:val="000000"/>
          <w:kern w:val="0"/>
          <w:sz w:val="21"/>
          <w:szCs w:val="21"/>
          <w:lang w:val="pt-PT" w:eastAsia="es-ES"/>
          <w14:ligatures w14:val="none"/>
        </w:rPr>
        <w:t>=</w:t>
      </w:r>
      <w:r w:rsidRPr="000E5F12">
        <w:rPr>
          <w:rFonts w:ascii="Consolas" w:eastAsia="Times New Roman" w:hAnsi="Consolas" w:cs="Times New Roman"/>
          <w:color w:val="B5200D"/>
          <w:kern w:val="0"/>
          <w:sz w:val="21"/>
          <w:szCs w:val="21"/>
          <w:lang w:val="pt-PT" w:eastAsia="es-ES"/>
          <w14:ligatures w14:val="none"/>
        </w:rPr>
        <w:t>new</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5E2CBC"/>
          <w:kern w:val="0"/>
          <w:sz w:val="21"/>
          <w:szCs w:val="21"/>
          <w:lang w:val="pt-PT" w:eastAsia="es-ES"/>
          <w14:ligatures w14:val="none"/>
        </w:rPr>
        <w:t>RepositoryFirebase</w:t>
      </w:r>
      <w:r w:rsidRPr="000E5F12">
        <w:rPr>
          <w:rFonts w:ascii="Consolas" w:eastAsia="Times New Roman" w:hAnsi="Consolas" w:cs="Times New Roman"/>
          <w:color w:val="292929"/>
          <w:kern w:val="0"/>
          <w:sz w:val="21"/>
          <w:szCs w:val="21"/>
          <w:lang w:val="pt-PT" w:eastAsia="es-ES"/>
          <w14:ligatures w14:val="none"/>
        </w:rPr>
        <w:t>();</w:t>
      </w:r>
    </w:p>
    <w:p w14:paraId="4EF3F2E2"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w:t>
      </w:r>
    </w:p>
    <w:p w14:paraId="7FB9A83B"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p>
    <w:p w14:paraId="1077E15D"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0F4A85"/>
          <w:kern w:val="0"/>
          <w:sz w:val="21"/>
          <w:szCs w:val="21"/>
          <w:lang w:val="pt-PT" w:eastAsia="es-ES"/>
          <w14:ligatures w14:val="none"/>
        </w:rPr>
        <w:t>public</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185E73"/>
          <w:kern w:val="0"/>
          <w:sz w:val="21"/>
          <w:szCs w:val="21"/>
          <w:lang w:val="pt-PT" w:eastAsia="es-ES"/>
          <w14:ligatures w14:val="none"/>
        </w:rPr>
        <w:t>int</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5E2CBC"/>
          <w:kern w:val="0"/>
          <w:sz w:val="21"/>
          <w:szCs w:val="21"/>
          <w:lang w:val="pt-PT" w:eastAsia="es-ES"/>
          <w14:ligatures w14:val="none"/>
        </w:rPr>
        <w:t>insert</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185E73"/>
          <w:kern w:val="0"/>
          <w:sz w:val="21"/>
          <w:szCs w:val="21"/>
          <w:lang w:val="pt-PT" w:eastAsia="es-ES"/>
          <w14:ligatures w14:val="none"/>
        </w:rPr>
        <w:t>Map</w:t>
      </w:r>
      <w:r w:rsidRPr="000E5F12">
        <w:rPr>
          <w:rFonts w:ascii="Consolas" w:eastAsia="Times New Roman" w:hAnsi="Consolas" w:cs="Times New Roman"/>
          <w:color w:val="292929"/>
          <w:kern w:val="0"/>
          <w:sz w:val="21"/>
          <w:szCs w:val="21"/>
          <w:lang w:val="pt-PT" w:eastAsia="es-ES"/>
          <w14:ligatures w14:val="none"/>
        </w:rPr>
        <w:t>&lt;</w:t>
      </w:r>
      <w:r w:rsidRPr="000E5F12">
        <w:rPr>
          <w:rFonts w:ascii="Consolas" w:eastAsia="Times New Roman" w:hAnsi="Consolas" w:cs="Times New Roman"/>
          <w:color w:val="185E73"/>
          <w:kern w:val="0"/>
          <w:sz w:val="21"/>
          <w:szCs w:val="21"/>
          <w:lang w:val="pt-PT" w:eastAsia="es-ES"/>
          <w14:ligatures w14:val="none"/>
        </w:rPr>
        <w:t>String</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185E73"/>
          <w:kern w:val="0"/>
          <w:sz w:val="21"/>
          <w:szCs w:val="21"/>
          <w:lang w:val="pt-PT" w:eastAsia="es-ES"/>
          <w14:ligatures w14:val="none"/>
        </w:rPr>
        <w:t>Object</w:t>
      </w:r>
      <w:r w:rsidRPr="000E5F12">
        <w:rPr>
          <w:rFonts w:ascii="Consolas" w:eastAsia="Times New Roman" w:hAnsi="Consolas" w:cs="Times New Roman"/>
          <w:color w:val="292929"/>
          <w:kern w:val="0"/>
          <w:sz w:val="21"/>
          <w:szCs w:val="21"/>
          <w:lang w:val="pt-PT" w:eastAsia="es-ES"/>
          <w14:ligatures w14:val="none"/>
        </w:rPr>
        <w:t xml:space="preserve">&gt; </w:t>
      </w:r>
      <w:r w:rsidRPr="000E5F12">
        <w:rPr>
          <w:rFonts w:ascii="Consolas" w:eastAsia="Times New Roman" w:hAnsi="Consolas" w:cs="Times New Roman"/>
          <w:color w:val="001080"/>
          <w:kern w:val="0"/>
          <w:sz w:val="21"/>
          <w:szCs w:val="21"/>
          <w:lang w:val="pt-PT" w:eastAsia="es-ES"/>
          <w14:ligatures w14:val="none"/>
        </w:rPr>
        <w:t>data</w:t>
      </w:r>
      <w:r w:rsidRPr="000E5F12">
        <w:rPr>
          <w:rFonts w:ascii="Consolas" w:eastAsia="Times New Roman" w:hAnsi="Consolas" w:cs="Times New Roman"/>
          <w:color w:val="292929"/>
          <w:kern w:val="0"/>
          <w:sz w:val="21"/>
          <w:szCs w:val="21"/>
          <w:lang w:val="pt-PT" w:eastAsia="es-ES"/>
          <w14:ligatures w14:val="none"/>
        </w:rPr>
        <w:t>)</w:t>
      </w:r>
    </w:p>
    <w:p w14:paraId="620D5F0F"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w:t>
      </w:r>
    </w:p>
    <w:p w14:paraId="3604BE15"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B5200D"/>
          <w:kern w:val="0"/>
          <w:sz w:val="21"/>
          <w:szCs w:val="21"/>
          <w:lang w:val="pt-PT" w:eastAsia="es-ES"/>
          <w14:ligatures w14:val="none"/>
        </w:rPr>
        <w:t>try</w:t>
      </w:r>
      <w:r w:rsidRPr="000E5F12">
        <w:rPr>
          <w:rFonts w:ascii="Consolas" w:eastAsia="Times New Roman" w:hAnsi="Consolas" w:cs="Times New Roman"/>
          <w:color w:val="292929"/>
          <w:kern w:val="0"/>
          <w:sz w:val="21"/>
          <w:szCs w:val="21"/>
          <w:lang w:val="pt-PT" w:eastAsia="es-ES"/>
          <w14:ligatures w14:val="none"/>
        </w:rPr>
        <w:t xml:space="preserve"> {</w:t>
      </w:r>
    </w:p>
    <w:p w14:paraId="6EFCFA3A"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185E73"/>
          <w:kern w:val="0"/>
          <w:sz w:val="21"/>
          <w:szCs w:val="21"/>
          <w:lang w:val="pt-PT" w:eastAsia="es-ES"/>
          <w14:ligatures w14:val="none"/>
        </w:rPr>
        <w:t>Object</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001080"/>
          <w:kern w:val="0"/>
          <w:sz w:val="21"/>
          <w:szCs w:val="21"/>
          <w:lang w:val="pt-PT" w:eastAsia="es-ES"/>
          <w14:ligatures w14:val="none"/>
        </w:rPr>
        <w:t>valor</w:t>
      </w:r>
      <w:r w:rsidRPr="000E5F12">
        <w:rPr>
          <w:rFonts w:ascii="Consolas" w:eastAsia="Times New Roman" w:hAnsi="Consolas" w:cs="Times New Roman"/>
          <w:color w:val="000000"/>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data</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5E2CBC"/>
          <w:kern w:val="0"/>
          <w:sz w:val="21"/>
          <w:szCs w:val="21"/>
          <w:lang w:val="pt-PT" w:eastAsia="es-ES"/>
          <w14:ligatures w14:val="none"/>
        </w:rPr>
        <w:t>get</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Usuario</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PusuarioK</w:t>
      </w:r>
      <w:r w:rsidRPr="000E5F12">
        <w:rPr>
          <w:rFonts w:ascii="Consolas" w:eastAsia="Times New Roman" w:hAnsi="Consolas" w:cs="Times New Roman"/>
          <w:color w:val="292929"/>
          <w:kern w:val="0"/>
          <w:sz w:val="21"/>
          <w:szCs w:val="21"/>
          <w:lang w:val="pt-PT" w:eastAsia="es-ES"/>
          <w14:ligatures w14:val="none"/>
        </w:rPr>
        <w:t>);</w:t>
      </w:r>
    </w:p>
    <w:p w14:paraId="7A1871A9"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B5200D"/>
          <w:kern w:val="0"/>
          <w:sz w:val="21"/>
          <w:szCs w:val="21"/>
          <w:lang w:val="pt-PT" w:eastAsia="es-ES"/>
          <w14:ligatures w14:val="none"/>
        </w:rPr>
        <w:t>if</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5E2CBC"/>
          <w:kern w:val="0"/>
          <w:sz w:val="21"/>
          <w:szCs w:val="21"/>
          <w:lang w:val="pt-PT" w:eastAsia="es-ES"/>
          <w14:ligatures w14:val="none"/>
        </w:rPr>
        <w:t>buscar</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valor</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5E2CBC"/>
          <w:kern w:val="0"/>
          <w:sz w:val="21"/>
          <w:szCs w:val="21"/>
          <w:lang w:val="pt-PT" w:eastAsia="es-ES"/>
          <w14:ligatures w14:val="none"/>
        </w:rPr>
        <w:t>toString</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5E2CBC"/>
          <w:kern w:val="0"/>
          <w:sz w:val="21"/>
          <w:szCs w:val="21"/>
          <w:lang w:val="pt-PT" w:eastAsia="es-ES"/>
          <w14:ligatures w14:val="none"/>
        </w:rPr>
        <w:t>size</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0000"/>
          <w:kern w:val="0"/>
          <w:sz w:val="21"/>
          <w:szCs w:val="21"/>
          <w:lang w:val="pt-PT" w:eastAsia="es-ES"/>
          <w14:ligatures w14:val="none"/>
        </w:rPr>
        <w:t>&lt;=</w:t>
      </w:r>
      <w:r w:rsidRPr="000E5F12">
        <w:rPr>
          <w:rFonts w:ascii="Consolas" w:eastAsia="Times New Roman" w:hAnsi="Consolas" w:cs="Times New Roman"/>
          <w:color w:val="096D48"/>
          <w:kern w:val="0"/>
          <w:sz w:val="21"/>
          <w:szCs w:val="21"/>
          <w:lang w:val="pt-PT" w:eastAsia="es-ES"/>
          <w14:ligatures w14:val="none"/>
        </w:rPr>
        <w:t>0</w:t>
      </w:r>
      <w:r w:rsidRPr="000E5F12">
        <w:rPr>
          <w:rFonts w:ascii="Consolas" w:eastAsia="Times New Roman" w:hAnsi="Consolas" w:cs="Times New Roman"/>
          <w:color w:val="292929"/>
          <w:kern w:val="0"/>
          <w:sz w:val="21"/>
          <w:szCs w:val="21"/>
          <w:lang w:val="pt-PT" w:eastAsia="es-ES"/>
          <w14:ligatures w14:val="none"/>
        </w:rPr>
        <w:t>){</w:t>
      </w:r>
    </w:p>
    <w:p w14:paraId="16CD647F"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proofErr w:type="spellStart"/>
      <w:proofErr w:type="gramStart"/>
      <w:r w:rsidRPr="000E5F12">
        <w:rPr>
          <w:rFonts w:ascii="Consolas" w:eastAsia="Times New Roman" w:hAnsi="Consolas" w:cs="Times New Roman"/>
          <w:color w:val="001080"/>
          <w:kern w:val="0"/>
          <w:sz w:val="21"/>
          <w:szCs w:val="21"/>
          <w:lang w:val="es-ES" w:eastAsia="es-ES"/>
          <w14:ligatures w14:val="none"/>
        </w:rPr>
        <w:t>rf</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FirebaseInsertOrUpdate</w:t>
      </w:r>
      <w:proofErr w:type="spellEnd"/>
      <w:proofErr w:type="gramEnd"/>
      <w:r w:rsidRPr="000E5F12">
        <w:rPr>
          <w:rFonts w:ascii="Consolas" w:eastAsia="Times New Roman" w:hAnsi="Consolas" w:cs="Times New Roman"/>
          <w:color w:val="292929"/>
          <w:kern w:val="0"/>
          <w:sz w:val="21"/>
          <w:szCs w:val="21"/>
          <w:lang w:val="es-ES" w:eastAsia="es-ES"/>
          <w14:ligatures w14:val="none"/>
        </w:rPr>
        <w:t>(</w:t>
      </w:r>
      <w:proofErr w:type="spellStart"/>
      <w:r w:rsidRPr="000E5F12">
        <w:rPr>
          <w:rFonts w:ascii="Consolas" w:eastAsia="Times New Roman" w:hAnsi="Consolas" w:cs="Times New Roman"/>
          <w:color w:val="001080"/>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coleccionUsuario</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292929"/>
          <w:kern w:val="0"/>
          <w:sz w:val="21"/>
          <w:szCs w:val="21"/>
          <w:lang w:val="es-ES" w:eastAsia="es-ES"/>
          <w14:ligatures w14:val="none"/>
        </w:rPr>
        <w:t>data,</w:t>
      </w:r>
      <w:r w:rsidRPr="000E5F12">
        <w:rPr>
          <w:rFonts w:ascii="Consolas" w:eastAsia="Times New Roman" w:hAnsi="Consolas" w:cs="Times New Roman"/>
          <w:color w:val="0F4A85"/>
          <w:kern w:val="0"/>
          <w:sz w:val="21"/>
          <w:szCs w:val="21"/>
          <w:lang w:val="es-ES" w:eastAsia="es-ES"/>
          <w14:ligatures w14:val="none"/>
        </w:rPr>
        <w:t>null</w:t>
      </w:r>
      <w:proofErr w:type="spellEnd"/>
      <w:r w:rsidRPr="000E5F12">
        <w:rPr>
          <w:rFonts w:ascii="Consolas" w:eastAsia="Times New Roman" w:hAnsi="Consolas" w:cs="Times New Roman"/>
          <w:color w:val="292929"/>
          <w:kern w:val="0"/>
          <w:sz w:val="21"/>
          <w:szCs w:val="21"/>
          <w:lang w:val="es-ES" w:eastAsia="es-ES"/>
          <w14:ligatures w14:val="none"/>
        </w:rPr>
        <w:t>);</w:t>
      </w:r>
    </w:p>
    <w:p w14:paraId="6095189A"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w:t>
      </w:r>
    </w:p>
    <w:p w14:paraId="52DDBC3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 </w:t>
      </w:r>
      <w:r w:rsidRPr="000E5F12">
        <w:rPr>
          <w:rFonts w:ascii="Consolas" w:eastAsia="Times New Roman" w:hAnsi="Consolas" w:cs="Times New Roman"/>
          <w:color w:val="B5200D"/>
          <w:kern w:val="0"/>
          <w:sz w:val="21"/>
          <w:szCs w:val="21"/>
          <w:lang w:val="es-ES" w:eastAsia="es-ES"/>
          <w14:ligatures w14:val="none"/>
        </w:rPr>
        <w:t>catch</w:t>
      </w: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InterruptedException</w:t>
      </w:r>
      <w:proofErr w:type="spellEnd"/>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01080"/>
          <w:kern w:val="0"/>
          <w:sz w:val="21"/>
          <w:szCs w:val="21"/>
          <w:lang w:val="es-ES" w:eastAsia="es-ES"/>
          <w14:ligatures w14:val="none"/>
        </w:rPr>
        <w:t>ex</w:t>
      </w:r>
      <w:r w:rsidRPr="000E5F12">
        <w:rPr>
          <w:rFonts w:ascii="Consolas" w:eastAsia="Times New Roman" w:hAnsi="Consolas" w:cs="Times New Roman"/>
          <w:color w:val="292929"/>
          <w:kern w:val="0"/>
          <w:sz w:val="21"/>
          <w:szCs w:val="21"/>
          <w:lang w:val="es-ES" w:eastAsia="es-ES"/>
          <w14:ligatures w14:val="none"/>
        </w:rPr>
        <w:t>) {</w:t>
      </w:r>
    </w:p>
    <w:p w14:paraId="1F895B06"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01080"/>
          <w:kern w:val="0"/>
          <w:sz w:val="21"/>
          <w:szCs w:val="21"/>
          <w:lang w:val="es-ES" w:eastAsia="es-ES"/>
          <w14:ligatures w14:val="none"/>
        </w:rPr>
        <w:t>Logger</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getLogger</w:t>
      </w:r>
      <w:proofErr w:type="spellEnd"/>
      <w:r w:rsidRPr="000E5F12">
        <w:rPr>
          <w:rFonts w:ascii="Consolas" w:eastAsia="Times New Roman" w:hAnsi="Consolas" w:cs="Times New Roman"/>
          <w:color w:val="292929"/>
          <w:kern w:val="0"/>
          <w:sz w:val="21"/>
          <w:szCs w:val="21"/>
          <w:lang w:val="es-ES" w:eastAsia="es-ES"/>
          <w14:ligatures w14:val="none"/>
        </w:rPr>
        <w:t>(</w:t>
      </w:r>
      <w:proofErr w:type="spellStart"/>
      <w:proofErr w:type="gramStart"/>
      <w:r w:rsidRPr="000E5F12">
        <w:rPr>
          <w:rFonts w:ascii="Consolas" w:eastAsia="Times New Roman" w:hAnsi="Consolas" w:cs="Times New Roman"/>
          <w:color w:val="001080"/>
          <w:kern w:val="0"/>
          <w:sz w:val="21"/>
          <w:szCs w:val="21"/>
          <w:lang w:val="es-ES" w:eastAsia="es-ES"/>
          <w14:ligatures w14:val="none"/>
        </w:rPr>
        <w:t>Susuario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class</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getName</w:t>
      </w:r>
      <w:proofErr w:type="spellEnd"/>
      <w:proofErr w:type="gramEnd"/>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log</w:t>
      </w:r>
      <w:r w:rsidRPr="000E5F12">
        <w:rPr>
          <w:rFonts w:ascii="Consolas" w:eastAsia="Times New Roman" w:hAnsi="Consolas" w:cs="Times New Roman"/>
          <w:color w:val="292929"/>
          <w:kern w:val="0"/>
          <w:sz w:val="21"/>
          <w:szCs w:val="21"/>
          <w:lang w:val="es-ES" w:eastAsia="es-ES"/>
          <w14:ligatures w14:val="none"/>
        </w:rPr>
        <w:t>(</w:t>
      </w:r>
      <w:proofErr w:type="spellStart"/>
      <w:r w:rsidRPr="000E5F12">
        <w:rPr>
          <w:rFonts w:ascii="Consolas" w:eastAsia="Times New Roman" w:hAnsi="Consolas" w:cs="Times New Roman"/>
          <w:color w:val="001080"/>
          <w:kern w:val="0"/>
          <w:sz w:val="21"/>
          <w:szCs w:val="21"/>
          <w:lang w:val="es-ES" w:eastAsia="es-ES"/>
          <w14:ligatures w14:val="none"/>
        </w:rPr>
        <w:t>Level</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SEVERE</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null</w:t>
      </w:r>
      <w:proofErr w:type="spellEnd"/>
      <w:r w:rsidRPr="000E5F12">
        <w:rPr>
          <w:rFonts w:ascii="Consolas" w:eastAsia="Times New Roman" w:hAnsi="Consolas" w:cs="Times New Roman"/>
          <w:color w:val="292929"/>
          <w:kern w:val="0"/>
          <w:sz w:val="21"/>
          <w:szCs w:val="21"/>
          <w:lang w:val="es-ES" w:eastAsia="es-ES"/>
          <w14:ligatures w14:val="none"/>
        </w:rPr>
        <w:t>, ex);</w:t>
      </w:r>
    </w:p>
    <w:p w14:paraId="7375C9FF"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 </w:t>
      </w:r>
      <w:r w:rsidRPr="000E5F12">
        <w:rPr>
          <w:rFonts w:ascii="Consolas" w:eastAsia="Times New Roman" w:hAnsi="Consolas" w:cs="Times New Roman"/>
          <w:color w:val="B5200D"/>
          <w:kern w:val="0"/>
          <w:sz w:val="21"/>
          <w:szCs w:val="21"/>
          <w:lang w:val="es-ES" w:eastAsia="es-ES"/>
          <w14:ligatures w14:val="none"/>
        </w:rPr>
        <w:t>catch</w:t>
      </w: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ExecutionException</w:t>
      </w:r>
      <w:proofErr w:type="spellEnd"/>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01080"/>
          <w:kern w:val="0"/>
          <w:sz w:val="21"/>
          <w:szCs w:val="21"/>
          <w:lang w:val="es-ES" w:eastAsia="es-ES"/>
          <w14:ligatures w14:val="none"/>
        </w:rPr>
        <w:t>ex</w:t>
      </w:r>
      <w:r w:rsidRPr="000E5F12">
        <w:rPr>
          <w:rFonts w:ascii="Consolas" w:eastAsia="Times New Roman" w:hAnsi="Consolas" w:cs="Times New Roman"/>
          <w:color w:val="292929"/>
          <w:kern w:val="0"/>
          <w:sz w:val="21"/>
          <w:szCs w:val="21"/>
          <w:lang w:val="es-ES" w:eastAsia="es-ES"/>
          <w14:ligatures w14:val="none"/>
        </w:rPr>
        <w:t>) {</w:t>
      </w:r>
    </w:p>
    <w:p w14:paraId="08D32D28"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01080"/>
          <w:kern w:val="0"/>
          <w:sz w:val="21"/>
          <w:szCs w:val="21"/>
          <w:lang w:val="es-ES" w:eastAsia="es-ES"/>
          <w14:ligatures w14:val="none"/>
        </w:rPr>
        <w:t>Logger</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getLogger</w:t>
      </w:r>
      <w:proofErr w:type="spellEnd"/>
      <w:r w:rsidRPr="000E5F12">
        <w:rPr>
          <w:rFonts w:ascii="Consolas" w:eastAsia="Times New Roman" w:hAnsi="Consolas" w:cs="Times New Roman"/>
          <w:color w:val="292929"/>
          <w:kern w:val="0"/>
          <w:sz w:val="21"/>
          <w:szCs w:val="21"/>
          <w:lang w:val="es-ES" w:eastAsia="es-ES"/>
          <w14:ligatures w14:val="none"/>
        </w:rPr>
        <w:t>(</w:t>
      </w:r>
      <w:proofErr w:type="spellStart"/>
      <w:proofErr w:type="gramStart"/>
      <w:r w:rsidRPr="000E5F12">
        <w:rPr>
          <w:rFonts w:ascii="Consolas" w:eastAsia="Times New Roman" w:hAnsi="Consolas" w:cs="Times New Roman"/>
          <w:color w:val="001080"/>
          <w:kern w:val="0"/>
          <w:sz w:val="21"/>
          <w:szCs w:val="21"/>
          <w:lang w:val="es-ES" w:eastAsia="es-ES"/>
          <w14:ligatures w14:val="none"/>
        </w:rPr>
        <w:t>Susuario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class</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getName</w:t>
      </w:r>
      <w:proofErr w:type="spellEnd"/>
      <w:proofErr w:type="gramEnd"/>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log</w:t>
      </w:r>
      <w:r w:rsidRPr="000E5F12">
        <w:rPr>
          <w:rFonts w:ascii="Consolas" w:eastAsia="Times New Roman" w:hAnsi="Consolas" w:cs="Times New Roman"/>
          <w:color w:val="292929"/>
          <w:kern w:val="0"/>
          <w:sz w:val="21"/>
          <w:szCs w:val="21"/>
          <w:lang w:val="es-ES" w:eastAsia="es-ES"/>
          <w14:ligatures w14:val="none"/>
        </w:rPr>
        <w:t>(</w:t>
      </w:r>
      <w:proofErr w:type="spellStart"/>
      <w:r w:rsidRPr="000E5F12">
        <w:rPr>
          <w:rFonts w:ascii="Consolas" w:eastAsia="Times New Roman" w:hAnsi="Consolas" w:cs="Times New Roman"/>
          <w:color w:val="001080"/>
          <w:kern w:val="0"/>
          <w:sz w:val="21"/>
          <w:szCs w:val="21"/>
          <w:lang w:val="es-ES" w:eastAsia="es-ES"/>
          <w14:ligatures w14:val="none"/>
        </w:rPr>
        <w:t>Level</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SEVERE</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null</w:t>
      </w:r>
      <w:proofErr w:type="spellEnd"/>
      <w:r w:rsidRPr="000E5F12">
        <w:rPr>
          <w:rFonts w:ascii="Consolas" w:eastAsia="Times New Roman" w:hAnsi="Consolas" w:cs="Times New Roman"/>
          <w:color w:val="292929"/>
          <w:kern w:val="0"/>
          <w:sz w:val="21"/>
          <w:szCs w:val="21"/>
          <w:lang w:val="es-ES" w:eastAsia="es-ES"/>
          <w14:ligatures w14:val="none"/>
        </w:rPr>
        <w:t>, ex);</w:t>
      </w:r>
    </w:p>
    <w:p w14:paraId="28781234"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w:t>
      </w:r>
    </w:p>
    <w:p w14:paraId="215F10FC"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B5200D"/>
          <w:kern w:val="0"/>
          <w:sz w:val="21"/>
          <w:szCs w:val="21"/>
          <w:lang w:val="es-ES" w:eastAsia="es-ES"/>
          <w14:ligatures w14:val="none"/>
        </w:rPr>
        <w:t>return</w:t>
      </w:r>
      <w:proofErr w:type="spellEnd"/>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96D48"/>
          <w:kern w:val="0"/>
          <w:sz w:val="21"/>
          <w:szCs w:val="21"/>
          <w:lang w:val="es-ES" w:eastAsia="es-ES"/>
          <w14:ligatures w14:val="none"/>
        </w:rPr>
        <w:t>0</w:t>
      </w:r>
      <w:r w:rsidRPr="000E5F12">
        <w:rPr>
          <w:rFonts w:ascii="Consolas" w:eastAsia="Times New Roman" w:hAnsi="Consolas" w:cs="Times New Roman"/>
          <w:color w:val="292929"/>
          <w:kern w:val="0"/>
          <w:sz w:val="21"/>
          <w:szCs w:val="21"/>
          <w:lang w:val="es-ES" w:eastAsia="es-ES"/>
          <w14:ligatures w14:val="none"/>
        </w:rPr>
        <w:t>;</w:t>
      </w:r>
    </w:p>
    <w:p w14:paraId="571B60F2"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w:t>
      </w:r>
    </w:p>
    <w:p w14:paraId="5063161B"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
    <w:p w14:paraId="0453DCC2"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public</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List</w:t>
      </w:r>
      <w:proofErr w:type="spellEnd"/>
      <w:r w:rsidRPr="000E5F12">
        <w:rPr>
          <w:rFonts w:ascii="Consolas" w:eastAsia="Times New Roman" w:hAnsi="Consolas" w:cs="Times New Roman"/>
          <w:color w:val="292929"/>
          <w:kern w:val="0"/>
          <w:sz w:val="21"/>
          <w:szCs w:val="21"/>
          <w:lang w:val="es-ES" w:eastAsia="es-ES"/>
          <w14:ligatures w14:val="none"/>
        </w:rPr>
        <w:t>&lt;</w:t>
      </w:r>
      <w:r w:rsidRPr="000E5F12">
        <w:rPr>
          <w:rFonts w:ascii="Consolas" w:eastAsia="Times New Roman" w:hAnsi="Consolas" w:cs="Times New Roman"/>
          <w:color w:val="185E73"/>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 xml:space="preserve">&gt; </w:t>
      </w:r>
      <w:proofErr w:type="gramStart"/>
      <w:r w:rsidRPr="000E5F12">
        <w:rPr>
          <w:rFonts w:ascii="Consolas" w:eastAsia="Times New Roman" w:hAnsi="Consolas" w:cs="Times New Roman"/>
          <w:color w:val="5E2CBC"/>
          <w:kern w:val="0"/>
          <w:sz w:val="21"/>
          <w:szCs w:val="21"/>
          <w:lang w:val="es-ES" w:eastAsia="es-ES"/>
          <w14:ligatures w14:val="none"/>
        </w:rPr>
        <w:t>buscar</w:t>
      </w:r>
      <w:r w:rsidRPr="000E5F12">
        <w:rPr>
          <w:rFonts w:ascii="Consolas" w:eastAsia="Times New Roman" w:hAnsi="Consolas" w:cs="Times New Roman"/>
          <w:color w:val="292929"/>
          <w:kern w:val="0"/>
          <w:sz w:val="21"/>
          <w:szCs w:val="21"/>
          <w:lang w:val="es-ES" w:eastAsia="es-ES"/>
          <w14:ligatures w14:val="none"/>
        </w:rPr>
        <w:t>(</w:t>
      </w:r>
      <w:proofErr w:type="spellStart"/>
      <w:proofErr w:type="gramEnd"/>
      <w:r w:rsidRPr="000E5F12">
        <w:rPr>
          <w:rFonts w:ascii="Consolas" w:eastAsia="Times New Roman" w:hAnsi="Consolas" w:cs="Times New Roman"/>
          <w:color w:val="185E73"/>
          <w:kern w:val="0"/>
          <w:sz w:val="21"/>
          <w:szCs w:val="21"/>
          <w:lang w:val="es-ES" w:eastAsia="es-ES"/>
          <w14:ligatures w14:val="none"/>
        </w:rPr>
        <w:t>String</w:t>
      </w:r>
      <w:proofErr w:type="spellEnd"/>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01080"/>
          <w:kern w:val="0"/>
          <w:sz w:val="21"/>
          <w:szCs w:val="21"/>
          <w:lang w:val="es-ES" w:eastAsia="es-ES"/>
          <w14:ligatures w14:val="none"/>
        </w:rPr>
        <w:t>valor</w:t>
      </w: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F4A85"/>
          <w:kern w:val="0"/>
          <w:sz w:val="21"/>
          <w:szCs w:val="21"/>
          <w:lang w:val="es-ES" w:eastAsia="es-ES"/>
          <w14:ligatures w14:val="none"/>
        </w:rPr>
        <w:t>throws</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InterruptedException</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ExecutionException</w:t>
      </w:r>
      <w:proofErr w:type="spellEnd"/>
    </w:p>
    <w:p w14:paraId="2048B4E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w:t>
      </w:r>
    </w:p>
    <w:p w14:paraId="204FCA45"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List</w:t>
      </w:r>
      <w:proofErr w:type="spellEnd"/>
      <w:r w:rsidRPr="000E5F12">
        <w:rPr>
          <w:rFonts w:ascii="Consolas" w:eastAsia="Times New Roman" w:hAnsi="Consolas" w:cs="Times New Roman"/>
          <w:color w:val="292929"/>
          <w:kern w:val="0"/>
          <w:sz w:val="21"/>
          <w:szCs w:val="21"/>
          <w:lang w:val="es-ES" w:eastAsia="es-ES"/>
          <w14:ligatures w14:val="none"/>
        </w:rPr>
        <w:t>&lt;</w:t>
      </w:r>
      <w:proofErr w:type="spellStart"/>
      <w:r w:rsidRPr="000E5F12">
        <w:rPr>
          <w:rFonts w:ascii="Consolas" w:eastAsia="Times New Roman" w:hAnsi="Consolas" w:cs="Times New Roman"/>
          <w:color w:val="185E73"/>
          <w:kern w:val="0"/>
          <w:sz w:val="21"/>
          <w:szCs w:val="21"/>
          <w:lang w:val="es-ES" w:eastAsia="es-ES"/>
          <w14:ligatures w14:val="none"/>
        </w:rPr>
        <w:t>QueryDocumentSnapshot</w:t>
      </w:r>
      <w:proofErr w:type="spellEnd"/>
      <w:r w:rsidRPr="000E5F12">
        <w:rPr>
          <w:rFonts w:ascii="Consolas" w:eastAsia="Times New Roman" w:hAnsi="Consolas" w:cs="Times New Roman"/>
          <w:color w:val="292929"/>
          <w:kern w:val="0"/>
          <w:sz w:val="21"/>
          <w:szCs w:val="21"/>
          <w:lang w:val="es-ES" w:eastAsia="es-ES"/>
          <w14:ligatures w14:val="none"/>
        </w:rPr>
        <w:t xml:space="preserve">&gt; </w:t>
      </w:r>
      <w:proofErr w:type="spellStart"/>
      <w:r w:rsidRPr="000E5F12">
        <w:rPr>
          <w:rFonts w:ascii="Consolas" w:eastAsia="Times New Roman" w:hAnsi="Consolas" w:cs="Times New Roman"/>
          <w:color w:val="001080"/>
          <w:kern w:val="0"/>
          <w:sz w:val="21"/>
          <w:szCs w:val="21"/>
          <w:lang w:val="es-ES" w:eastAsia="es-ES"/>
          <w14:ligatures w14:val="none"/>
        </w:rPr>
        <w:t>documents</w:t>
      </w:r>
      <w:proofErr w:type="spellEnd"/>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00000"/>
          <w:kern w:val="0"/>
          <w:sz w:val="21"/>
          <w:szCs w:val="21"/>
          <w:lang w:val="es-ES" w:eastAsia="es-ES"/>
          <w14:ligatures w14:val="none"/>
        </w:rPr>
        <w:t>=</w:t>
      </w:r>
      <w:proofErr w:type="spellStart"/>
      <w:proofErr w:type="gramStart"/>
      <w:r w:rsidRPr="000E5F12">
        <w:rPr>
          <w:rFonts w:ascii="Consolas" w:eastAsia="Times New Roman" w:hAnsi="Consolas" w:cs="Times New Roman"/>
          <w:color w:val="001080"/>
          <w:kern w:val="0"/>
          <w:sz w:val="21"/>
          <w:szCs w:val="21"/>
          <w:lang w:val="es-ES" w:eastAsia="es-ES"/>
          <w14:ligatures w14:val="none"/>
        </w:rPr>
        <w:t>rf</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buscar</w:t>
      </w:r>
      <w:proofErr w:type="spellEnd"/>
      <w:proofErr w:type="gramEnd"/>
      <w:r w:rsidRPr="000E5F12">
        <w:rPr>
          <w:rFonts w:ascii="Consolas" w:eastAsia="Times New Roman" w:hAnsi="Consolas" w:cs="Times New Roman"/>
          <w:color w:val="292929"/>
          <w:kern w:val="0"/>
          <w:sz w:val="21"/>
          <w:szCs w:val="21"/>
          <w:lang w:val="es-ES" w:eastAsia="es-ES"/>
          <w14:ligatures w14:val="none"/>
        </w:rPr>
        <w:t>(</w:t>
      </w:r>
      <w:proofErr w:type="spellStart"/>
      <w:r w:rsidRPr="000E5F12">
        <w:rPr>
          <w:rFonts w:ascii="Consolas" w:eastAsia="Times New Roman" w:hAnsi="Consolas" w:cs="Times New Roman"/>
          <w:color w:val="001080"/>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coleccionUsuario</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001080"/>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001080"/>
          <w:kern w:val="0"/>
          <w:sz w:val="21"/>
          <w:szCs w:val="21"/>
          <w:lang w:val="es-ES" w:eastAsia="es-ES"/>
          <w14:ligatures w14:val="none"/>
        </w:rPr>
        <w:t>PusuarioK</w:t>
      </w:r>
      <w:r w:rsidRPr="000E5F12">
        <w:rPr>
          <w:rFonts w:ascii="Consolas" w:eastAsia="Times New Roman" w:hAnsi="Consolas" w:cs="Times New Roman"/>
          <w:color w:val="292929"/>
          <w:kern w:val="0"/>
          <w:sz w:val="21"/>
          <w:szCs w:val="21"/>
          <w:lang w:val="es-ES" w:eastAsia="es-ES"/>
          <w14:ligatures w14:val="none"/>
        </w:rPr>
        <w:t>,valor</w:t>
      </w:r>
      <w:proofErr w:type="spellEnd"/>
      <w:r w:rsidRPr="000E5F12">
        <w:rPr>
          <w:rFonts w:ascii="Consolas" w:eastAsia="Times New Roman" w:hAnsi="Consolas" w:cs="Times New Roman"/>
          <w:color w:val="292929"/>
          <w:kern w:val="0"/>
          <w:sz w:val="21"/>
          <w:szCs w:val="21"/>
          <w:lang w:val="es-ES" w:eastAsia="es-ES"/>
          <w14:ligatures w14:val="none"/>
        </w:rPr>
        <w:t>);</w:t>
      </w:r>
    </w:p>
    <w:p w14:paraId="300F8B3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185E73"/>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001080"/>
          <w:kern w:val="0"/>
          <w:sz w:val="21"/>
          <w:szCs w:val="21"/>
          <w:lang w:val="es-ES" w:eastAsia="es-ES"/>
          <w14:ligatures w14:val="none"/>
        </w:rPr>
        <w:t>u</w:t>
      </w:r>
      <w:r w:rsidRPr="000E5F12">
        <w:rPr>
          <w:rFonts w:ascii="Consolas" w:eastAsia="Times New Roman" w:hAnsi="Consolas" w:cs="Times New Roman"/>
          <w:color w:val="292929"/>
          <w:kern w:val="0"/>
          <w:sz w:val="21"/>
          <w:szCs w:val="21"/>
          <w:lang w:val="es-ES" w:eastAsia="es-ES"/>
          <w14:ligatures w14:val="none"/>
        </w:rPr>
        <w:t>;</w:t>
      </w:r>
    </w:p>
    <w:p w14:paraId="5F5B8D46"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List</w:t>
      </w:r>
      <w:proofErr w:type="spellEnd"/>
      <w:r w:rsidRPr="000E5F12">
        <w:rPr>
          <w:rFonts w:ascii="Consolas" w:eastAsia="Times New Roman" w:hAnsi="Consolas" w:cs="Times New Roman"/>
          <w:color w:val="292929"/>
          <w:kern w:val="0"/>
          <w:sz w:val="21"/>
          <w:szCs w:val="21"/>
          <w:lang w:val="es-ES" w:eastAsia="es-ES"/>
          <w14:ligatures w14:val="none"/>
        </w:rPr>
        <w:t>&lt;</w:t>
      </w:r>
      <w:r w:rsidRPr="000E5F12">
        <w:rPr>
          <w:rFonts w:ascii="Consolas" w:eastAsia="Times New Roman" w:hAnsi="Consolas" w:cs="Times New Roman"/>
          <w:color w:val="185E73"/>
          <w:kern w:val="0"/>
          <w:sz w:val="21"/>
          <w:szCs w:val="21"/>
          <w:lang w:val="es-ES" w:eastAsia="es-ES"/>
          <w14:ligatures w14:val="none"/>
        </w:rPr>
        <w:t>Usuario</w:t>
      </w:r>
      <w:r w:rsidRPr="000E5F12">
        <w:rPr>
          <w:rFonts w:ascii="Consolas" w:eastAsia="Times New Roman" w:hAnsi="Consolas" w:cs="Times New Roman"/>
          <w:color w:val="292929"/>
          <w:kern w:val="0"/>
          <w:sz w:val="21"/>
          <w:szCs w:val="21"/>
          <w:lang w:val="es-ES" w:eastAsia="es-ES"/>
          <w14:ligatures w14:val="none"/>
        </w:rPr>
        <w:t xml:space="preserve">&gt; </w:t>
      </w:r>
      <w:proofErr w:type="spellStart"/>
      <w:r w:rsidRPr="000E5F12">
        <w:rPr>
          <w:rFonts w:ascii="Consolas" w:eastAsia="Times New Roman" w:hAnsi="Consolas" w:cs="Times New Roman"/>
          <w:color w:val="001080"/>
          <w:kern w:val="0"/>
          <w:sz w:val="21"/>
          <w:szCs w:val="21"/>
          <w:lang w:val="es-ES" w:eastAsia="es-ES"/>
          <w14:ligatures w14:val="none"/>
        </w:rPr>
        <w:t>lstusuario</w:t>
      </w:r>
      <w:proofErr w:type="spellEnd"/>
      <w:r w:rsidRPr="000E5F12">
        <w:rPr>
          <w:rFonts w:ascii="Consolas" w:eastAsia="Times New Roman" w:hAnsi="Consolas" w:cs="Times New Roman"/>
          <w:color w:val="000000"/>
          <w:kern w:val="0"/>
          <w:sz w:val="21"/>
          <w:szCs w:val="21"/>
          <w:lang w:val="es-ES" w:eastAsia="es-ES"/>
          <w14:ligatures w14:val="none"/>
        </w:rPr>
        <w:t>=</w:t>
      </w:r>
      <w:r w:rsidRPr="000E5F12">
        <w:rPr>
          <w:rFonts w:ascii="Consolas" w:eastAsia="Times New Roman" w:hAnsi="Consolas" w:cs="Times New Roman"/>
          <w:color w:val="B5200D"/>
          <w:kern w:val="0"/>
          <w:sz w:val="21"/>
          <w:szCs w:val="21"/>
          <w:lang w:val="es-ES" w:eastAsia="es-ES"/>
          <w14:ligatures w14:val="none"/>
        </w:rPr>
        <w:t>new</w:t>
      </w: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185E73"/>
          <w:kern w:val="0"/>
          <w:sz w:val="21"/>
          <w:szCs w:val="21"/>
          <w:lang w:val="es-ES" w:eastAsia="es-ES"/>
          <w14:ligatures w14:val="none"/>
        </w:rPr>
        <w:t>ArrayList</w:t>
      </w:r>
      <w:proofErr w:type="spellEnd"/>
      <w:r w:rsidRPr="000E5F12">
        <w:rPr>
          <w:rFonts w:ascii="Consolas" w:eastAsia="Times New Roman" w:hAnsi="Consolas" w:cs="Times New Roman"/>
          <w:color w:val="292929"/>
          <w:kern w:val="0"/>
          <w:sz w:val="21"/>
          <w:szCs w:val="21"/>
          <w:lang w:val="es-ES" w:eastAsia="es-ES"/>
          <w14:ligatures w14:val="none"/>
        </w:rPr>
        <w:t>&lt;</w:t>
      </w:r>
      <w:proofErr w:type="gramStart"/>
      <w:r w:rsidRPr="000E5F12">
        <w:rPr>
          <w:rFonts w:ascii="Consolas" w:eastAsia="Times New Roman" w:hAnsi="Consolas" w:cs="Times New Roman"/>
          <w:color w:val="292929"/>
          <w:kern w:val="0"/>
          <w:sz w:val="21"/>
          <w:szCs w:val="21"/>
          <w:lang w:val="es-ES" w:eastAsia="es-ES"/>
          <w14:ligatures w14:val="none"/>
        </w:rPr>
        <w:t>&gt;(</w:t>
      </w:r>
      <w:proofErr w:type="gramEnd"/>
      <w:r w:rsidRPr="000E5F12">
        <w:rPr>
          <w:rFonts w:ascii="Consolas" w:eastAsia="Times New Roman" w:hAnsi="Consolas" w:cs="Times New Roman"/>
          <w:color w:val="292929"/>
          <w:kern w:val="0"/>
          <w:sz w:val="21"/>
          <w:szCs w:val="21"/>
          <w:lang w:val="es-ES" w:eastAsia="es-ES"/>
          <w14:ligatures w14:val="none"/>
        </w:rPr>
        <w:t>);</w:t>
      </w:r>
    </w:p>
    <w:p w14:paraId="5647924A"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r w:rsidRPr="000E5F12">
        <w:rPr>
          <w:rFonts w:ascii="Consolas" w:eastAsia="Times New Roman" w:hAnsi="Consolas" w:cs="Times New Roman"/>
          <w:color w:val="B5200D"/>
          <w:kern w:val="0"/>
          <w:sz w:val="21"/>
          <w:szCs w:val="21"/>
          <w:lang w:val="pt-PT" w:eastAsia="es-ES"/>
          <w14:ligatures w14:val="none"/>
        </w:rPr>
        <w:t>for</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185E73"/>
          <w:kern w:val="0"/>
          <w:sz w:val="21"/>
          <w:szCs w:val="21"/>
          <w:lang w:val="pt-PT" w:eastAsia="es-ES"/>
          <w14:ligatures w14:val="none"/>
        </w:rPr>
        <w:t>DocumentSnapshot</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001080"/>
          <w:kern w:val="0"/>
          <w:sz w:val="21"/>
          <w:szCs w:val="21"/>
          <w:lang w:val="pt-PT" w:eastAsia="es-ES"/>
          <w14:ligatures w14:val="none"/>
        </w:rPr>
        <w:t>document</w:t>
      </w:r>
      <w:r w:rsidRPr="000E5F12">
        <w:rPr>
          <w:rFonts w:ascii="Consolas" w:eastAsia="Times New Roman" w:hAnsi="Consolas" w:cs="Times New Roman"/>
          <w:color w:val="292929"/>
          <w:kern w:val="0"/>
          <w:sz w:val="21"/>
          <w:szCs w:val="21"/>
          <w:lang w:val="pt-PT" w:eastAsia="es-ES"/>
          <w14:ligatures w14:val="none"/>
        </w:rPr>
        <w:t xml:space="preserve"> </w:t>
      </w:r>
      <w:r w:rsidRPr="000E5F12">
        <w:rPr>
          <w:rFonts w:ascii="Consolas" w:eastAsia="Times New Roman" w:hAnsi="Consolas" w:cs="Times New Roman"/>
          <w:color w:val="B5200D"/>
          <w:kern w:val="0"/>
          <w:sz w:val="21"/>
          <w:szCs w:val="21"/>
          <w:lang w:val="pt-PT" w:eastAsia="es-ES"/>
          <w14:ligatures w14:val="none"/>
        </w:rPr>
        <w:t>:</w:t>
      </w:r>
      <w:r w:rsidRPr="000E5F12">
        <w:rPr>
          <w:rFonts w:ascii="Consolas" w:eastAsia="Times New Roman" w:hAnsi="Consolas" w:cs="Times New Roman"/>
          <w:color w:val="292929"/>
          <w:kern w:val="0"/>
          <w:sz w:val="21"/>
          <w:szCs w:val="21"/>
          <w:lang w:val="pt-PT" w:eastAsia="es-ES"/>
          <w14:ligatures w14:val="none"/>
        </w:rPr>
        <w:t xml:space="preserve"> documents) {</w:t>
      </w:r>
    </w:p>
    <w:p w14:paraId="12C41540"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0E5F12">
        <w:rPr>
          <w:rFonts w:ascii="Consolas" w:eastAsia="Times New Roman" w:hAnsi="Consolas" w:cs="Times New Roman"/>
          <w:color w:val="292929"/>
          <w:kern w:val="0"/>
          <w:sz w:val="21"/>
          <w:szCs w:val="21"/>
          <w:lang w:val="pt-PT" w:eastAsia="es-ES"/>
          <w14:ligatures w14:val="none"/>
        </w:rPr>
        <w:t>            u</w:t>
      </w:r>
      <w:r w:rsidRPr="000E5F12">
        <w:rPr>
          <w:rFonts w:ascii="Consolas" w:eastAsia="Times New Roman" w:hAnsi="Consolas" w:cs="Times New Roman"/>
          <w:color w:val="000000"/>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document</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5E2CBC"/>
          <w:kern w:val="0"/>
          <w:sz w:val="21"/>
          <w:szCs w:val="21"/>
          <w:lang w:val="pt-PT" w:eastAsia="es-ES"/>
          <w14:ligatures w14:val="none"/>
        </w:rPr>
        <w:t>toObject</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Usuario</w:t>
      </w:r>
      <w:r w:rsidRPr="000E5F12">
        <w:rPr>
          <w:rFonts w:ascii="Consolas" w:eastAsia="Times New Roman" w:hAnsi="Consolas" w:cs="Times New Roman"/>
          <w:color w:val="292929"/>
          <w:kern w:val="0"/>
          <w:sz w:val="21"/>
          <w:szCs w:val="21"/>
          <w:lang w:val="pt-PT" w:eastAsia="es-ES"/>
          <w14:ligatures w14:val="none"/>
        </w:rPr>
        <w:t>.</w:t>
      </w:r>
      <w:r w:rsidRPr="000E5F12">
        <w:rPr>
          <w:rFonts w:ascii="Consolas" w:eastAsia="Times New Roman" w:hAnsi="Consolas" w:cs="Times New Roman"/>
          <w:color w:val="001080"/>
          <w:kern w:val="0"/>
          <w:sz w:val="21"/>
          <w:szCs w:val="21"/>
          <w:lang w:val="pt-PT" w:eastAsia="es-ES"/>
          <w14:ligatures w14:val="none"/>
        </w:rPr>
        <w:t>class</w:t>
      </w:r>
      <w:r w:rsidRPr="000E5F12">
        <w:rPr>
          <w:rFonts w:ascii="Consolas" w:eastAsia="Times New Roman" w:hAnsi="Consolas" w:cs="Times New Roman"/>
          <w:color w:val="292929"/>
          <w:kern w:val="0"/>
          <w:sz w:val="21"/>
          <w:szCs w:val="21"/>
          <w:lang w:val="pt-PT" w:eastAsia="es-ES"/>
          <w14:ligatures w14:val="none"/>
        </w:rPr>
        <w:t>);</w:t>
      </w:r>
    </w:p>
    <w:p w14:paraId="076FEF1A"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pt-PT" w:eastAsia="es-ES"/>
          <w14:ligatures w14:val="none"/>
        </w:rPr>
        <w:t xml:space="preserve">            </w:t>
      </w:r>
      <w:proofErr w:type="spellStart"/>
      <w:r w:rsidRPr="000E5F12">
        <w:rPr>
          <w:rFonts w:ascii="Consolas" w:eastAsia="Times New Roman" w:hAnsi="Consolas" w:cs="Times New Roman"/>
          <w:color w:val="001080"/>
          <w:kern w:val="0"/>
          <w:sz w:val="21"/>
          <w:szCs w:val="21"/>
          <w:lang w:val="es-ES" w:eastAsia="es-ES"/>
          <w14:ligatures w14:val="none"/>
        </w:rPr>
        <w:t>lstusuario</w:t>
      </w:r>
      <w:r w:rsidRPr="000E5F12">
        <w:rPr>
          <w:rFonts w:ascii="Consolas" w:eastAsia="Times New Roman" w:hAnsi="Consolas" w:cs="Times New Roman"/>
          <w:color w:val="292929"/>
          <w:kern w:val="0"/>
          <w:sz w:val="21"/>
          <w:szCs w:val="21"/>
          <w:lang w:val="es-ES" w:eastAsia="es-ES"/>
          <w14:ligatures w14:val="none"/>
        </w:rPr>
        <w:t>.</w:t>
      </w:r>
      <w:r w:rsidRPr="000E5F12">
        <w:rPr>
          <w:rFonts w:ascii="Consolas" w:eastAsia="Times New Roman" w:hAnsi="Consolas" w:cs="Times New Roman"/>
          <w:color w:val="5E2CBC"/>
          <w:kern w:val="0"/>
          <w:sz w:val="21"/>
          <w:szCs w:val="21"/>
          <w:lang w:val="es-ES" w:eastAsia="es-ES"/>
          <w14:ligatures w14:val="none"/>
        </w:rPr>
        <w:t>add</w:t>
      </w:r>
      <w:proofErr w:type="spellEnd"/>
      <w:r w:rsidRPr="000E5F12">
        <w:rPr>
          <w:rFonts w:ascii="Consolas" w:eastAsia="Times New Roman" w:hAnsi="Consolas" w:cs="Times New Roman"/>
          <w:color w:val="292929"/>
          <w:kern w:val="0"/>
          <w:sz w:val="21"/>
          <w:szCs w:val="21"/>
          <w:lang w:val="es-ES" w:eastAsia="es-ES"/>
          <w14:ligatures w14:val="none"/>
        </w:rPr>
        <w:t>(u);</w:t>
      </w:r>
    </w:p>
    <w:p w14:paraId="6C346A6C"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w:t>
      </w:r>
    </w:p>
    <w:p w14:paraId="31E390FE"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B5200D"/>
          <w:kern w:val="0"/>
          <w:sz w:val="21"/>
          <w:szCs w:val="21"/>
          <w:lang w:val="es-ES" w:eastAsia="es-ES"/>
          <w14:ligatures w14:val="none"/>
        </w:rPr>
        <w:t>return</w:t>
      </w:r>
      <w:proofErr w:type="spellEnd"/>
      <w:r w:rsidRPr="000E5F12">
        <w:rPr>
          <w:rFonts w:ascii="Consolas" w:eastAsia="Times New Roman" w:hAnsi="Consolas" w:cs="Times New Roman"/>
          <w:color w:val="292929"/>
          <w:kern w:val="0"/>
          <w:sz w:val="21"/>
          <w:szCs w:val="21"/>
          <w:lang w:val="es-ES" w:eastAsia="es-ES"/>
          <w14:ligatures w14:val="none"/>
        </w:rPr>
        <w:t xml:space="preserve"> </w:t>
      </w:r>
      <w:proofErr w:type="spellStart"/>
      <w:r w:rsidRPr="000E5F12">
        <w:rPr>
          <w:rFonts w:ascii="Consolas" w:eastAsia="Times New Roman" w:hAnsi="Consolas" w:cs="Times New Roman"/>
          <w:color w:val="292929"/>
          <w:kern w:val="0"/>
          <w:sz w:val="21"/>
          <w:szCs w:val="21"/>
          <w:lang w:val="es-ES" w:eastAsia="es-ES"/>
          <w14:ligatures w14:val="none"/>
        </w:rPr>
        <w:t>lstusuario</w:t>
      </w:r>
      <w:proofErr w:type="spellEnd"/>
      <w:r w:rsidRPr="000E5F12">
        <w:rPr>
          <w:rFonts w:ascii="Consolas" w:eastAsia="Times New Roman" w:hAnsi="Consolas" w:cs="Times New Roman"/>
          <w:color w:val="292929"/>
          <w:kern w:val="0"/>
          <w:sz w:val="21"/>
          <w:szCs w:val="21"/>
          <w:lang w:val="es-ES" w:eastAsia="es-ES"/>
          <w14:ligatures w14:val="none"/>
        </w:rPr>
        <w:t>;</w:t>
      </w:r>
    </w:p>
    <w:p w14:paraId="023E3F83"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 xml:space="preserve">    } </w:t>
      </w:r>
    </w:p>
    <w:p w14:paraId="291732E6" w14:textId="77777777" w:rsidR="000E5F12" w:rsidRPr="000E5F12" w:rsidRDefault="000E5F12" w:rsidP="000E5F12">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0E5F12">
        <w:rPr>
          <w:rFonts w:ascii="Consolas" w:eastAsia="Times New Roman" w:hAnsi="Consolas" w:cs="Times New Roman"/>
          <w:color w:val="292929"/>
          <w:kern w:val="0"/>
          <w:sz w:val="21"/>
          <w:szCs w:val="21"/>
          <w:lang w:val="es-ES" w:eastAsia="es-ES"/>
          <w14:ligatures w14:val="none"/>
        </w:rPr>
        <w:t>}</w:t>
      </w:r>
    </w:p>
    <w:p w14:paraId="5AC93F7D" w14:textId="77777777" w:rsidR="000E5F12" w:rsidRPr="00753A72" w:rsidRDefault="000E5F12" w:rsidP="00753A72">
      <w:pPr>
        <w:spacing w:line="360" w:lineRule="auto"/>
        <w:rPr>
          <w:lang w:val="es-ES"/>
        </w:rPr>
      </w:pPr>
    </w:p>
    <w:p w14:paraId="0AFE79C8" w14:textId="2A5A517A" w:rsidR="00C45F34" w:rsidRPr="00C45F34" w:rsidRDefault="00753A72" w:rsidP="00C45F34">
      <w:pPr>
        <w:pStyle w:val="Ttulo3"/>
        <w:spacing w:line="360" w:lineRule="auto"/>
        <w:rPr>
          <w:lang w:val="es-ES"/>
        </w:rPr>
      </w:pPr>
      <w:bookmarkStart w:id="61" w:name="_Toc158500176"/>
      <w:r>
        <w:rPr>
          <w:lang w:val="es-ES"/>
        </w:rPr>
        <w:t>Servicio productos</w:t>
      </w:r>
      <w:bookmarkEnd w:id="61"/>
    </w:p>
    <w:p w14:paraId="535FD1B5"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C45F34">
        <w:rPr>
          <w:rFonts w:ascii="Consolas" w:eastAsia="Times New Roman" w:hAnsi="Consolas" w:cs="Times New Roman"/>
          <w:color w:val="0F4A85"/>
          <w:kern w:val="0"/>
          <w:sz w:val="21"/>
          <w:szCs w:val="21"/>
          <w:lang w:val="es-ES" w:eastAsia="es-ES"/>
          <w14:ligatures w14:val="none"/>
        </w:rPr>
        <w:t>public</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class</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Sproductos</w:t>
      </w:r>
      <w:proofErr w:type="spellEnd"/>
      <w:r w:rsidRPr="00C45F34">
        <w:rPr>
          <w:rFonts w:ascii="Consolas" w:eastAsia="Times New Roman" w:hAnsi="Consolas" w:cs="Times New Roman"/>
          <w:color w:val="292929"/>
          <w:kern w:val="0"/>
          <w:sz w:val="21"/>
          <w:szCs w:val="21"/>
          <w:lang w:val="es-ES" w:eastAsia="es-ES"/>
          <w14:ligatures w14:val="none"/>
        </w:rPr>
        <w:t xml:space="preserve"> </w:t>
      </w:r>
    </w:p>
    <w:p w14:paraId="1DFCE339"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w:t>
      </w:r>
    </w:p>
    <w:p w14:paraId="09A5CCB7"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RepositoryFirebase</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01080"/>
          <w:kern w:val="0"/>
          <w:sz w:val="21"/>
          <w:szCs w:val="21"/>
          <w:lang w:val="es-ES" w:eastAsia="es-ES"/>
          <w14:ligatures w14:val="none"/>
        </w:rPr>
        <w:t>rf</w:t>
      </w:r>
      <w:proofErr w:type="spellEnd"/>
      <w:r w:rsidRPr="00C45F34">
        <w:rPr>
          <w:rFonts w:ascii="Consolas" w:eastAsia="Times New Roman" w:hAnsi="Consolas" w:cs="Times New Roman"/>
          <w:color w:val="292929"/>
          <w:kern w:val="0"/>
          <w:sz w:val="21"/>
          <w:szCs w:val="21"/>
          <w:lang w:val="es-ES" w:eastAsia="es-ES"/>
          <w14:ligatures w14:val="none"/>
        </w:rPr>
        <w:t>;</w:t>
      </w:r>
    </w:p>
    <w:p w14:paraId="38AB3523"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lastRenderedPageBreak/>
        <w:t xml:space="preserve">    </w:t>
      </w:r>
    </w:p>
    <w:p w14:paraId="1B226372"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public</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C45F34">
        <w:rPr>
          <w:rFonts w:ascii="Consolas" w:eastAsia="Times New Roman" w:hAnsi="Consolas" w:cs="Times New Roman"/>
          <w:color w:val="5E2CBC"/>
          <w:kern w:val="0"/>
          <w:sz w:val="21"/>
          <w:szCs w:val="21"/>
          <w:lang w:val="es-ES" w:eastAsia="es-ES"/>
          <w14:ligatures w14:val="none"/>
        </w:rPr>
        <w:t>Sproductos</w:t>
      </w:r>
      <w:proofErr w:type="spellEnd"/>
      <w:r w:rsidRPr="00C45F34">
        <w:rPr>
          <w:rFonts w:ascii="Consolas" w:eastAsia="Times New Roman" w:hAnsi="Consolas" w:cs="Times New Roman"/>
          <w:color w:val="292929"/>
          <w:kern w:val="0"/>
          <w:sz w:val="21"/>
          <w:szCs w:val="21"/>
          <w:lang w:val="es-ES" w:eastAsia="es-ES"/>
          <w14:ligatures w14:val="none"/>
        </w:rPr>
        <w:t>(</w:t>
      </w:r>
      <w:proofErr w:type="gramEnd"/>
      <w:r w:rsidRPr="00C45F34">
        <w:rPr>
          <w:rFonts w:ascii="Consolas" w:eastAsia="Times New Roman" w:hAnsi="Consolas" w:cs="Times New Roman"/>
          <w:color w:val="292929"/>
          <w:kern w:val="0"/>
          <w:sz w:val="21"/>
          <w:szCs w:val="21"/>
          <w:lang w:val="es-ES" w:eastAsia="es-ES"/>
          <w14:ligatures w14:val="none"/>
        </w:rPr>
        <w:t>)</w:t>
      </w:r>
    </w:p>
    <w:p w14:paraId="114DDD3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732B4CEE"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292929"/>
          <w:kern w:val="0"/>
          <w:sz w:val="21"/>
          <w:szCs w:val="21"/>
          <w:lang w:val="es-ES" w:eastAsia="es-ES"/>
          <w14:ligatures w14:val="none"/>
        </w:rPr>
        <w:t>rf</w:t>
      </w:r>
      <w:proofErr w:type="spellEnd"/>
      <w:r w:rsidRPr="00C45F34">
        <w:rPr>
          <w:rFonts w:ascii="Consolas" w:eastAsia="Times New Roman" w:hAnsi="Consolas" w:cs="Times New Roman"/>
          <w:color w:val="000000"/>
          <w:kern w:val="0"/>
          <w:sz w:val="21"/>
          <w:szCs w:val="21"/>
          <w:lang w:val="es-ES" w:eastAsia="es-ES"/>
          <w14:ligatures w14:val="none"/>
        </w:rPr>
        <w:t>=</w:t>
      </w:r>
      <w:r w:rsidRPr="00C45F34">
        <w:rPr>
          <w:rFonts w:ascii="Consolas" w:eastAsia="Times New Roman" w:hAnsi="Consolas" w:cs="Times New Roman"/>
          <w:color w:val="B5200D"/>
          <w:kern w:val="0"/>
          <w:sz w:val="21"/>
          <w:szCs w:val="21"/>
          <w:lang w:val="es-ES" w:eastAsia="es-ES"/>
          <w14:ligatures w14:val="none"/>
        </w:rPr>
        <w:t>new</w:t>
      </w:r>
      <w:r w:rsidRPr="00C45F34">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C45F34">
        <w:rPr>
          <w:rFonts w:ascii="Consolas" w:eastAsia="Times New Roman" w:hAnsi="Consolas" w:cs="Times New Roman"/>
          <w:color w:val="5E2CBC"/>
          <w:kern w:val="0"/>
          <w:sz w:val="21"/>
          <w:szCs w:val="21"/>
          <w:lang w:val="es-ES" w:eastAsia="es-ES"/>
          <w14:ligatures w14:val="none"/>
        </w:rPr>
        <w:t>RepositoryFirebase</w:t>
      </w:r>
      <w:proofErr w:type="spellEnd"/>
      <w:r w:rsidRPr="00C45F34">
        <w:rPr>
          <w:rFonts w:ascii="Consolas" w:eastAsia="Times New Roman" w:hAnsi="Consolas" w:cs="Times New Roman"/>
          <w:color w:val="292929"/>
          <w:kern w:val="0"/>
          <w:sz w:val="21"/>
          <w:szCs w:val="21"/>
          <w:lang w:val="es-ES" w:eastAsia="es-ES"/>
          <w14:ligatures w14:val="none"/>
        </w:rPr>
        <w:t>(</w:t>
      </w:r>
      <w:proofErr w:type="gramEnd"/>
      <w:r w:rsidRPr="00C45F34">
        <w:rPr>
          <w:rFonts w:ascii="Consolas" w:eastAsia="Times New Roman" w:hAnsi="Consolas" w:cs="Times New Roman"/>
          <w:color w:val="292929"/>
          <w:kern w:val="0"/>
          <w:sz w:val="21"/>
          <w:szCs w:val="21"/>
          <w:lang w:val="es-ES" w:eastAsia="es-ES"/>
          <w14:ligatures w14:val="none"/>
        </w:rPr>
        <w:t>);</w:t>
      </w:r>
    </w:p>
    <w:p w14:paraId="5F334623"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4D169A56"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772BA51D"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F4A85"/>
          <w:kern w:val="0"/>
          <w:sz w:val="21"/>
          <w:szCs w:val="21"/>
          <w:lang w:val="pt-PT" w:eastAsia="es-ES"/>
          <w14:ligatures w14:val="none"/>
        </w:rPr>
        <w:t>public</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185E73"/>
          <w:kern w:val="0"/>
          <w:sz w:val="21"/>
          <w:szCs w:val="21"/>
          <w:lang w:val="pt-PT" w:eastAsia="es-ES"/>
          <w14:ligatures w14:val="none"/>
        </w:rPr>
        <w:t>void</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5E2CBC"/>
          <w:kern w:val="0"/>
          <w:sz w:val="21"/>
          <w:szCs w:val="21"/>
          <w:lang w:val="pt-PT" w:eastAsia="es-ES"/>
          <w14:ligatures w14:val="none"/>
        </w:rPr>
        <w:t>insert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185E73"/>
          <w:kern w:val="0"/>
          <w:sz w:val="21"/>
          <w:szCs w:val="21"/>
          <w:lang w:val="pt-PT" w:eastAsia="es-ES"/>
          <w14:ligatures w14:val="none"/>
        </w:rPr>
        <w:t>Map</w:t>
      </w:r>
      <w:r w:rsidRPr="00C45F34">
        <w:rPr>
          <w:rFonts w:ascii="Consolas" w:eastAsia="Times New Roman" w:hAnsi="Consolas" w:cs="Times New Roman"/>
          <w:color w:val="292929"/>
          <w:kern w:val="0"/>
          <w:sz w:val="21"/>
          <w:szCs w:val="21"/>
          <w:lang w:val="pt-PT" w:eastAsia="es-ES"/>
          <w14:ligatures w14:val="none"/>
        </w:rPr>
        <w:t>&lt;</w:t>
      </w:r>
      <w:r w:rsidRPr="00C45F34">
        <w:rPr>
          <w:rFonts w:ascii="Consolas" w:eastAsia="Times New Roman" w:hAnsi="Consolas" w:cs="Times New Roman"/>
          <w:color w:val="185E73"/>
          <w:kern w:val="0"/>
          <w:sz w:val="21"/>
          <w:szCs w:val="21"/>
          <w:lang w:val="pt-PT" w:eastAsia="es-ES"/>
          <w14:ligatures w14:val="none"/>
        </w:rPr>
        <w:t>String</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185E73"/>
          <w:kern w:val="0"/>
          <w:sz w:val="21"/>
          <w:szCs w:val="21"/>
          <w:lang w:val="pt-PT" w:eastAsia="es-ES"/>
          <w14:ligatures w14:val="none"/>
        </w:rPr>
        <w:t>Object</w:t>
      </w:r>
      <w:r w:rsidRPr="00C45F34">
        <w:rPr>
          <w:rFonts w:ascii="Consolas" w:eastAsia="Times New Roman" w:hAnsi="Consolas" w:cs="Times New Roman"/>
          <w:color w:val="292929"/>
          <w:kern w:val="0"/>
          <w:sz w:val="21"/>
          <w:szCs w:val="21"/>
          <w:lang w:val="pt-PT" w:eastAsia="es-ES"/>
          <w14:ligatures w14:val="none"/>
        </w:rPr>
        <w:t xml:space="preserve">&gt; </w:t>
      </w:r>
      <w:r w:rsidRPr="00C45F34">
        <w:rPr>
          <w:rFonts w:ascii="Consolas" w:eastAsia="Times New Roman" w:hAnsi="Consolas" w:cs="Times New Roman"/>
          <w:color w:val="001080"/>
          <w:kern w:val="0"/>
          <w:sz w:val="21"/>
          <w:szCs w:val="21"/>
          <w:lang w:val="pt-PT" w:eastAsia="es-ES"/>
          <w14:ligatures w14:val="none"/>
        </w:rPr>
        <w:t>data</w:t>
      </w:r>
      <w:r w:rsidRPr="00C45F34">
        <w:rPr>
          <w:rFonts w:ascii="Consolas" w:eastAsia="Times New Roman" w:hAnsi="Consolas" w:cs="Times New Roman"/>
          <w:color w:val="292929"/>
          <w:kern w:val="0"/>
          <w:sz w:val="21"/>
          <w:szCs w:val="21"/>
          <w:lang w:val="pt-PT" w:eastAsia="es-ES"/>
          <w14:ligatures w14:val="none"/>
        </w:rPr>
        <w:t>)</w:t>
      </w:r>
    </w:p>
    <w:p w14:paraId="606A3B80"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w:t>
      </w:r>
    </w:p>
    <w:p w14:paraId="667981FA"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rf</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FirebaseInsertOrUpdate</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Productos</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coleccionProductos</w:t>
      </w:r>
      <w:r w:rsidRPr="00C45F34">
        <w:rPr>
          <w:rFonts w:ascii="Consolas" w:eastAsia="Times New Roman" w:hAnsi="Consolas" w:cs="Times New Roman"/>
          <w:color w:val="292929"/>
          <w:kern w:val="0"/>
          <w:sz w:val="21"/>
          <w:szCs w:val="21"/>
          <w:lang w:val="pt-PT" w:eastAsia="es-ES"/>
          <w14:ligatures w14:val="none"/>
        </w:rPr>
        <w:t>, data,</w:t>
      </w:r>
      <w:r w:rsidRPr="00C45F34">
        <w:rPr>
          <w:rFonts w:ascii="Consolas" w:eastAsia="Times New Roman" w:hAnsi="Consolas" w:cs="Times New Roman"/>
          <w:color w:val="0F4A85"/>
          <w:kern w:val="0"/>
          <w:sz w:val="21"/>
          <w:szCs w:val="21"/>
          <w:lang w:val="pt-PT" w:eastAsia="es-ES"/>
          <w14:ligatures w14:val="none"/>
        </w:rPr>
        <w:t>null</w:t>
      </w:r>
      <w:r w:rsidRPr="00C45F34">
        <w:rPr>
          <w:rFonts w:ascii="Consolas" w:eastAsia="Times New Roman" w:hAnsi="Consolas" w:cs="Times New Roman"/>
          <w:color w:val="292929"/>
          <w:kern w:val="0"/>
          <w:sz w:val="21"/>
          <w:szCs w:val="21"/>
          <w:lang w:val="pt-PT" w:eastAsia="es-ES"/>
          <w14:ligatures w14:val="none"/>
        </w:rPr>
        <w:t>);</w:t>
      </w:r>
    </w:p>
    <w:p w14:paraId="5E7C43E9"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w:t>
      </w:r>
    </w:p>
    <w:p w14:paraId="604637A8"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p>
    <w:p w14:paraId="00D20519"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F4A85"/>
          <w:kern w:val="0"/>
          <w:sz w:val="21"/>
          <w:szCs w:val="21"/>
          <w:lang w:val="pt-PT" w:eastAsia="es-ES"/>
          <w14:ligatures w14:val="none"/>
        </w:rPr>
        <w:t>public</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185E73"/>
          <w:kern w:val="0"/>
          <w:sz w:val="21"/>
          <w:szCs w:val="21"/>
          <w:lang w:val="pt-PT" w:eastAsia="es-ES"/>
          <w14:ligatures w14:val="none"/>
        </w:rPr>
        <w:t>void</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5E2CBC"/>
          <w:kern w:val="0"/>
          <w:sz w:val="21"/>
          <w:szCs w:val="21"/>
          <w:lang w:val="pt-PT" w:eastAsia="es-ES"/>
          <w14:ligatures w14:val="none"/>
        </w:rPr>
        <w:t>update</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185E73"/>
          <w:kern w:val="0"/>
          <w:sz w:val="21"/>
          <w:szCs w:val="21"/>
          <w:lang w:val="pt-PT" w:eastAsia="es-ES"/>
          <w14:ligatures w14:val="none"/>
        </w:rPr>
        <w:t>Map</w:t>
      </w:r>
      <w:r w:rsidRPr="00C45F34">
        <w:rPr>
          <w:rFonts w:ascii="Consolas" w:eastAsia="Times New Roman" w:hAnsi="Consolas" w:cs="Times New Roman"/>
          <w:color w:val="292929"/>
          <w:kern w:val="0"/>
          <w:sz w:val="21"/>
          <w:szCs w:val="21"/>
          <w:lang w:val="pt-PT" w:eastAsia="es-ES"/>
          <w14:ligatures w14:val="none"/>
        </w:rPr>
        <w:t>&lt;</w:t>
      </w:r>
      <w:r w:rsidRPr="00C45F34">
        <w:rPr>
          <w:rFonts w:ascii="Consolas" w:eastAsia="Times New Roman" w:hAnsi="Consolas" w:cs="Times New Roman"/>
          <w:color w:val="185E73"/>
          <w:kern w:val="0"/>
          <w:sz w:val="21"/>
          <w:szCs w:val="21"/>
          <w:lang w:val="pt-PT" w:eastAsia="es-ES"/>
          <w14:ligatures w14:val="none"/>
        </w:rPr>
        <w:t>String</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185E73"/>
          <w:kern w:val="0"/>
          <w:sz w:val="21"/>
          <w:szCs w:val="21"/>
          <w:lang w:val="pt-PT" w:eastAsia="es-ES"/>
          <w14:ligatures w14:val="none"/>
        </w:rPr>
        <w:t>Object</w:t>
      </w:r>
      <w:r w:rsidRPr="00C45F34">
        <w:rPr>
          <w:rFonts w:ascii="Consolas" w:eastAsia="Times New Roman" w:hAnsi="Consolas" w:cs="Times New Roman"/>
          <w:color w:val="292929"/>
          <w:kern w:val="0"/>
          <w:sz w:val="21"/>
          <w:szCs w:val="21"/>
          <w:lang w:val="pt-PT" w:eastAsia="es-ES"/>
          <w14:ligatures w14:val="none"/>
        </w:rPr>
        <w:t xml:space="preserve">&gt; </w:t>
      </w:r>
      <w:r w:rsidRPr="00C45F34">
        <w:rPr>
          <w:rFonts w:ascii="Consolas" w:eastAsia="Times New Roman" w:hAnsi="Consolas" w:cs="Times New Roman"/>
          <w:color w:val="001080"/>
          <w:kern w:val="0"/>
          <w:sz w:val="21"/>
          <w:szCs w:val="21"/>
          <w:lang w:val="pt-PT" w:eastAsia="es-ES"/>
          <w14:ligatures w14:val="none"/>
        </w:rPr>
        <w:t>data</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185E73"/>
          <w:kern w:val="0"/>
          <w:sz w:val="21"/>
          <w:szCs w:val="21"/>
          <w:lang w:val="pt-PT" w:eastAsia="es-ES"/>
          <w14:ligatures w14:val="none"/>
        </w:rPr>
        <w:t>String</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iddocumento</w:t>
      </w:r>
      <w:r w:rsidRPr="00C45F34">
        <w:rPr>
          <w:rFonts w:ascii="Consolas" w:eastAsia="Times New Roman" w:hAnsi="Consolas" w:cs="Times New Roman"/>
          <w:color w:val="292929"/>
          <w:kern w:val="0"/>
          <w:sz w:val="21"/>
          <w:szCs w:val="21"/>
          <w:lang w:val="pt-PT" w:eastAsia="es-ES"/>
          <w14:ligatures w14:val="none"/>
        </w:rPr>
        <w:t>)</w:t>
      </w:r>
    </w:p>
    <w:p w14:paraId="141A3420"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w:t>
      </w:r>
    </w:p>
    <w:p w14:paraId="4C4E7143"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rf</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FirebaseInsertOrUpdate</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Productos</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coleccionProductos</w:t>
      </w:r>
      <w:r w:rsidRPr="00C45F34">
        <w:rPr>
          <w:rFonts w:ascii="Consolas" w:eastAsia="Times New Roman" w:hAnsi="Consolas" w:cs="Times New Roman"/>
          <w:color w:val="292929"/>
          <w:kern w:val="0"/>
          <w:sz w:val="21"/>
          <w:szCs w:val="21"/>
          <w:lang w:val="pt-PT" w:eastAsia="es-ES"/>
          <w14:ligatures w14:val="none"/>
        </w:rPr>
        <w:t>, data,iddocumento);</w:t>
      </w:r>
    </w:p>
    <w:p w14:paraId="785C012C"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292929"/>
          <w:kern w:val="0"/>
          <w:sz w:val="21"/>
          <w:szCs w:val="21"/>
          <w:lang w:val="es-ES" w:eastAsia="es-ES"/>
          <w14:ligatures w14:val="none"/>
        </w:rPr>
        <w:t>}</w:t>
      </w:r>
    </w:p>
    <w:p w14:paraId="7CA5F7CE"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06209FBD"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public</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&gt; </w:t>
      </w:r>
      <w:proofErr w:type="spellStart"/>
      <w:proofErr w:type="gramStart"/>
      <w:r w:rsidRPr="00C45F34">
        <w:rPr>
          <w:rFonts w:ascii="Consolas" w:eastAsia="Times New Roman" w:hAnsi="Consolas" w:cs="Times New Roman"/>
          <w:color w:val="5E2CBC"/>
          <w:kern w:val="0"/>
          <w:sz w:val="21"/>
          <w:szCs w:val="21"/>
          <w:lang w:val="es-ES" w:eastAsia="es-ES"/>
          <w14:ligatures w14:val="none"/>
        </w:rPr>
        <w:t>read</w:t>
      </w:r>
      <w:proofErr w:type="spellEnd"/>
      <w:r w:rsidRPr="00C45F34">
        <w:rPr>
          <w:rFonts w:ascii="Consolas" w:eastAsia="Times New Roman" w:hAnsi="Consolas" w:cs="Times New Roman"/>
          <w:color w:val="292929"/>
          <w:kern w:val="0"/>
          <w:sz w:val="21"/>
          <w:szCs w:val="21"/>
          <w:lang w:val="es-ES" w:eastAsia="es-ES"/>
          <w14:ligatures w14:val="none"/>
        </w:rPr>
        <w:t>(</w:t>
      </w:r>
      <w:proofErr w:type="gramEnd"/>
      <w:r w:rsidRPr="00C45F34">
        <w:rPr>
          <w:rFonts w:ascii="Consolas" w:eastAsia="Times New Roman" w:hAnsi="Consolas" w:cs="Times New Roman"/>
          <w:color w:val="292929"/>
          <w:kern w:val="0"/>
          <w:sz w:val="21"/>
          <w:szCs w:val="21"/>
          <w:lang w:val="es-ES" w:eastAsia="es-ES"/>
          <w14:ligatures w14:val="none"/>
        </w:rPr>
        <w:t>)</w:t>
      </w:r>
    </w:p>
    <w:p w14:paraId="2C9CB98D"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1387304A"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proofErr w:type="spellStart"/>
      <w:r w:rsidRPr="00C45F34">
        <w:rPr>
          <w:rFonts w:ascii="Consolas" w:eastAsia="Times New Roman" w:hAnsi="Consolas" w:cs="Times New Roman"/>
          <w:color w:val="185E73"/>
          <w:kern w:val="0"/>
          <w:sz w:val="21"/>
          <w:szCs w:val="21"/>
          <w:lang w:val="es-ES" w:eastAsia="es-ES"/>
          <w14:ligatures w14:val="none"/>
        </w:rPr>
        <w:t>QueryDocumentSnapshot</w:t>
      </w:r>
      <w:proofErr w:type="spellEnd"/>
      <w:r w:rsidRPr="00C45F34">
        <w:rPr>
          <w:rFonts w:ascii="Consolas" w:eastAsia="Times New Roman" w:hAnsi="Consolas" w:cs="Times New Roman"/>
          <w:color w:val="292929"/>
          <w:kern w:val="0"/>
          <w:sz w:val="21"/>
          <w:szCs w:val="21"/>
          <w:lang w:val="es-ES" w:eastAsia="es-ES"/>
          <w14:ligatures w14:val="none"/>
        </w:rPr>
        <w:t xml:space="preserve">&gt; </w:t>
      </w:r>
      <w:proofErr w:type="spellStart"/>
      <w:r w:rsidRPr="00C45F34">
        <w:rPr>
          <w:rFonts w:ascii="Consolas" w:eastAsia="Times New Roman" w:hAnsi="Consolas" w:cs="Times New Roman"/>
          <w:color w:val="001080"/>
          <w:kern w:val="0"/>
          <w:sz w:val="21"/>
          <w:szCs w:val="21"/>
          <w:lang w:val="es-ES" w:eastAsia="es-ES"/>
          <w14:ligatures w14:val="none"/>
        </w:rPr>
        <w:t>documents</w:t>
      </w:r>
      <w:proofErr w:type="spellEnd"/>
      <w:r w:rsidRPr="00C45F34">
        <w:rPr>
          <w:rFonts w:ascii="Consolas" w:eastAsia="Times New Roman" w:hAnsi="Consolas" w:cs="Times New Roman"/>
          <w:color w:val="000000"/>
          <w:kern w:val="0"/>
          <w:sz w:val="21"/>
          <w:szCs w:val="21"/>
          <w:lang w:val="es-ES" w:eastAsia="es-ES"/>
          <w14:ligatures w14:val="none"/>
        </w:rPr>
        <w:t>=</w:t>
      </w:r>
      <w:proofErr w:type="spellStart"/>
      <w:proofErr w:type="gramStart"/>
      <w:r w:rsidRPr="00C45F34">
        <w:rPr>
          <w:rFonts w:ascii="Consolas" w:eastAsia="Times New Roman" w:hAnsi="Consolas" w:cs="Times New Roman"/>
          <w:color w:val="001080"/>
          <w:kern w:val="0"/>
          <w:sz w:val="21"/>
          <w:szCs w:val="21"/>
          <w:lang w:val="es-ES" w:eastAsia="es-ES"/>
          <w14:ligatures w14:val="none"/>
        </w:rPr>
        <w:t>rf</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FirebaseRead</w:t>
      </w:r>
      <w:proofErr w:type="spellEnd"/>
      <w:proofErr w:type="gramEnd"/>
      <w:r w:rsidRPr="00C45F34">
        <w:rPr>
          <w:rFonts w:ascii="Consolas" w:eastAsia="Times New Roman" w:hAnsi="Consolas" w:cs="Times New Roman"/>
          <w:color w:val="292929"/>
          <w:kern w:val="0"/>
          <w:sz w:val="21"/>
          <w:szCs w:val="21"/>
          <w:lang w:val="es-ES" w:eastAsia="es-ES"/>
          <w14:ligatures w14:val="none"/>
        </w:rPr>
        <w:t>(</w:t>
      </w:r>
      <w:proofErr w:type="spellStart"/>
      <w:r w:rsidRPr="00C45F34">
        <w:rPr>
          <w:rFonts w:ascii="Consolas" w:eastAsia="Times New Roman" w:hAnsi="Consolas" w:cs="Times New Roman"/>
          <w:color w:val="001080"/>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001080"/>
          <w:kern w:val="0"/>
          <w:sz w:val="21"/>
          <w:szCs w:val="21"/>
          <w:lang w:val="es-ES" w:eastAsia="es-ES"/>
          <w14:ligatures w14:val="none"/>
        </w:rPr>
        <w:t>coleccionProductos</w:t>
      </w:r>
      <w:proofErr w:type="spellEnd"/>
      <w:r w:rsidRPr="00C45F34">
        <w:rPr>
          <w:rFonts w:ascii="Consolas" w:eastAsia="Times New Roman" w:hAnsi="Consolas" w:cs="Times New Roman"/>
          <w:color w:val="292929"/>
          <w:kern w:val="0"/>
          <w:sz w:val="21"/>
          <w:szCs w:val="21"/>
          <w:lang w:val="es-ES" w:eastAsia="es-ES"/>
          <w14:ligatures w14:val="none"/>
        </w:rPr>
        <w:t>);</w:t>
      </w:r>
    </w:p>
    <w:p w14:paraId="44544719"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1080"/>
          <w:kern w:val="0"/>
          <w:sz w:val="21"/>
          <w:szCs w:val="21"/>
          <w:lang w:val="es-ES" w:eastAsia="es-ES"/>
          <w14:ligatures w14:val="none"/>
        </w:rPr>
        <w:t>p</w:t>
      </w:r>
      <w:r w:rsidRPr="00C45F34">
        <w:rPr>
          <w:rFonts w:ascii="Consolas" w:eastAsia="Times New Roman" w:hAnsi="Consolas" w:cs="Times New Roman"/>
          <w:color w:val="292929"/>
          <w:kern w:val="0"/>
          <w:sz w:val="21"/>
          <w:szCs w:val="21"/>
          <w:lang w:val="es-ES" w:eastAsia="es-ES"/>
          <w14:ligatures w14:val="none"/>
        </w:rPr>
        <w:t>;</w:t>
      </w:r>
    </w:p>
    <w:p w14:paraId="7038571B"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&gt; </w:t>
      </w:r>
      <w:proofErr w:type="spellStart"/>
      <w:r w:rsidRPr="00C45F34">
        <w:rPr>
          <w:rFonts w:ascii="Consolas" w:eastAsia="Times New Roman" w:hAnsi="Consolas" w:cs="Times New Roman"/>
          <w:color w:val="001080"/>
          <w:kern w:val="0"/>
          <w:sz w:val="21"/>
          <w:szCs w:val="21"/>
          <w:lang w:val="es-ES" w:eastAsia="es-ES"/>
          <w14:ligatures w14:val="none"/>
        </w:rPr>
        <w:t>lstproductos</w:t>
      </w:r>
      <w:proofErr w:type="spellEnd"/>
      <w:r w:rsidRPr="00C45F34">
        <w:rPr>
          <w:rFonts w:ascii="Consolas" w:eastAsia="Times New Roman" w:hAnsi="Consolas" w:cs="Times New Roman"/>
          <w:color w:val="000000"/>
          <w:kern w:val="0"/>
          <w:sz w:val="21"/>
          <w:szCs w:val="21"/>
          <w:lang w:val="es-ES" w:eastAsia="es-ES"/>
          <w14:ligatures w14:val="none"/>
        </w:rPr>
        <w:t>=</w:t>
      </w:r>
      <w:r w:rsidRPr="00C45F34">
        <w:rPr>
          <w:rFonts w:ascii="Consolas" w:eastAsia="Times New Roman" w:hAnsi="Consolas" w:cs="Times New Roman"/>
          <w:color w:val="B5200D"/>
          <w:kern w:val="0"/>
          <w:sz w:val="21"/>
          <w:szCs w:val="21"/>
          <w:lang w:val="es-ES" w:eastAsia="es-ES"/>
          <w14:ligatures w14:val="none"/>
        </w:rPr>
        <w:t>new</w:t>
      </w: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ArrayList</w:t>
      </w:r>
      <w:proofErr w:type="spellEnd"/>
      <w:r w:rsidRPr="00C45F34">
        <w:rPr>
          <w:rFonts w:ascii="Consolas" w:eastAsia="Times New Roman" w:hAnsi="Consolas" w:cs="Times New Roman"/>
          <w:color w:val="292929"/>
          <w:kern w:val="0"/>
          <w:sz w:val="21"/>
          <w:szCs w:val="21"/>
          <w:lang w:val="es-ES" w:eastAsia="es-ES"/>
          <w14:ligatures w14:val="none"/>
        </w:rPr>
        <w:t>&lt;</w:t>
      </w:r>
      <w:proofErr w:type="gramStart"/>
      <w:r w:rsidRPr="00C45F34">
        <w:rPr>
          <w:rFonts w:ascii="Consolas" w:eastAsia="Times New Roman" w:hAnsi="Consolas" w:cs="Times New Roman"/>
          <w:color w:val="292929"/>
          <w:kern w:val="0"/>
          <w:sz w:val="21"/>
          <w:szCs w:val="21"/>
          <w:lang w:val="es-ES" w:eastAsia="es-ES"/>
          <w14:ligatures w14:val="none"/>
        </w:rPr>
        <w:t>&gt;(</w:t>
      </w:r>
      <w:proofErr w:type="gramEnd"/>
      <w:r w:rsidRPr="00C45F34">
        <w:rPr>
          <w:rFonts w:ascii="Consolas" w:eastAsia="Times New Roman" w:hAnsi="Consolas" w:cs="Times New Roman"/>
          <w:color w:val="292929"/>
          <w:kern w:val="0"/>
          <w:sz w:val="21"/>
          <w:szCs w:val="21"/>
          <w:lang w:val="es-ES" w:eastAsia="es-ES"/>
          <w14:ligatures w14:val="none"/>
        </w:rPr>
        <w:t>);</w:t>
      </w:r>
    </w:p>
    <w:p w14:paraId="3C729C86"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13EB81F2"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B5200D"/>
          <w:kern w:val="0"/>
          <w:sz w:val="21"/>
          <w:szCs w:val="21"/>
          <w:lang w:val="pt-PT" w:eastAsia="es-ES"/>
          <w14:ligatures w14:val="none"/>
        </w:rPr>
        <w:t>for</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185E73"/>
          <w:kern w:val="0"/>
          <w:sz w:val="21"/>
          <w:szCs w:val="21"/>
          <w:lang w:val="pt-PT" w:eastAsia="es-ES"/>
          <w14:ligatures w14:val="none"/>
        </w:rPr>
        <w:t>QueryDocumentSnapshot</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document</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B5200D"/>
          <w:kern w:val="0"/>
          <w:sz w:val="21"/>
          <w:szCs w:val="21"/>
          <w:lang w:val="pt-PT" w:eastAsia="es-ES"/>
          <w14:ligatures w14:val="none"/>
        </w:rPr>
        <w:t>:</w:t>
      </w:r>
      <w:r w:rsidRPr="00C45F34">
        <w:rPr>
          <w:rFonts w:ascii="Consolas" w:eastAsia="Times New Roman" w:hAnsi="Consolas" w:cs="Times New Roman"/>
          <w:color w:val="292929"/>
          <w:kern w:val="0"/>
          <w:sz w:val="21"/>
          <w:szCs w:val="21"/>
          <w:lang w:val="pt-PT" w:eastAsia="es-ES"/>
          <w14:ligatures w14:val="none"/>
        </w:rPr>
        <w:t xml:space="preserve"> documents)</w:t>
      </w:r>
    </w:p>
    <w:p w14:paraId="4CE4DC68"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w:t>
      </w:r>
    </w:p>
    <w:p w14:paraId="02E8642B"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System</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out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println</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document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getId</w:t>
      </w:r>
      <w:r w:rsidRPr="00C45F34">
        <w:rPr>
          <w:rFonts w:ascii="Consolas" w:eastAsia="Times New Roman" w:hAnsi="Consolas" w:cs="Times New Roman"/>
          <w:color w:val="292929"/>
          <w:kern w:val="0"/>
          <w:sz w:val="21"/>
          <w:szCs w:val="21"/>
          <w:lang w:val="pt-PT" w:eastAsia="es-ES"/>
          <w14:ligatures w14:val="none"/>
        </w:rPr>
        <w:t>());</w:t>
      </w:r>
    </w:p>
    <w:p w14:paraId="285765B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292929"/>
          <w:kern w:val="0"/>
          <w:sz w:val="21"/>
          <w:szCs w:val="21"/>
          <w:lang w:val="es-ES" w:eastAsia="es-ES"/>
          <w14:ligatures w14:val="none"/>
        </w:rPr>
        <w:t>p</w:t>
      </w:r>
      <w:r w:rsidRPr="00C45F34">
        <w:rPr>
          <w:rFonts w:ascii="Consolas" w:eastAsia="Times New Roman" w:hAnsi="Consolas" w:cs="Times New Roman"/>
          <w:color w:val="000000"/>
          <w:kern w:val="0"/>
          <w:sz w:val="21"/>
          <w:szCs w:val="21"/>
          <w:lang w:val="es-ES" w:eastAsia="es-ES"/>
          <w14:ligatures w14:val="none"/>
        </w:rPr>
        <w:t>=</w:t>
      </w:r>
      <w:proofErr w:type="spellStart"/>
      <w:proofErr w:type="gramStart"/>
      <w:r w:rsidRPr="00C45F34">
        <w:rPr>
          <w:rFonts w:ascii="Consolas" w:eastAsia="Times New Roman" w:hAnsi="Consolas" w:cs="Times New Roman"/>
          <w:color w:val="001080"/>
          <w:kern w:val="0"/>
          <w:sz w:val="21"/>
          <w:szCs w:val="21"/>
          <w:lang w:val="es-ES" w:eastAsia="es-ES"/>
          <w14:ligatures w14:val="none"/>
        </w:rPr>
        <w:t>document</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toObject</w:t>
      </w:r>
      <w:proofErr w:type="spellEnd"/>
      <w:proofErr w:type="gramEnd"/>
      <w:r w:rsidRPr="00C45F34">
        <w:rPr>
          <w:rFonts w:ascii="Consolas" w:eastAsia="Times New Roman" w:hAnsi="Consolas" w:cs="Times New Roman"/>
          <w:color w:val="292929"/>
          <w:kern w:val="0"/>
          <w:sz w:val="21"/>
          <w:szCs w:val="21"/>
          <w:lang w:val="es-ES" w:eastAsia="es-ES"/>
          <w14:ligatures w14:val="none"/>
        </w:rPr>
        <w:t>(</w:t>
      </w:r>
      <w:proofErr w:type="spellStart"/>
      <w:r w:rsidRPr="00C45F34">
        <w:rPr>
          <w:rFonts w:ascii="Consolas" w:eastAsia="Times New Roman" w:hAnsi="Consolas" w:cs="Times New Roman"/>
          <w:color w:val="001080"/>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001080"/>
          <w:kern w:val="0"/>
          <w:sz w:val="21"/>
          <w:szCs w:val="21"/>
          <w:lang w:val="es-ES" w:eastAsia="es-ES"/>
          <w14:ligatures w14:val="none"/>
        </w:rPr>
        <w:t>class</w:t>
      </w:r>
      <w:proofErr w:type="spellEnd"/>
      <w:r w:rsidRPr="00C45F34">
        <w:rPr>
          <w:rFonts w:ascii="Consolas" w:eastAsia="Times New Roman" w:hAnsi="Consolas" w:cs="Times New Roman"/>
          <w:color w:val="292929"/>
          <w:kern w:val="0"/>
          <w:sz w:val="21"/>
          <w:szCs w:val="21"/>
          <w:lang w:val="es-ES" w:eastAsia="es-ES"/>
          <w14:ligatures w14:val="none"/>
        </w:rPr>
        <w:t>);</w:t>
      </w:r>
    </w:p>
    <w:p w14:paraId="3BE5074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C45F34">
        <w:rPr>
          <w:rFonts w:ascii="Consolas" w:eastAsia="Times New Roman" w:hAnsi="Consolas" w:cs="Times New Roman"/>
          <w:color w:val="001080"/>
          <w:kern w:val="0"/>
          <w:sz w:val="21"/>
          <w:szCs w:val="21"/>
          <w:lang w:val="es-ES" w:eastAsia="es-ES"/>
          <w14:ligatures w14:val="none"/>
        </w:rPr>
        <w:t>p</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setId</w:t>
      </w:r>
      <w:proofErr w:type="spellEnd"/>
      <w:proofErr w:type="gramEnd"/>
      <w:r w:rsidRPr="00C45F34">
        <w:rPr>
          <w:rFonts w:ascii="Consolas" w:eastAsia="Times New Roman" w:hAnsi="Consolas" w:cs="Times New Roman"/>
          <w:color w:val="292929"/>
          <w:kern w:val="0"/>
          <w:sz w:val="21"/>
          <w:szCs w:val="21"/>
          <w:lang w:val="es-ES" w:eastAsia="es-ES"/>
          <w14:ligatures w14:val="none"/>
        </w:rPr>
        <w:t>(</w:t>
      </w:r>
      <w:proofErr w:type="spellStart"/>
      <w:r w:rsidRPr="00C45F34">
        <w:rPr>
          <w:rFonts w:ascii="Consolas" w:eastAsia="Times New Roman" w:hAnsi="Consolas" w:cs="Times New Roman"/>
          <w:color w:val="001080"/>
          <w:kern w:val="0"/>
          <w:sz w:val="21"/>
          <w:szCs w:val="21"/>
          <w:lang w:val="es-ES" w:eastAsia="es-ES"/>
          <w14:ligatures w14:val="none"/>
        </w:rPr>
        <w:t>document</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getId</w:t>
      </w:r>
      <w:proofErr w:type="spellEnd"/>
      <w:r w:rsidRPr="00C45F34">
        <w:rPr>
          <w:rFonts w:ascii="Consolas" w:eastAsia="Times New Roman" w:hAnsi="Consolas" w:cs="Times New Roman"/>
          <w:color w:val="292929"/>
          <w:kern w:val="0"/>
          <w:sz w:val="21"/>
          <w:szCs w:val="21"/>
          <w:lang w:val="es-ES" w:eastAsia="es-ES"/>
          <w14:ligatures w14:val="none"/>
        </w:rPr>
        <w:t>());</w:t>
      </w:r>
    </w:p>
    <w:p w14:paraId="5C540BD3"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01080"/>
          <w:kern w:val="0"/>
          <w:sz w:val="21"/>
          <w:szCs w:val="21"/>
          <w:lang w:val="es-ES" w:eastAsia="es-ES"/>
          <w14:ligatures w14:val="none"/>
        </w:rPr>
        <w:t>lstproductos</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add</w:t>
      </w:r>
      <w:proofErr w:type="spellEnd"/>
      <w:r w:rsidRPr="00C45F34">
        <w:rPr>
          <w:rFonts w:ascii="Consolas" w:eastAsia="Times New Roman" w:hAnsi="Consolas" w:cs="Times New Roman"/>
          <w:color w:val="292929"/>
          <w:kern w:val="0"/>
          <w:sz w:val="21"/>
          <w:szCs w:val="21"/>
          <w:lang w:val="es-ES" w:eastAsia="es-ES"/>
          <w14:ligatures w14:val="none"/>
        </w:rPr>
        <w:t>(p);</w:t>
      </w:r>
    </w:p>
    <w:p w14:paraId="1F5674DF"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52CE52F9"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B5200D"/>
          <w:kern w:val="0"/>
          <w:sz w:val="21"/>
          <w:szCs w:val="21"/>
          <w:lang w:val="es-ES" w:eastAsia="es-ES"/>
          <w14:ligatures w14:val="none"/>
        </w:rPr>
        <w:t>return</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292929"/>
          <w:kern w:val="0"/>
          <w:sz w:val="21"/>
          <w:szCs w:val="21"/>
          <w:lang w:val="es-ES" w:eastAsia="es-ES"/>
          <w14:ligatures w14:val="none"/>
        </w:rPr>
        <w:t>lstproductos</w:t>
      </w:r>
      <w:proofErr w:type="spellEnd"/>
      <w:r w:rsidRPr="00C45F34">
        <w:rPr>
          <w:rFonts w:ascii="Consolas" w:eastAsia="Times New Roman" w:hAnsi="Consolas" w:cs="Times New Roman"/>
          <w:color w:val="292929"/>
          <w:kern w:val="0"/>
          <w:sz w:val="21"/>
          <w:szCs w:val="21"/>
          <w:lang w:val="es-ES" w:eastAsia="es-ES"/>
          <w14:ligatures w14:val="none"/>
        </w:rPr>
        <w:t>;</w:t>
      </w:r>
    </w:p>
    <w:p w14:paraId="5051EAA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71A309F6"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16C21CA7"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public</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&gt; </w:t>
      </w:r>
      <w:proofErr w:type="gramStart"/>
      <w:r w:rsidRPr="00C45F34">
        <w:rPr>
          <w:rFonts w:ascii="Consolas" w:eastAsia="Times New Roman" w:hAnsi="Consolas" w:cs="Times New Roman"/>
          <w:color w:val="5E2CBC"/>
          <w:kern w:val="0"/>
          <w:sz w:val="21"/>
          <w:szCs w:val="21"/>
          <w:lang w:val="es-ES" w:eastAsia="es-ES"/>
          <w14:ligatures w14:val="none"/>
        </w:rPr>
        <w:t>buscar</w:t>
      </w:r>
      <w:r w:rsidRPr="00C45F34">
        <w:rPr>
          <w:rFonts w:ascii="Consolas" w:eastAsia="Times New Roman" w:hAnsi="Consolas" w:cs="Times New Roman"/>
          <w:color w:val="292929"/>
          <w:kern w:val="0"/>
          <w:sz w:val="21"/>
          <w:szCs w:val="21"/>
          <w:lang w:val="es-ES" w:eastAsia="es-ES"/>
          <w14:ligatures w14:val="none"/>
        </w:rPr>
        <w:t>(</w:t>
      </w:r>
      <w:proofErr w:type="spellStart"/>
      <w:proofErr w:type="gramEnd"/>
      <w:r w:rsidRPr="00C45F34">
        <w:rPr>
          <w:rFonts w:ascii="Consolas" w:eastAsia="Times New Roman" w:hAnsi="Consolas" w:cs="Times New Roman"/>
          <w:color w:val="185E73"/>
          <w:kern w:val="0"/>
          <w:sz w:val="21"/>
          <w:szCs w:val="21"/>
          <w:lang w:val="es-ES" w:eastAsia="es-ES"/>
          <w14:ligatures w14:val="none"/>
        </w:rPr>
        <w:t>String</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01080"/>
          <w:kern w:val="0"/>
          <w:sz w:val="21"/>
          <w:szCs w:val="21"/>
          <w:lang w:val="es-ES" w:eastAsia="es-ES"/>
          <w14:ligatures w14:val="none"/>
        </w:rPr>
        <w:t>campo</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185E73"/>
          <w:kern w:val="0"/>
          <w:sz w:val="21"/>
          <w:szCs w:val="21"/>
          <w:lang w:val="es-ES" w:eastAsia="es-ES"/>
          <w14:ligatures w14:val="none"/>
        </w:rPr>
        <w:t>String</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1080"/>
          <w:kern w:val="0"/>
          <w:sz w:val="21"/>
          <w:szCs w:val="21"/>
          <w:lang w:val="es-ES" w:eastAsia="es-ES"/>
          <w14:ligatures w14:val="none"/>
        </w:rPr>
        <w:t>valor</w:t>
      </w: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throws</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InterruptedException</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ExecutionException</w:t>
      </w:r>
      <w:proofErr w:type="spellEnd"/>
    </w:p>
    <w:p w14:paraId="2FD1F6EE"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24FACE25"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proofErr w:type="spellStart"/>
      <w:r w:rsidRPr="00C45F34">
        <w:rPr>
          <w:rFonts w:ascii="Consolas" w:eastAsia="Times New Roman" w:hAnsi="Consolas" w:cs="Times New Roman"/>
          <w:color w:val="185E73"/>
          <w:kern w:val="0"/>
          <w:sz w:val="21"/>
          <w:szCs w:val="21"/>
          <w:lang w:val="es-ES" w:eastAsia="es-ES"/>
          <w14:ligatures w14:val="none"/>
        </w:rPr>
        <w:t>QueryDocumentSnapshot</w:t>
      </w:r>
      <w:proofErr w:type="spellEnd"/>
      <w:r w:rsidRPr="00C45F34">
        <w:rPr>
          <w:rFonts w:ascii="Consolas" w:eastAsia="Times New Roman" w:hAnsi="Consolas" w:cs="Times New Roman"/>
          <w:color w:val="292929"/>
          <w:kern w:val="0"/>
          <w:sz w:val="21"/>
          <w:szCs w:val="21"/>
          <w:lang w:val="es-ES" w:eastAsia="es-ES"/>
          <w14:ligatures w14:val="none"/>
        </w:rPr>
        <w:t xml:space="preserve">&gt; </w:t>
      </w:r>
      <w:proofErr w:type="spellStart"/>
      <w:r w:rsidRPr="00C45F34">
        <w:rPr>
          <w:rFonts w:ascii="Consolas" w:eastAsia="Times New Roman" w:hAnsi="Consolas" w:cs="Times New Roman"/>
          <w:color w:val="001080"/>
          <w:kern w:val="0"/>
          <w:sz w:val="21"/>
          <w:szCs w:val="21"/>
          <w:lang w:val="es-ES" w:eastAsia="es-ES"/>
          <w14:ligatures w14:val="none"/>
        </w:rPr>
        <w:t>documents</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0000"/>
          <w:kern w:val="0"/>
          <w:sz w:val="21"/>
          <w:szCs w:val="21"/>
          <w:lang w:val="es-ES" w:eastAsia="es-ES"/>
          <w14:ligatures w14:val="none"/>
        </w:rPr>
        <w:t>=</w:t>
      </w:r>
      <w:proofErr w:type="spellStart"/>
      <w:proofErr w:type="gramStart"/>
      <w:r w:rsidRPr="00C45F34">
        <w:rPr>
          <w:rFonts w:ascii="Consolas" w:eastAsia="Times New Roman" w:hAnsi="Consolas" w:cs="Times New Roman"/>
          <w:color w:val="001080"/>
          <w:kern w:val="0"/>
          <w:sz w:val="21"/>
          <w:szCs w:val="21"/>
          <w:lang w:val="es-ES" w:eastAsia="es-ES"/>
          <w14:ligatures w14:val="none"/>
        </w:rPr>
        <w:t>rf</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buscar</w:t>
      </w:r>
      <w:proofErr w:type="spellEnd"/>
      <w:proofErr w:type="gramEnd"/>
      <w:r w:rsidRPr="00C45F34">
        <w:rPr>
          <w:rFonts w:ascii="Consolas" w:eastAsia="Times New Roman" w:hAnsi="Consolas" w:cs="Times New Roman"/>
          <w:color w:val="292929"/>
          <w:kern w:val="0"/>
          <w:sz w:val="21"/>
          <w:szCs w:val="21"/>
          <w:lang w:val="es-ES" w:eastAsia="es-ES"/>
          <w14:ligatures w14:val="none"/>
        </w:rPr>
        <w:t>(</w:t>
      </w:r>
      <w:proofErr w:type="spellStart"/>
      <w:r w:rsidRPr="00C45F34">
        <w:rPr>
          <w:rFonts w:ascii="Consolas" w:eastAsia="Times New Roman" w:hAnsi="Consolas" w:cs="Times New Roman"/>
          <w:color w:val="001080"/>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001080"/>
          <w:kern w:val="0"/>
          <w:sz w:val="21"/>
          <w:szCs w:val="21"/>
          <w:lang w:val="es-ES" w:eastAsia="es-ES"/>
          <w14:ligatures w14:val="none"/>
        </w:rPr>
        <w:t>coleccionProductos</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292929"/>
          <w:kern w:val="0"/>
          <w:sz w:val="21"/>
          <w:szCs w:val="21"/>
          <w:lang w:val="es-ES" w:eastAsia="es-ES"/>
          <w14:ligatures w14:val="none"/>
        </w:rPr>
        <w:t>campo,valor</w:t>
      </w:r>
      <w:proofErr w:type="spellEnd"/>
      <w:r w:rsidRPr="00C45F34">
        <w:rPr>
          <w:rFonts w:ascii="Consolas" w:eastAsia="Times New Roman" w:hAnsi="Consolas" w:cs="Times New Roman"/>
          <w:color w:val="292929"/>
          <w:kern w:val="0"/>
          <w:sz w:val="21"/>
          <w:szCs w:val="21"/>
          <w:lang w:val="es-ES" w:eastAsia="es-ES"/>
          <w14:ligatures w14:val="none"/>
        </w:rPr>
        <w:t>);</w:t>
      </w:r>
    </w:p>
    <w:p w14:paraId="44C3386F"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1080"/>
          <w:kern w:val="0"/>
          <w:sz w:val="21"/>
          <w:szCs w:val="21"/>
          <w:lang w:val="es-ES" w:eastAsia="es-ES"/>
          <w14:ligatures w14:val="none"/>
        </w:rPr>
        <w:t>p</w:t>
      </w:r>
      <w:r w:rsidRPr="00C45F34">
        <w:rPr>
          <w:rFonts w:ascii="Consolas" w:eastAsia="Times New Roman" w:hAnsi="Consolas" w:cs="Times New Roman"/>
          <w:color w:val="292929"/>
          <w:kern w:val="0"/>
          <w:sz w:val="21"/>
          <w:szCs w:val="21"/>
          <w:lang w:val="es-ES" w:eastAsia="es-ES"/>
          <w14:ligatures w14:val="none"/>
        </w:rPr>
        <w:t>;</w:t>
      </w:r>
    </w:p>
    <w:p w14:paraId="1058CFBF"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List</w:t>
      </w:r>
      <w:proofErr w:type="spellEnd"/>
      <w:r w:rsidRPr="00C45F34">
        <w:rPr>
          <w:rFonts w:ascii="Consolas" w:eastAsia="Times New Roman" w:hAnsi="Consolas" w:cs="Times New Roman"/>
          <w:color w:val="292929"/>
          <w:kern w:val="0"/>
          <w:sz w:val="21"/>
          <w:szCs w:val="21"/>
          <w:lang w:val="es-ES" w:eastAsia="es-ES"/>
          <w14:ligatures w14:val="none"/>
        </w:rPr>
        <w:t>&lt;</w:t>
      </w:r>
      <w:r w:rsidRPr="00C45F34">
        <w:rPr>
          <w:rFonts w:ascii="Consolas" w:eastAsia="Times New Roman" w:hAnsi="Consolas" w:cs="Times New Roman"/>
          <w:color w:val="185E73"/>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 xml:space="preserve">&gt; </w:t>
      </w:r>
      <w:proofErr w:type="spellStart"/>
      <w:r w:rsidRPr="00C45F34">
        <w:rPr>
          <w:rFonts w:ascii="Consolas" w:eastAsia="Times New Roman" w:hAnsi="Consolas" w:cs="Times New Roman"/>
          <w:color w:val="001080"/>
          <w:kern w:val="0"/>
          <w:sz w:val="21"/>
          <w:szCs w:val="21"/>
          <w:lang w:val="es-ES" w:eastAsia="es-ES"/>
          <w14:ligatures w14:val="none"/>
        </w:rPr>
        <w:t>lstproduc</w:t>
      </w:r>
      <w:proofErr w:type="spellEnd"/>
      <w:r w:rsidRPr="00C45F34">
        <w:rPr>
          <w:rFonts w:ascii="Consolas" w:eastAsia="Times New Roman" w:hAnsi="Consolas" w:cs="Times New Roman"/>
          <w:color w:val="000000"/>
          <w:kern w:val="0"/>
          <w:sz w:val="21"/>
          <w:szCs w:val="21"/>
          <w:lang w:val="es-ES" w:eastAsia="es-ES"/>
          <w14:ligatures w14:val="none"/>
        </w:rPr>
        <w:t>=</w:t>
      </w:r>
      <w:r w:rsidRPr="00C45F34">
        <w:rPr>
          <w:rFonts w:ascii="Consolas" w:eastAsia="Times New Roman" w:hAnsi="Consolas" w:cs="Times New Roman"/>
          <w:color w:val="B5200D"/>
          <w:kern w:val="0"/>
          <w:sz w:val="21"/>
          <w:szCs w:val="21"/>
          <w:lang w:val="es-ES" w:eastAsia="es-ES"/>
          <w14:ligatures w14:val="none"/>
        </w:rPr>
        <w:t>new</w:t>
      </w: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ArrayList</w:t>
      </w:r>
      <w:proofErr w:type="spellEnd"/>
      <w:r w:rsidRPr="00C45F34">
        <w:rPr>
          <w:rFonts w:ascii="Consolas" w:eastAsia="Times New Roman" w:hAnsi="Consolas" w:cs="Times New Roman"/>
          <w:color w:val="292929"/>
          <w:kern w:val="0"/>
          <w:sz w:val="21"/>
          <w:szCs w:val="21"/>
          <w:lang w:val="es-ES" w:eastAsia="es-ES"/>
          <w14:ligatures w14:val="none"/>
        </w:rPr>
        <w:t>&lt;</w:t>
      </w:r>
      <w:proofErr w:type="gramStart"/>
      <w:r w:rsidRPr="00C45F34">
        <w:rPr>
          <w:rFonts w:ascii="Consolas" w:eastAsia="Times New Roman" w:hAnsi="Consolas" w:cs="Times New Roman"/>
          <w:color w:val="292929"/>
          <w:kern w:val="0"/>
          <w:sz w:val="21"/>
          <w:szCs w:val="21"/>
          <w:lang w:val="es-ES" w:eastAsia="es-ES"/>
          <w14:ligatures w14:val="none"/>
        </w:rPr>
        <w:t>&gt;(</w:t>
      </w:r>
      <w:proofErr w:type="gramEnd"/>
      <w:r w:rsidRPr="00C45F34">
        <w:rPr>
          <w:rFonts w:ascii="Consolas" w:eastAsia="Times New Roman" w:hAnsi="Consolas" w:cs="Times New Roman"/>
          <w:color w:val="292929"/>
          <w:kern w:val="0"/>
          <w:sz w:val="21"/>
          <w:szCs w:val="21"/>
          <w:lang w:val="es-ES" w:eastAsia="es-ES"/>
          <w14:ligatures w14:val="none"/>
        </w:rPr>
        <w:t>);</w:t>
      </w:r>
    </w:p>
    <w:p w14:paraId="3A268890"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B5200D"/>
          <w:kern w:val="0"/>
          <w:sz w:val="21"/>
          <w:szCs w:val="21"/>
          <w:lang w:val="pt-PT" w:eastAsia="es-ES"/>
          <w14:ligatures w14:val="none"/>
        </w:rPr>
        <w:t>for</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185E73"/>
          <w:kern w:val="0"/>
          <w:sz w:val="21"/>
          <w:szCs w:val="21"/>
          <w:lang w:val="pt-PT" w:eastAsia="es-ES"/>
          <w14:ligatures w14:val="none"/>
        </w:rPr>
        <w:t>DocumentSnapshot</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document</w:t>
      </w: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B5200D"/>
          <w:kern w:val="0"/>
          <w:sz w:val="21"/>
          <w:szCs w:val="21"/>
          <w:lang w:val="pt-PT" w:eastAsia="es-ES"/>
          <w14:ligatures w14:val="none"/>
        </w:rPr>
        <w:t>:</w:t>
      </w:r>
      <w:r w:rsidRPr="00C45F34">
        <w:rPr>
          <w:rFonts w:ascii="Consolas" w:eastAsia="Times New Roman" w:hAnsi="Consolas" w:cs="Times New Roman"/>
          <w:color w:val="292929"/>
          <w:kern w:val="0"/>
          <w:sz w:val="21"/>
          <w:szCs w:val="21"/>
          <w:lang w:val="pt-PT" w:eastAsia="es-ES"/>
          <w14:ligatures w14:val="none"/>
        </w:rPr>
        <w:t xml:space="preserve"> documents) {</w:t>
      </w:r>
    </w:p>
    <w:p w14:paraId="7351BC4C"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System</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out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println</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document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getId</w:t>
      </w:r>
      <w:r w:rsidRPr="00C45F34">
        <w:rPr>
          <w:rFonts w:ascii="Consolas" w:eastAsia="Times New Roman" w:hAnsi="Consolas" w:cs="Times New Roman"/>
          <w:color w:val="292929"/>
          <w:kern w:val="0"/>
          <w:sz w:val="21"/>
          <w:szCs w:val="21"/>
          <w:lang w:val="pt-PT" w:eastAsia="es-ES"/>
          <w14:ligatures w14:val="none"/>
        </w:rPr>
        <w:t>());</w:t>
      </w:r>
    </w:p>
    <w:p w14:paraId="21B1B476"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001080"/>
          <w:kern w:val="0"/>
          <w:sz w:val="21"/>
          <w:szCs w:val="21"/>
          <w:lang w:val="pt-PT" w:eastAsia="es-ES"/>
          <w14:ligatures w14:val="none"/>
        </w:rPr>
        <w:t>lstproduc</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add</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document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5E2CBC"/>
          <w:kern w:val="0"/>
          <w:sz w:val="21"/>
          <w:szCs w:val="21"/>
          <w:lang w:val="pt-PT" w:eastAsia="es-ES"/>
          <w14:ligatures w14:val="none"/>
        </w:rPr>
        <w:t>toObject</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Productos</w:t>
      </w:r>
      <w:r w:rsidRPr="00C45F34">
        <w:rPr>
          <w:rFonts w:ascii="Consolas" w:eastAsia="Times New Roman" w:hAnsi="Consolas" w:cs="Times New Roman"/>
          <w:color w:val="292929"/>
          <w:kern w:val="0"/>
          <w:sz w:val="21"/>
          <w:szCs w:val="21"/>
          <w:lang w:val="pt-PT" w:eastAsia="es-ES"/>
          <w14:ligatures w14:val="none"/>
        </w:rPr>
        <w:t>.</w:t>
      </w:r>
      <w:r w:rsidRPr="00C45F34">
        <w:rPr>
          <w:rFonts w:ascii="Consolas" w:eastAsia="Times New Roman" w:hAnsi="Consolas" w:cs="Times New Roman"/>
          <w:color w:val="001080"/>
          <w:kern w:val="0"/>
          <w:sz w:val="21"/>
          <w:szCs w:val="21"/>
          <w:lang w:val="pt-PT" w:eastAsia="es-ES"/>
          <w14:ligatures w14:val="none"/>
        </w:rPr>
        <w:t>class</w:t>
      </w:r>
      <w:r w:rsidRPr="00C45F34">
        <w:rPr>
          <w:rFonts w:ascii="Consolas" w:eastAsia="Times New Roman" w:hAnsi="Consolas" w:cs="Times New Roman"/>
          <w:color w:val="292929"/>
          <w:kern w:val="0"/>
          <w:sz w:val="21"/>
          <w:szCs w:val="21"/>
          <w:lang w:val="pt-PT" w:eastAsia="es-ES"/>
          <w14:ligatures w14:val="none"/>
        </w:rPr>
        <w:t>));}</w:t>
      </w:r>
    </w:p>
    <w:p w14:paraId="3964C84B"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B5200D"/>
          <w:kern w:val="0"/>
          <w:sz w:val="21"/>
          <w:szCs w:val="21"/>
          <w:lang w:val="pt-PT" w:eastAsia="es-ES"/>
          <w14:ligatures w14:val="none"/>
        </w:rPr>
        <w:t>return</w:t>
      </w:r>
      <w:r w:rsidRPr="00C45F34">
        <w:rPr>
          <w:rFonts w:ascii="Consolas" w:eastAsia="Times New Roman" w:hAnsi="Consolas" w:cs="Times New Roman"/>
          <w:color w:val="292929"/>
          <w:kern w:val="0"/>
          <w:sz w:val="21"/>
          <w:szCs w:val="21"/>
          <w:lang w:val="pt-PT" w:eastAsia="es-ES"/>
          <w14:ligatures w14:val="none"/>
        </w:rPr>
        <w:t xml:space="preserve"> lstproduc;</w:t>
      </w:r>
    </w:p>
    <w:p w14:paraId="6A64AC47"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pt-PT" w:eastAsia="es-ES"/>
          <w14:ligatures w14:val="none"/>
        </w:rPr>
        <w:t xml:space="preserve">    </w:t>
      </w:r>
      <w:r w:rsidRPr="00C45F34">
        <w:rPr>
          <w:rFonts w:ascii="Consolas" w:eastAsia="Times New Roman" w:hAnsi="Consolas" w:cs="Times New Roman"/>
          <w:color w:val="292929"/>
          <w:kern w:val="0"/>
          <w:sz w:val="21"/>
          <w:szCs w:val="21"/>
          <w:lang w:val="es-ES" w:eastAsia="es-ES"/>
          <w14:ligatures w14:val="none"/>
        </w:rPr>
        <w:t>}</w:t>
      </w:r>
    </w:p>
    <w:p w14:paraId="33320120"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20620098"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0F4A85"/>
          <w:kern w:val="0"/>
          <w:sz w:val="21"/>
          <w:szCs w:val="21"/>
          <w:lang w:val="es-ES" w:eastAsia="es-ES"/>
          <w14:ligatures w14:val="none"/>
        </w:rPr>
        <w:t>public</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185E73"/>
          <w:kern w:val="0"/>
          <w:sz w:val="21"/>
          <w:szCs w:val="21"/>
          <w:lang w:val="es-ES" w:eastAsia="es-ES"/>
          <w14:ligatures w14:val="none"/>
        </w:rPr>
        <w:t>Integer</w:t>
      </w:r>
      <w:proofErr w:type="spellEnd"/>
      <w:r w:rsidRPr="00C45F34">
        <w:rPr>
          <w:rFonts w:ascii="Consolas" w:eastAsia="Times New Roman" w:hAnsi="Consolas" w:cs="Times New Roman"/>
          <w:color w:val="292929"/>
          <w:kern w:val="0"/>
          <w:sz w:val="21"/>
          <w:szCs w:val="21"/>
          <w:lang w:val="es-ES" w:eastAsia="es-ES"/>
          <w14:ligatures w14:val="none"/>
        </w:rPr>
        <w:t xml:space="preserve"> </w:t>
      </w:r>
      <w:proofErr w:type="gramStart"/>
      <w:r w:rsidRPr="00C45F34">
        <w:rPr>
          <w:rFonts w:ascii="Consolas" w:eastAsia="Times New Roman" w:hAnsi="Consolas" w:cs="Times New Roman"/>
          <w:color w:val="5E2CBC"/>
          <w:kern w:val="0"/>
          <w:sz w:val="21"/>
          <w:szCs w:val="21"/>
          <w:lang w:val="es-ES" w:eastAsia="es-ES"/>
          <w14:ligatures w14:val="none"/>
        </w:rPr>
        <w:t>eliminar</w:t>
      </w:r>
      <w:r w:rsidRPr="00C45F34">
        <w:rPr>
          <w:rFonts w:ascii="Consolas" w:eastAsia="Times New Roman" w:hAnsi="Consolas" w:cs="Times New Roman"/>
          <w:color w:val="292929"/>
          <w:kern w:val="0"/>
          <w:sz w:val="21"/>
          <w:szCs w:val="21"/>
          <w:lang w:val="es-ES" w:eastAsia="es-ES"/>
          <w14:ligatures w14:val="none"/>
        </w:rPr>
        <w:t>(</w:t>
      </w:r>
      <w:proofErr w:type="spellStart"/>
      <w:proofErr w:type="gramEnd"/>
      <w:r w:rsidRPr="00C45F34">
        <w:rPr>
          <w:rFonts w:ascii="Consolas" w:eastAsia="Times New Roman" w:hAnsi="Consolas" w:cs="Times New Roman"/>
          <w:color w:val="185E73"/>
          <w:kern w:val="0"/>
          <w:sz w:val="21"/>
          <w:szCs w:val="21"/>
          <w:lang w:val="es-ES" w:eastAsia="es-ES"/>
          <w14:ligatures w14:val="none"/>
        </w:rPr>
        <w:t>String</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1080"/>
          <w:kern w:val="0"/>
          <w:sz w:val="21"/>
          <w:szCs w:val="21"/>
          <w:lang w:val="es-ES" w:eastAsia="es-ES"/>
          <w14:ligatures w14:val="none"/>
        </w:rPr>
        <w:t>id</w:t>
      </w:r>
      <w:r w:rsidRPr="00C45F34">
        <w:rPr>
          <w:rFonts w:ascii="Consolas" w:eastAsia="Times New Roman" w:hAnsi="Consolas" w:cs="Times New Roman"/>
          <w:color w:val="292929"/>
          <w:kern w:val="0"/>
          <w:sz w:val="21"/>
          <w:szCs w:val="21"/>
          <w:lang w:val="es-ES" w:eastAsia="es-ES"/>
          <w14:ligatures w14:val="none"/>
        </w:rPr>
        <w:t>)</w:t>
      </w:r>
    </w:p>
    <w:p w14:paraId="6ABD8422"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0383000B"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lastRenderedPageBreak/>
        <w:t xml:space="preserve">        </w:t>
      </w:r>
      <w:r w:rsidRPr="00C45F34">
        <w:rPr>
          <w:rFonts w:ascii="Consolas" w:eastAsia="Times New Roman" w:hAnsi="Consolas" w:cs="Times New Roman"/>
          <w:color w:val="B5200D"/>
          <w:kern w:val="0"/>
          <w:sz w:val="21"/>
          <w:szCs w:val="21"/>
          <w:lang w:val="es-ES" w:eastAsia="es-ES"/>
          <w14:ligatures w14:val="none"/>
        </w:rPr>
        <w:t>try</w:t>
      </w:r>
    </w:p>
    <w:p w14:paraId="53A56ADB"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0C012AA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roofErr w:type="spellStart"/>
      <w:proofErr w:type="gramStart"/>
      <w:r w:rsidRPr="00C45F34">
        <w:rPr>
          <w:rFonts w:ascii="Consolas" w:eastAsia="Times New Roman" w:hAnsi="Consolas" w:cs="Times New Roman"/>
          <w:color w:val="001080"/>
          <w:kern w:val="0"/>
          <w:sz w:val="21"/>
          <w:szCs w:val="21"/>
          <w:lang w:val="es-ES" w:eastAsia="es-ES"/>
          <w14:ligatures w14:val="none"/>
        </w:rPr>
        <w:t>rf</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5E2CBC"/>
          <w:kern w:val="0"/>
          <w:sz w:val="21"/>
          <w:szCs w:val="21"/>
          <w:lang w:val="es-ES" w:eastAsia="es-ES"/>
          <w14:ligatures w14:val="none"/>
        </w:rPr>
        <w:t>eliminar</w:t>
      </w:r>
      <w:proofErr w:type="spellEnd"/>
      <w:proofErr w:type="gramEnd"/>
      <w:r w:rsidRPr="00C45F34">
        <w:rPr>
          <w:rFonts w:ascii="Consolas" w:eastAsia="Times New Roman" w:hAnsi="Consolas" w:cs="Times New Roman"/>
          <w:color w:val="292929"/>
          <w:kern w:val="0"/>
          <w:sz w:val="21"/>
          <w:szCs w:val="21"/>
          <w:lang w:val="es-ES" w:eastAsia="es-ES"/>
          <w14:ligatures w14:val="none"/>
        </w:rPr>
        <w:t>(</w:t>
      </w:r>
      <w:proofErr w:type="spellStart"/>
      <w:r w:rsidRPr="00C45F34">
        <w:rPr>
          <w:rFonts w:ascii="Consolas" w:eastAsia="Times New Roman" w:hAnsi="Consolas" w:cs="Times New Roman"/>
          <w:color w:val="001080"/>
          <w:kern w:val="0"/>
          <w:sz w:val="21"/>
          <w:szCs w:val="21"/>
          <w:lang w:val="es-ES" w:eastAsia="es-ES"/>
          <w14:ligatures w14:val="none"/>
        </w:rPr>
        <w:t>Productos</w:t>
      </w:r>
      <w:r w:rsidRPr="00C45F34">
        <w:rPr>
          <w:rFonts w:ascii="Consolas" w:eastAsia="Times New Roman" w:hAnsi="Consolas" w:cs="Times New Roman"/>
          <w:color w:val="292929"/>
          <w:kern w:val="0"/>
          <w:sz w:val="21"/>
          <w:szCs w:val="21"/>
          <w:lang w:val="es-ES" w:eastAsia="es-ES"/>
          <w14:ligatures w14:val="none"/>
        </w:rPr>
        <w:t>.</w:t>
      </w:r>
      <w:r w:rsidRPr="00C45F34">
        <w:rPr>
          <w:rFonts w:ascii="Consolas" w:eastAsia="Times New Roman" w:hAnsi="Consolas" w:cs="Times New Roman"/>
          <w:color w:val="001080"/>
          <w:kern w:val="0"/>
          <w:sz w:val="21"/>
          <w:szCs w:val="21"/>
          <w:lang w:val="es-ES" w:eastAsia="es-ES"/>
          <w14:ligatures w14:val="none"/>
        </w:rPr>
        <w:t>coleccionProductos</w:t>
      </w:r>
      <w:r w:rsidRPr="00C45F34">
        <w:rPr>
          <w:rFonts w:ascii="Consolas" w:eastAsia="Times New Roman" w:hAnsi="Consolas" w:cs="Times New Roman"/>
          <w:color w:val="292929"/>
          <w:kern w:val="0"/>
          <w:sz w:val="21"/>
          <w:szCs w:val="21"/>
          <w:lang w:val="es-ES" w:eastAsia="es-ES"/>
          <w14:ligatures w14:val="none"/>
        </w:rPr>
        <w:t>,id</w:t>
      </w:r>
      <w:proofErr w:type="spellEnd"/>
      <w:r w:rsidRPr="00C45F34">
        <w:rPr>
          <w:rFonts w:ascii="Consolas" w:eastAsia="Times New Roman" w:hAnsi="Consolas" w:cs="Times New Roman"/>
          <w:color w:val="292929"/>
          <w:kern w:val="0"/>
          <w:sz w:val="21"/>
          <w:szCs w:val="21"/>
          <w:lang w:val="es-ES" w:eastAsia="es-ES"/>
          <w14:ligatures w14:val="none"/>
        </w:rPr>
        <w:t>);</w:t>
      </w:r>
    </w:p>
    <w:p w14:paraId="23CD1883"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roofErr w:type="spellStart"/>
      <w:r w:rsidRPr="00C45F34">
        <w:rPr>
          <w:rFonts w:ascii="Consolas" w:eastAsia="Times New Roman" w:hAnsi="Consolas" w:cs="Times New Roman"/>
          <w:color w:val="B5200D"/>
          <w:kern w:val="0"/>
          <w:sz w:val="21"/>
          <w:szCs w:val="21"/>
          <w:lang w:val="es-ES" w:eastAsia="es-ES"/>
          <w14:ligatures w14:val="none"/>
        </w:rPr>
        <w:t>return</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96D48"/>
          <w:kern w:val="0"/>
          <w:sz w:val="21"/>
          <w:szCs w:val="21"/>
          <w:lang w:val="es-ES" w:eastAsia="es-ES"/>
          <w14:ligatures w14:val="none"/>
        </w:rPr>
        <w:t>1</w:t>
      </w:r>
      <w:r w:rsidRPr="00C45F34">
        <w:rPr>
          <w:rFonts w:ascii="Consolas" w:eastAsia="Times New Roman" w:hAnsi="Consolas" w:cs="Times New Roman"/>
          <w:color w:val="292929"/>
          <w:kern w:val="0"/>
          <w:sz w:val="21"/>
          <w:szCs w:val="21"/>
          <w:lang w:val="es-ES" w:eastAsia="es-ES"/>
          <w14:ligatures w14:val="none"/>
        </w:rPr>
        <w:t>;</w:t>
      </w:r>
    </w:p>
    <w:p w14:paraId="0E323202"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36B53717"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gramStart"/>
      <w:r w:rsidRPr="00C45F34">
        <w:rPr>
          <w:rFonts w:ascii="Consolas" w:eastAsia="Times New Roman" w:hAnsi="Consolas" w:cs="Times New Roman"/>
          <w:color w:val="B5200D"/>
          <w:kern w:val="0"/>
          <w:sz w:val="21"/>
          <w:szCs w:val="21"/>
          <w:lang w:val="es-ES" w:eastAsia="es-ES"/>
          <w14:ligatures w14:val="none"/>
        </w:rPr>
        <w:t>catch</w:t>
      </w:r>
      <w:r w:rsidRPr="00C45F34">
        <w:rPr>
          <w:rFonts w:ascii="Consolas" w:eastAsia="Times New Roman" w:hAnsi="Consolas" w:cs="Times New Roman"/>
          <w:color w:val="292929"/>
          <w:kern w:val="0"/>
          <w:sz w:val="21"/>
          <w:szCs w:val="21"/>
          <w:lang w:val="es-ES" w:eastAsia="es-ES"/>
          <w14:ligatures w14:val="none"/>
        </w:rPr>
        <w:t>(</w:t>
      </w:r>
      <w:proofErr w:type="spellStart"/>
      <w:proofErr w:type="gramEnd"/>
      <w:r w:rsidRPr="00C45F34">
        <w:rPr>
          <w:rFonts w:ascii="Consolas" w:eastAsia="Times New Roman" w:hAnsi="Consolas" w:cs="Times New Roman"/>
          <w:color w:val="185E73"/>
          <w:kern w:val="0"/>
          <w:sz w:val="21"/>
          <w:szCs w:val="21"/>
          <w:lang w:val="es-ES" w:eastAsia="es-ES"/>
          <w14:ligatures w14:val="none"/>
        </w:rPr>
        <w:t>Exception</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01080"/>
          <w:kern w:val="0"/>
          <w:sz w:val="21"/>
          <w:szCs w:val="21"/>
          <w:lang w:val="es-ES" w:eastAsia="es-ES"/>
          <w14:ligatures w14:val="none"/>
        </w:rPr>
        <w:t>ex</w:t>
      </w:r>
      <w:r w:rsidRPr="00C45F34">
        <w:rPr>
          <w:rFonts w:ascii="Consolas" w:eastAsia="Times New Roman" w:hAnsi="Consolas" w:cs="Times New Roman"/>
          <w:color w:val="292929"/>
          <w:kern w:val="0"/>
          <w:sz w:val="21"/>
          <w:szCs w:val="21"/>
          <w:lang w:val="es-ES" w:eastAsia="es-ES"/>
          <w14:ligatures w14:val="none"/>
        </w:rPr>
        <w:t>)</w:t>
      </w:r>
    </w:p>
    <w:p w14:paraId="610F4851"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225638E6"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
    <w:p w14:paraId="60D1917D"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62C7629E"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xml:space="preserve">        </w:t>
      </w:r>
      <w:proofErr w:type="spellStart"/>
      <w:r w:rsidRPr="00C45F34">
        <w:rPr>
          <w:rFonts w:ascii="Consolas" w:eastAsia="Times New Roman" w:hAnsi="Consolas" w:cs="Times New Roman"/>
          <w:color w:val="B5200D"/>
          <w:kern w:val="0"/>
          <w:sz w:val="21"/>
          <w:szCs w:val="21"/>
          <w:lang w:val="es-ES" w:eastAsia="es-ES"/>
          <w14:ligatures w14:val="none"/>
        </w:rPr>
        <w:t>return</w:t>
      </w:r>
      <w:proofErr w:type="spellEnd"/>
      <w:r w:rsidRPr="00C45F34">
        <w:rPr>
          <w:rFonts w:ascii="Consolas" w:eastAsia="Times New Roman" w:hAnsi="Consolas" w:cs="Times New Roman"/>
          <w:color w:val="292929"/>
          <w:kern w:val="0"/>
          <w:sz w:val="21"/>
          <w:szCs w:val="21"/>
          <w:lang w:val="es-ES" w:eastAsia="es-ES"/>
          <w14:ligatures w14:val="none"/>
        </w:rPr>
        <w:t xml:space="preserve"> </w:t>
      </w:r>
      <w:r w:rsidRPr="00C45F34">
        <w:rPr>
          <w:rFonts w:ascii="Consolas" w:eastAsia="Times New Roman" w:hAnsi="Consolas" w:cs="Times New Roman"/>
          <w:color w:val="096D48"/>
          <w:kern w:val="0"/>
          <w:sz w:val="21"/>
          <w:szCs w:val="21"/>
          <w:lang w:val="es-ES" w:eastAsia="es-ES"/>
          <w14:ligatures w14:val="none"/>
        </w:rPr>
        <w:t>0</w:t>
      </w:r>
      <w:r w:rsidRPr="00C45F34">
        <w:rPr>
          <w:rFonts w:ascii="Consolas" w:eastAsia="Times New Roman" w:hAnsi="Consolas" w:cs="Times New Roman"/>
          <w:color w:val="292929"/>
          <w:kern w:val="0"/>
          <w:sz w:val="21"/>
          <w:szCs w:val="21"/>
          <w:lang w:val="es-ES" w:eastAsia="es-ES"/>
          <w14:ligatures w14:val="none"/>
        </w:rPr>
        <w:t>;</w:t>
      </w:r>
    </w:p>
    <w:p w14:paraId="161F2B0E"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    }</w:t>
      </w:r>
    </w:p>
    <w:p w14:paraId="44C381E4" w14:textId="77777777" w:rsidR="00C45F34" w:rsidRPr="00C45F34" w:rsidRDefault="00C45F34" w:rsidP="00C45F34">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C45F34">
        <w:rPr>
          <w:rFonts w:ascii="Consolas" w:eastAsia="Times New Roman" w:hAnsi="Consolas" w:cs="Times New Roman"/>
          <w:color w:val="292929"/>
          <w:kern w:val="0"/>
          <w:sz w:val="21"/>
          <w:szCs w:val="21"/>
          <w:lang w:val="es-ES" w:eastAsia="es-ES"/>
          <w14:ligatures w14:val="none"/>
        </w:rPr>
        <w:t>}</w:t>
      </w:r>
    </w:p>
    <w:p w14:paraId="591B3906" w14:textId="77777777" w:rsidR="00753A72" w:rsidRDefault="00753A72" w:rsidP="00753A72">
      <w:pPr>
        <w:rPr>
          <w:lang w:val="es-ES"/>
        </w:rPr>
      </w:pPr>
    </w:p>
    <w:p w14:paraId="488269D3" w14:textId="5257AF65" w:rsidR="00CC60FF" w:rsidRDefault="00CC60FF" w:rsidP="00CC60FF">
      <w:pPr>
        <w:pStyle w:val="Ttulo2"/>
        <w:spacing w:line="360" w:lineRule="auto"/>
        <w:rPr>
          <w:lang w:val="es-ES"/>
        </w:rPr>
      </w:pPr>
      <w:bookmarkStart w:id="62" w:name="_Toc158500177"/>
      <w:r>
        <w:rPr>
          <w:lang w:val="es-ES"/>
        </w:rPr>
        <w:t>Controladores</w:t>
      </w:r>
      <w:bookmarkEnd w:id="62"/>
    </w:p>
    <w:p w14:paraId="7BDF24F6" w14:textId="7196DAA9" w:rsidR="0078006E" w:rsidRPr="000D616D" w:rsidRDefault="0078006E" w:rsidP="00603A34">
      <w:pPr>
        <w:spacing w:line="360" w:lineRule="auto"/>
        <w:jc w:val="both"/>
        <w:rPr>
          <w:rFonts w:ascii="Times New Roman" w:hAnsi="Times New Roman" w:cs="Times New Roman"/>
          <w:sz w:val="24"/>
          <w:szCs w:val="24"/>
          <w:lang w:val="es-ES"/>
        </w:rPr>
      </w:pPr>
      <w:r w:rsidRPr="000D616D">
        <w:rPr>
          <w:rFonts w:ascii="Times New Roman" w:hAnsi="Times New Roman" w:cs="Times New Roman"/>
          <w:sz w:val="24"/>
          <w:szCs w:val="24"/>
          <w:lang w:val="es-ES"/>
        </w:rPr>
        <w:t xml:space="preserve">Dentro de esta se definen los procesos como </w:t>
      </w:r>
      <w:r w:rsidR="000D616D" w:rsidRPr="000D616D">
        <w:rPr>
          <w:rFonts w:ascii="Times New Roman" w:hAnsi="Times New Roman" w:cs="Times New Roman"/>
          <w:sz w:val="24"/>
          <w:szCs w:val="24"/>
          <w:lang w:val="es-ES"/>
        </w:rPr>
        <w:t>inserción</w:t>
      </w:r>
      <w:r w:rsidRPr="000D616D">
        <w:rPr>
          <w:rFonts w:ascii="Times New Roman" w:hAnsi="Times New Roman" w:cs="Times New Roman"/>
          <w:sz w:val="24"/>
          <w:szCs w:val="24"/>
          <w:lang w:val="es-ES"/>
        </w:rPr>
        <w:t>, actualización</w:t>
      </w:r>
      <w:r w:rsidR="000D616D" w:rsidRPr="000D616D">
        <w:rPr>
          <w:rFonts w:ascii="Times New Roman" w:hAnsi="Times New Roman" w:cs="Times New Roman"/>
          <w:sz w:val="24"/>
          <w:szCs w:val="24"/>
          <w:lang w:val="es-ES"/>
        </w:rPr>
        <w:t xml:space="preserve"> o eliminación de datos</w:t>
      </w:r>
      <w:r w:rsidRPr="000D616D">
        <w:rPr>
          <w:rFonts w:ascii="Times New Roman" w:hAnsi="Times New Roman" w:cs="Times New Roman"/>
          <w:sz w:val="24"/>
          <w:szCs w:val="24"/>
          <w:lang w:val="es-ES"/>
        </w:rPr>
        <w:t xml:space="preserve"> que se comunicaran con el usuario y la API</w:t>
      </w:r>
      <w:r w:rsidR="000D616D" w:rsidRPr="000D616D">
        <w:rPr>
          <w:rFonts w:ascii="Times New Roman" w:hAnsi="Times New Roman" w:cs="Times New Roman"/>
          <w:sz w:val="24"/>
          <w:szCs w:val="24"/>
          <w:lang w:val="es-ES"/>
        </w:rPr>
        <w:t>.</w:t>
      </w:r>
      <w:r w:rsidR="00603A34">
        <w:rPr>
          <w:rFonts w:ascii="Times New Roman" w:hAnsi="Times New Roman" w:cs="Times New Roman"/>
          <w:sz w:val="24"/>
          <w:szCs w:val="24"/>
          <w:lang w:val="es-ES"/>
        </w:rPr>
        <w:t xml:space="preserve"> Hay que tener en cuenta de configurar correctamente los </w:t>
      </w:r>
      <w:proofErr w:type="spellStart"/>
      <w:r w:rsidR="00603A34">
        <w:rPr>
          <w:rFonts w:ascii="Times New Roman" w:hAnsi="Times New Roman" w:cs="Times New Roman"/>
          <w:sz w:val="24"/>
          <w:szCs w:val="24"/>
          <w:lang w:val="es-ES"/>
        </w:rPr>
        <w:t>CrossOrigin</w:t>
      </w:r>
      <w:proofErr w:type="spellEnd"/>
      <w:r w:rsidR="00603A34">
        <w:rPr>
          <w:rFonts w:ascii="Times New Roman" w:hAnsi="Times New Roman" w:cs="Times New Roman"/>
          <w:sz w:val="24"/>
          <w:szCs w:val="24"/>
          <w:lang w:val="es-ES"/>
        </w:rPr>
        <w:t xml:space="preserve"> para que el cliente no tenga problemas al comunicarse con la API.</w:t>
      </w:r>
    </w:p>
    <w:p w14:paraId="485E8E58" w14:textId="6E389AD0" w:rsidR="00CC60FF" w:rsidRDefault="00CC60FF" w:rsidP="00CC60FF">
      <w:pPr>
        <w:pStyle w:val="Ttulo3"/>
        <w:spacing w:line="360" w:lineRule="auto"/>
        <w:rPr>
          <w:lang w:val="es-ES"/>
        </w:rPr>
      </w:pPr>
      <w:bookmarkStart w:id="63" w:name="_Toc158500178"/>
      <w:r>
        <w:rPr>
          <w:lang w:val="es-ES"/>
        </w:rPr>
        <w:t>Controlador Usuario</w:t>
      </w:r>
      <w:bookmarkEnd w:id="63"/>
    </w:p>
    <w:p w14:paraId="6A433984" w14:textId="15D9A362" w:rsidR="00FB55A1" w:rsidRPr="000E76A5" w:rsidRDefault="000E76A5" w:rsidP="000E76A5">
      <w:pPr>
        <w:spacing w:line="360" w:lineRule="auto"/>
        <w:jc w:val="both"/>
        <w:rPr>
          <w:rFonts w:ascii="Times New Roman" w:hAnsi="Times New Roman" w:cs="Times New Roman"/>
          <w:sz w:val="24"/>
          <w:szCs w:val="24"/>
          <w:lang w:val="es-ES"/>
        </w:rPr>
      </w:pPr>
      <w:r w:rsidRPr="000E76A5">
        <w:rPr>
          <w:rFonts w:ascii="Times New Roman" w:hAnsi="Times New Roman" w:cs="Times New Roman"/>
          <w:sz w:val="24"/>
          <w:szCs w:val="24"/>
          <w:lang w:val="es-ES"/>
        </w:rPr>
        <w:t>Aquí se muestra un ejemplo de cómo la función de usuario obtiene los datos de la vista mediante @RequestParam, además de cómo implementa el servicio para llevar a cabo el proceso deseado.</w:t>
      </w:r>
    </w:p>
    <w:p w14:paraId="37C5B1DE"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w:t>
      </w:r>
      <w:proofErr w:type="gramStart"/>
      <w:r w:rsidRPr="00433DA9">
        <w:rPr>
          <w:rFonts w:ascii="Consolas" w:eastAsia="Times New Roman" w:hAnsi="Consolas" w:cs="Times New Roman"/>
          <w:color w:val="185E73"/>
          <w:kern w:val="0"/>
          <w:sz w:val="21"/>
          <w:szCs w:val="21"/>
          <w:lang w:val="es-ES" w:eastAsia="es-ES"/>
          <w14:ligatures w14:val="none"/>
        </w:rPr>
        <w:t>RestController</w:t>
      </w:r>
      <w:r w:rsidRPr="00433DA9">
        <w:rPr>
          <w:rFonts w:ascii="Consolas" w:eastAsia="Times New Roman" w:hAnsi="Consolas" w:cs="Times New Roman"/>
          <w:color w:val="292929"/>
          <w:kern w:val="0"/>
          <w:sz w:val="21"/>
          <w:szCs w:val="21"/>
          <w:lang w:val="es-ES" w:eastAsia="es-ES"/>
          <w14:ligatures w14:val="none"/>
        </w:rPr>
        <w:t>(</w:t>
      </w:r>
      <w:proofErr w:type="gramEnd"/>
      <w:r w:rsidRPr="00433DA9">
        <w:rPr>
          <w:rFonts w:ascii="Consolas" w:eastAsia="Times New Roman" w:hAnsi="Consolas" w:cs="Times New Roman"/>
          <w:color w:val="292929"/>
          <w:kern w:val="0"/>
          <w:sz w:val="21"/>
          <w:szCs w:val="21"/>
          <w:lang w:val="es-ES" w:eastAsia="es-ES"/>
          <w14:ligatures w14:val="none"/>
        </w:rPr>
        <w:t>)</w:t>
      </w:r>
    </w:p>
    <w:p w14:paraId="36456D70"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185E73"/>
          <w:kern w:val="0"/>
          <w:sz w:val="21"/>
          <w:szCs w:val="21"/>
          <w:lang w:val="es-ES" w:eastAsia="es-ES"/>
          <w14:ligatures w14:val="none"/>
        </w:rPr>
        <w:t>RequestMapping</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"/api/usuario"</w:t>
      </w:r>
      <w:r w:rsidRPr="00433DA9">
        <w:rPr>
          <w:rFonts w:ascii="Consolas" w:eastAsia="Times New Roman" w:hAnsi="Consolas" w:cs="Times New Roman"/>
          <w:color w:val="292929"/>
          <w:kern w:val="0"/>
          <w:sz w:val="21"/>
          <w:szCs w:val="21"/>
          <w:lang w:val="es-ES" w:eastAsia="es-ES"/>
          <w14:ligatures w14:val="none"/>
        </w:rPr>
        <w:t>)</w:t>
      </w:r>
    </w:p>
    <w:p w14:paraId="208428B9"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w:t>
      </w:r>
      <w:proofErr w:type="gramStart"/>
      <w:r w:rsidRPr="00433DA9">
        <w:rPr>
          <w:rFonts w:ascii="Consolas" w:eastAsia="Times New Roman" w:hAnsi="Consolas" w:cs="Times New Roman"/>
          <w:color w:val="185E73"/>
          <w:kern w:val="0"/>
          <w:sz w:val="21"/>
          <w:szCs w:val="21"/>
          <w:lang w:val="es-ES" w:eastAsia="es-ES"/>
          <w14:ligatures w14:val="none"/>
        </w:rPr>
        <w:t>CrossOrigin</w:t>
      </w:r>
      <w:r w:rsidRPr="00433DA9">
        <w:rPr>
          <w:rFonts w:ascii="Consolas" w:eastAsia="Times New Roman" w:hAnsi="Consolas" w:cs="Times New Roman"/>
          <w:color w:val="292929"/>
          <w:kern w:val="0"/>
          <w:sz w:val="21"/>
          <w:szCs w:val="21"/>
          <w:lang w:val="es-ES" w:eastAsia="es-ES"/>
          <w14:ligatures w14:val="none"/>
        </w:rPr>
        <w:t>(</w:t>
      </w:r>
      <w:proofErr w:type="gramEnd"/>
      <w:r w:rsidRPr="00433DA9">
        <w:rPr>
          <w:rFonts w:ascii="Consolas" w:eastAsia="Times New Roman" w:hAnsi="Consolas" w:cs="Times New Roman"/>
          <w:color w:val="0F4A85"/>
          <w:kern w:val="0"/>
          <w:sz w:val="21"/>
          <w:szCs w:val="21"/>
          <w:lang w:val="es-ES" w:eastAsia="es-ES"/>
          <w14:ligatures w14:val="none"/>
        </w:rPr>
        <w:t>"*"</w:t>
      </w:r>
      <w:r w:rsidRPr="00433DA9">
        <w:rPr>
          <w:rFonts w:ascii="Consolas" w:eastAsia="Times New Roman" w:hAnsi="Consolas" w:cs="Times New Roman"/>
          <w:color w:val="292929"/>
          <w:kern w:val="0"/>
          <w:sz w:val="21"/>
          <w:szCs w:val="21"/>
          <w:lang w:val="es-ES" w:eastAsia="es-ES"/>
          <w14:ligatures w14:val="none"/>
        </w:rPr>
        <w:t>)</w:t>
      </w:r>
    </w:p>
    <w:p w14:paraId="091AFC2E"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433DA9">
        <w:rPr>
          <w:rFonts w:ascii="Consolas" w:eastAsia="Times New Roman" w:hAnsi="Consolas" w:cs="Times New Roman"/>
          <w:color w:val="0F4A85"/>
          <w:kern w:val="0"/>
          <w:sz w:val="21"/>
          <w:szCs w:val="21"/>
          <w:lang w:val="es-ES" w:eastAsia="es-ES"/>
          <w14:ligatures w14:val="none"/>
        </w:rPr>
        <w:t>public</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F4A85"/>
          <w:kern w:val="0"/>
          <w:sz w:val="21"/>
          <w:szCs w:val="21"/>
          <w:lang w:val="es-ES" w:eastAsia="es-ES"/>
          <w14:ligatures w14:val="none"/>
        </w:rPr>
        <w:t>class</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Cusuario</w:t>
      </w:r>
      <w:proofErr w:type="spellEnd"/>
      <w:r w:rsidRPr="00433DA9">
        <w:rPr>
          <w:rFonts w:ascii="Consolas" w:eastAsia="Times New Roman" w:hAnsi="Consolas" w:cs="Times New Roman"/>
          <w:color w:val="292929"/>
          <w:kern w:val="0"/>
          <w:sz w:val="21"/>
          <w:szCs w:val="21"/>
          <w:lang w:val="es-ES" w:eastAsia="es-ES"/>
          <w14:ligatures w14:val="none"/>
        </w:rPr>
        <w:t xml:space="preserve"> </w:t>
      </w:r>
    </w:p>
    <w:p w14:paraId="6B492250"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w:t>
      </w:r>
    </w:p>
    <w:p w14:paraId="6FB63A57"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r w:rsidRPr="00433DA9">
        <w:rPr>
          <w:rFonts w:ascii="Consolas" w:eastAsia="Times New Roman" w:hAnsi="Consolas" w:cs="Times New Roman"/>
          <w:color w:val="185E73"/>
          <w:kern w:val="0"/>
          <w:sz w:val="21"/>
          <w:szCs w:val="21"/>
          <w:lang w:val="es-ES" w:eastAsia="es-ES"/>
          <w14:ligatures w14:val="none"/>
        </w:rPr>
        <w:t>PostMapping</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"/login"</w:t>
      </w:r>
      <w:r w:rsidRPr="00433DA9">
        <w:rPr>
          <w:rFonts w:ascii="Consolas" w:eastAsia="Times New Roman" w:hAnsi="Consolas" w:cs="Times New Roman"/>
          <w:color w:val="292929"/>
          <w:kern w:val="0"/>
          <w:sz w:val="21"/>
          <w:szCs w:val="21"/>
          <w:lang w:val="es-ES" w:eastAsia="es-ES"/>
          <w14:ligatures w14:val="none"/>
        </w:rPr>
        <w:t>)</w:t>
      </w:r>
    </w:p>
    <w:p w14:paraId="3CE90F5F"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F4A85"/>
          <w:kern w:val="0"/>
          <w:sz w:val="21"/>
          <w:szCs w:val="21"/>
          <w:lang w:val="es-ES" w:eastAsia="es-ES"/>
          <w14:ligatures w14:val="none"/>
        </w:rPr>
        <w:t>public</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ResponseEntity</w:t>
      </w:r>
      <w:proofErr w:type="spellEnd"/>
      <w:r w:rsidRPr="00433DA9">
        <w:rPr>
          <w:rFonts w:ascii="Consolas" w:eastAsia="Times New Roman" w:hAnsi="Consolas" w:cs="Times New Roman"/>
          <w:color w:val="292929"/>
          <w:kern w:val="0"/>
          <w:sz w:val="21"/>
          <w:szCs w:val="21"/>
          <w:lang w:val="es-ES" w:eastAsia="es-ES"/>
          <w14:ligatures w14:val="none"/>
        </w:rPr>
        <w:t>&lt;</w:t>
      </w:r>
      <w:r w:rsidRPr="00433DA9">
        <w:rPr>
          <w:rFonts w:ascii="Consolas" w:eastAsia="Times New Roman" w:hAnsi="Consolas" w:cs="Times New Roman"/>
          <w:color w:val="0F4A85"/>
          <w:kern w:val="0"/>
          <w:sz w:val="21"/>
          <w:szCs w:val="21"/>
          <w:lang w:val="es-ES" w:eastAsia="es-ES"/>
          <w14:ligatures w14:val="none"/>
        </w:rPr>
        <w:t>?</w:t>
      </w:r>
      <w:r w:rsidRPr="00433DA9">
        <w:rPr>
          <w:rFonts w:ascii="Consolas" w:eastAsia="Times New Roman" w:hAnsi="Consolas" w:cs="Times New Roman"/>
          <w:color w:val="292929"/>
          <w:kern w:val="0"/>
          <w:sz w:val="21"/>
          <w:szCs w:val="21"/>
          <w:lang w:val="es-ES" w:eastAsia="es-ES"/>
          <w14:ligatures w14:val="none"/>
        </w:rPr>
        <w:t xml:space="preserve">&gt; </w:t>
      </w:r>
      <w:proofErr w:type="spellStart"/>
      <w:r w:rsidRPr="00433DA9">
        <w:rPr>
          <w:rFonts w:ascii="Consolas" w:eastAsia="Times New Roman" w:hAnsi="Consolas" w:cs="Times New Roman"/>
          <w:color w:val="5E2CBC"/>
          <w:kern w:val="0"/>
          <w:sz w:val="21"/>
          <w:szCs w:val="21"/>
          <w:lang w:val="es-ES" w:eastAsia="es-ES"/>
          <w14:ligatures w14:val="none"/>
        </w:rPr>
        <w:t>login</w:t>
      </w:r>
      <w:proofErr w:type="spellEnd"/>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185E73"/>
          <w:kern w:val="0"/>
          <w:sz w:val="21"/>
          <w:szCs w:val="21"/>
          <w:lang w:val="es-ES" w:eastAsia="es-ES"/>
          <w14:ligatures w14:val="none"/>
        </w:rPr>
        <w:t>RequestParam</w:t>
      </w:r>
      <w:r w:rsidRPr="00433DA9">
        <w:rPr>
          <w:rFonts w:ascii="Consolas" w:eastAsia="Times New Roman" w:hAnsi="Consolas" w:cs="Times New Roman"/>
          <w:color w:val="292929"/>
          <w:kern w:val="0"/>
          <w:sz w:val="21"/>
          <w:szCs w:val="21"/>
          <w:lang w:val="es-ES" w:eastAsia="es-ES"/>
          <w14:ligatures w14:val="none"/>
        </w:rPr>
        <w:t>(name</w:t>
      </w:r>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"usuario"</w:t>
      </w: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String</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01080"/>
          <w:kern w:val="0"/>
          <w:sz w:val="21"/>
          <w:szCs w:val="21"/>
          <w:lang w:val="es-ES" w:eastAsia="es-ES"/>
          <w14:ligatures w14:val="none"/>
        </w:rPr>
        <w:t>usuarioF</w:t>
      </w:r>
      <w:proofErr w:type="spellEnd"/>
      <w:r w:rsidRPr="00433DA9">
        <w:rPr>
          <w:rFonts w:ascii="Consolas" w:eastAsia="Times New Roman" w:hAnsi="Consolas" w:cs="Times New Roman"/>
          <w:color w:val="292929"/>
          <w:kern w:val="0"/>
          <w:sz w:val="21"/>
          <w:szCs w:val="21"/>
          <w:lang w:val="es-ES" w:eastAsia="es-ES"/>
          <w14:ligatures w14:val="none"/>
        </w:rPr>
        <w:t>,</w:t>
      </w:r>
    </w:p>
    <w:p w14:paraId="53FF7B6A"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r w:rsidRPr="00433DA9">
        <w:rPr>
          <w:rFonts w:ascii="Consolas" w:eastAsia="Times New Roman" w:hAnsi="Consolas" w:cs="Times New Roman"/>
          <w:color w:val="185E73"/>
          <w:kern w:val="0"/>
          <w:sz w:val="21"/>
          <w:szCs w:val="21"/>
          <w:lang w:val="es-ES" w:eastAsia="es-ES"/>
          <w14:ligatures w14:val="none"/>
        </w:rPr>
        <w:t>RequestParam</w:t>
      </w:r>
      <w:r w:rsidRPr="00433DA9">
        <w:rPr>
          <w:rFonts w:ascii="Consolas" w:eastAsia="Times New Roman" w:hAnsi="Consolas" w:cs="Times New Roman"/>
          <w:color w:val="292929"/>
          <w:kern w:val="0"/>
          <w:sz w:val="21"/>
          <w:szCs w:val="21"/>
          <w:lang w:val="es-ES" w:eastAsia="es-ES"/>
          <w14:ligatures w14:val="none"/>
        </w:rPr>
        <w:t>(name</w:t>
      </w:r>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"contrasenia"</w:t>
      </w: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String</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01080"/>
          <w:kern w:val="0"/>
          <w:sz w:val="21"/>
          <w:szCs w:val="21"/>
          <w:lang w:val="es-ES" w:eastAsia="es-ES"/>
          <w14:ligatures w14:val="none"/>
        </w:rPr>
        <w:t>contraseniaF</w:t>
      </w:r>
      <w:proofErr w:type="spellEnd"/>
      <w:r w:rsidRPr="00433DA9">
        <w:rPr>
          <w:rFonts w:ascii="Consolas" w:eastAsia="Times New Roman" w:hAnsi="Consolas" w:cs="Times New Roman"/>
          <w:color w:val="292929"/>
          <w:kern w:val="0"/>
          <w:sz w:val="21"/>
          <w:szCs w:val="21"/>
          <w:lang w:val="es-ES" w:eastAsia="es-ES"/>
          <w14:ligatures w14:val="none"/>
        </w:rPr>
        <w:t>)</w:t>
      </w:r>
    </w:p>
    <w:p w14:paraId="0B2E6B6D"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p>
    <w:p w14:paraId="0EDBE6E1"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Map</w:t>
      </w:r>
      <w:proofErr w:type="spellEnd"/>
      <w:r w:rsidRPr="00433DA9">
        <w:rPr>
          <w:rFonts w:ascii="Consolas" w:eastAsia="Times New Roman" w:hAnsi="Consolas" w:cs="Times New Roman"/>
          <w:color w:val="292929"/>
          <w:kern w:val="0"/>
          <w:sz w:val="21"/>
          <w:szCs w:val="21"/>
          <w:lang w:val="es-ES" w:eastAsia="es-ES"/>
          <w14:ligatures w14:val="none"/>
        </w:rPr>
        <w:t>&lt;</w:t>
      </w:r>
      <w:proofErr w:type="spellStart"/>
      <w:proofErr w:type="gramStart"/>
      <w:r w:rsidRPr="00433DA9">
        <w:rPr>
          <w:rFonts w:ascii="Consolas" w:eastAsia="Times New Roman" w:hAnsi="Consolas" w:cs="Times New Roman"/>
          <w:color w:val="185E73"/>
          <w:kern w:val="0"/>
          <w:sz w:val="21"/>
          <w:szCs w:val="21"/>
          <w:lang w:val="es-ES" w:eastAsia="es-ES"/>
          <w14:ligatures w14:val="none"/>
        </w:rPr>
        <w:t>String</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185E73"/>
          <w:kern w:val="0"/>
          <w:sz w:val="21"/>
          <w:szCs w:val="21"/>
          <w:lang w:val="es-ES" w:eastAsia="es-ES"/>
          <w14:ligatures w14:val="none"/>
        </w:rPr>
        <w:t>Object</w:t>
      </w:r>
      <w:proofErr w:type="spellEnd"/>
      <w:proofErr w:type="gramEnd"/>
      <w:r w:rsidRPr="00433DA9">
        <w:rPr>
          <w:rFonts w:ascii="Consolas" w:eastAsia="Times New Roman" w:hAnsi="Consolas" w:cs="Times New Roman"/>
          <w:color w:val="292929"/>
          <w:kern w:val="0"/>
          <w:sz w:val="21"/>
          <w:szCs w:val="21"/>
          <w:lang w:val="es-ES" w:eastAsia="es-ES"/>
          <w14:ligatures w14:val="none"/>
        </w:rPr>
        <w:t xml:space="preserve">&gt; </w:t>
      </w:r>
      <w:r w:rsidRPr="00433DA9">
        <w:rPr>
          <w:rFonts w:ascii="Consolas" w:eastAsia="Times New Roman" w:hAnsi="Consolas" w:cs="Times New Roman"/>
          <w:color w:val="001080"/>
          <w:kern w:val="0"/>
          <w:sz w:val="21"/>
          <w:szCs w:val="21"/>
          <w:lang w:val="es-ES" w:eastAsia="es-ES"/>
          <w14:ligatures w14:val="none"/>
        </w:rPr>
        <w:t>response</w:t>
      </w:r>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B5200D"/>
          <w:kern w:val="0"/>
          <w:sz w:val="21"/>
          <w:szCs w:val="21"/>
          <w:lang w:val="es-ES" w:eastAsia="es-ES"/>
          <w14:ligatures w14:val="none"/>
        </w:rPr>
        <w:t>new</w:t>
      </w: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5E2CBC"/>
          <w:kern w:val="0"/>
          <w:sz w:val="21"/>
          <w:szCs w:val="21"/>
          <w:lang w:val="es-ES" w:eastAsia="es-ES"/>
          <w14:ligatures w14:val="none"/>
        </w:rPr>
        <w:t>HashMap</w:t>
      </w:r>
      <w:proofErr w:type="spellEnd"/>
      <w:r w:rsidRPr="00433DA9">
        <w:rPr>
          <w:rFonts w:ascii="Consolas" w:eastAsia="Times New Roman" w:hAnsi="Consolas" w:cs="Times New Roman"/>
          <w:color w:val="292929"/>
          <w:kern w:val="0"/>
          <w:sz w:val="21"/>
          <w:szCs w:val="21"/>
          <w:lang w:val="es-ES" w:eastAsia="es-ES"/>
          <w14:ligatures w14:val="none"/>
        </w:rPr>
        <w:t>();</w:t>
      </w:r>
    </w:p>
    <w:p w14:paraId="2534F4A5"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Susuario</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01080"/>
          <w:kern w:val="0"/>
          <w:sz w:val="21"/>
          <w:szCs w:val="21"/>
          <w:lang w:val="es-ES" w:eastAsia="es-ES"/>
          <w14:ligatures w14:val="none"/>
        </w:rPr>
        <w:t>sp</w:t>
      </w:r>
      <w:proofErr w:type="spellEnd"/>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B5200D"/>
          <w:kern w:val="0"/>
          <w:sz w:val="21"/>
          <w:szCs w:val="21"/>
          <w:lang w:val="es-ES" w:eastAsia="es-ES"/>
          <w14:ligatures w14:val="none"/>
        </w:rPr>
        <w:t>new</w:t>
      </w:r>
      <w:r w:rsidRPr="00433DA9">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33DA9">
        <w:rPr>
          <w:rFonts w:ascii="Consolas" w:eastAsia="Times New Roman" w:hAnsi="Consolas" w:cs="Times New Roman"/>
          <w:color w:val="5E2CBC"/>
          <w:kern w:val="0"/>
          <w:sz w:val="21"/>
          <w:szCs w:val="21"/>
          <w:lang w:val="es-ES" w:eastAsia="es-ES"/>
          <w14:ligatures w14:val="none"/>
        </w:rPr>
        <w:t>Susuario</w:t>
      </w:r>
      <w:proofErr w:type="spellEnd"/>
      <w:r w:rsidRPr="00433DA9">
        <w:rPr>
          <w:rFonts w:ascii="Consolas" w:eastAsia="Times New Roman" w:hAnsi="Consolas" w:cs="Times New Roman"/>
          <w:color w:val="292929"/>
          <w:kern w:val="0"/>
          <w:sz w:val="21"/>
          <w:szCs w:val="21"/>
          <w:lang w:val="es-ES" w:eastAsia="es-ES"/>
          <w14:ligatures w14:val="none"/>
        </w:rPr>
        <w:t>(</w:t>
      </w:r>
      <w:proofErr w:type="gramEnd"/>
      <w:r w:rsidRPr="00433DA9">
        <w:rPr>
          <w:rFonts w:ascii="Consolas" w:eastAsia="Times New Roman" w:hAnsi="Consolas" w:cs="Times New Roman"/>
          <w:color w:val="292929"/>
          <w:kern w:val="0"/>
          <w:sz w:val="21"/>
          <w:szCs w:val="21"/>
          <w:lang w:val="es-ES" w:eastAsia="es-ES"/>
          <w14:ligatures w14:val="none"/>
        </w:rPr>
        <w:t>);</w:t>
      </w:r>
    </w:p>
    <w:p w14:paraId="7B9A2C8A"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B5200D"/>
          <w:kern w:val="0"/>
          <w:sz w:val="21"/>
          <w:szCs w:val="21"/>
          <w:lang w:val="es-ES" w:eastAsia="es-ES"/>
          <w14:ligatures w14:val="none"/>
        </w:rPr>
        <w:t>try</w:t>
      </w:r>
    </w:p>
    <w:p w14:paraId="64AB98BA"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p>
    <w:p w14:paraId="260EF54F"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33DA9">
        <w:rPr>
          <w:rFonts w:ascii="Consolas" w:eastAsia="Times New Roman" w:hAnsi="Consolas" w:cs="Times New Roman"/>
          <w:color w:val="B5200D"/>
          <w:kern w:val="0"/>
          <w:sz w:val="21"/>
          <w:szCs w:val="21"/>
          <w:lang w:val="es-ES" w:eastAsia="es-ES"/>
          <w14:ligatures w14:val="none"/>
        </w:rPr>
        <w:t>if</w:t>
      </w:r>
      <w:proofErr w:type="spellEnd"/>
      <w:r w:rsidRPr="00433DA9">
        <w:rPr>
          <w:rFonts w:ascii="Consolas" w:eastAsia="Times New Roman" w:hAnsi="Consolas" w:cs="Times New Roman"/>
          <w:color w:val="292929"/>
          <w:kern w:val="0"/>
          <w:sz w:val="21"/>
          <w:szCs w:val="21"/>
          <w:lang w:val="es-ES" w:eastAsia="es-ES"/>
          <w14:ligatures w14:val="none"/>
        </w:rPr>
        <w:t>(</w:t>
      </w:r>
      <w:proofErr w:type="spellStart"/>
      <w:proofErr w:type="gramEnd"/>
      <w:r w:rsidRPr="00433DA9">
        <w:rPr>
          <w:rFonts w:ascii="Consolas" w:eastAsia="Times New Roman" w:hAnsi="Consolas" w:cs="Times New Roman"/>
          <w:color w:val="292929"/>
          <w:kern w:val="0"/>
          <w:sz w:val="21"/>
          <w:szCs w:val="21"/>
          <w:lang w:val="es-ES" w:eastAsia="es-ES"/>
          <w14:ligatures w14:val="none"/>
        </w:rPr>
        <w:t>usuarioF</w:t>
      </w:r>
      <w:proofErr w:type="spellEnd"/>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w:t>
      </w: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000000"/>
          <w:kern w:val="0"/>
          <w:sz w:val="21"/>
          <w:szCs w:val="21"/>
          <w:lang w:val="es-ES" w:eastAsia="es-ES"/>
          <w14:ligatures w14:val="none"/>
        </w:rPr>
        <w:t>&amp;&amp;</w:t>
      </w: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292929"/>
          <w:kern w:val="0"/>
          <w:sz w:val="21"/>
          <w:szCs w:val="21"/>
          <w:lang w:val="es-ES" w:eastAsia="es-ES"/>
          <w14:ligatures w14:val="none"/>
        </w:rPr>
        <w:t>contraseniaF</w:t>
      </w:r>
      <w:proofErr w:type="spellEnd"/>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0F4A85"/>
          <w:kern w:val="0"/>
          <w:sz w:val="21"/>
          <w:szCs w:val="21"/>
          <w:lang w:val="es-ES" w:eastAsia="es-ES"/>
          <w14:ligatures w14:val="none"/>
        </w:rPr>
        <w:t>""</w:t>
      </w:r>
      <w:r w:rsidRPr="00433DA9">
        <w:rPr>
          <w:rFonts w:ascii="Consolas" w:eastAsia="Times New Roman" w:hAnsi="Consolas" w:cs="Times New Roman"/>
          <w:color w:val="292929"/>
          <w:kern w:val="0"/>
          <w:sz w:val="21"/>
          <w:szCs w:val="21"/>
          <w:lang w:val="es-ES" w:eastAsia="es-ES"/>
          <w14:ligatures w14:val="none"/>
        </w:rPr>
        <w:t>)</w:t>
      </w:r>
    </w:p>
    <w:p w14:paraId="26E59418"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p>
    <w:p w14:paraId="506F1FA1"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185E73"/>
          <w:kern w:val="0"/>
          <w:sz w:val="21"/>
          <w:szCs w:val="21"/>
          <w:lang w:val="es-ES" w:eastAsia="es-ES"/>
          <w14:ligatures w14:val="none"/>
        </w:rPr>
        <w:t>List</w:t>
      </w:r>
      <w:proofErr w:type="spellEnd"/>
      <w:r w:rsidRPr="00433DA9">
        <w:rPr>
          <w:rFonts w:ascii="Consolas" w:eastAsia="Times New Roman" w:hAnsi="Consolas" w:cs="Times New Roman"/>
          <w:color w:val="292929"/>
          <w:kern w:val="0"/>
          <w:sz w:val="21"/>
          <w:szCs w:val="21"/>
          <w:lang w:val="es-ES" w:eastAsia="es-ES"/>
          <w14:ligatures w14:val="none"/>
        </w:rPr>
        <w:t>&lt;</w:t>
      </w:r>
      <w:r w:rsidRPr="00433DA9">
        <w:rPr>
          <w:rFonts w:ascii="Consolas" w:eastAsia="Times New Roman" w:hAnsi="Consolas" w:cs="Times New Roman"/>
          <w:color w:val="185E73"/>
          <w:kern w:val="0"/>
          <w:sz w:val="21"/>
          <w:szCs w:val="21"/>
          <w:lang w:val="es-ES" w:eastAsia="es-ES"/>
          <w14:ligatures w14:val="none"/>
        </w:rPr>
        <w:t>Usuario</w:t>
      </w:r>
      <w:r w:rsidRPr="00433DA9">
        <w:rPr>
          <w:rFonts w:ascii="Consolas" w:eastAsia="Times New Roman" w:hAnsi="Consolas" w:cs="Times New Roman"/>
          <w:color w:val="292929"/>
          <w:kern w:val="0"/>
          <w:sz w:val="21"/>
          <w:szCs w:val="21"/>
          <w:lang w:val="es-ES" w:eastAsia="es-ES"/>
          <w14:ligatures w14:val="none"/>
        </w:rPr>
        <w:t xml:space="preserve">&gt; </w:t>
      </w:r>
      <w:proofErr w:type="spellStart"/>
      <w:r w:rsidRPr="00433DA9">
        <w:rPr>
          <w:rFonts w:ascii="Consolas" w:eastAsia="Times New Roman" w:hAnsi="Consolas" w:cs="Times New Roman"/>
          <w:color w:val="001080"/>
          <w:kern w:val="0"/>
          <w:sz w:val="21"/>
          <w:szCs w:val="21"/>
          <w:lang w:val="es-ES" w:eastAsia="es-ES"/>
          <w14:ligatures w14:val="none"/>
        </w:rPr>
        <w:t>lstusuario</w:t>
      </w:r>
      <w:proofErr w:type="spellEnd"/>
      <w:r w:rsidRPr="00433DA9">
        <w:rPr>
          <w:rFonts w:ascii="Consolas" w:eastAsia="Times New Roman" w:hAnsi="Consolas" w:cs="Times New Roman"/>
          <w:color w:val="000000"/>
          <w:kern w:val="0"/>
          <w:sz w:val="21"/>
          <w:szCs w:val="21"/>
          <w:lang w:val="es-ES" w:eastAsia="es-ES"/>
          <w14:ligatures w14:val="none"/>
        </w:rPr>
        <w:t>=</w:t>
      </w:r>
      <w:proofErr w:type="spellStart"/>
      <w:proofErr w:type="gramStart"/>
      <w:r w:rsidRPr="00433DA9">
        <w:rPr>
          <w:rFonts w:ascii="Consolas" w:eastAsia="Times New Roman" w:hAnsi="Consolas" w:cs="Times New Roman"/>
          <w:color w:val="001080"/>
          <w:kern w:val="0"/>
          <w:sz w:val="21"/>
          <w:szCs w:val="21"/>
          <w:lang w:val="es-ES" w:eastAsia="es-ES"/>
          <w14:ligatures w14:val="none"/>
        </w:rPr>
        <w:t>sp</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buscar</w:t>
      </w:r>
      <w:proofErr w:type="spellEnd"/>
      <w:proofErr w:type="gramEnd"/>
      <w:r w:rsidRPr="00433DA9">
        <w:rPr>
          <w:rFonts w:ascii="Consolas" w:eastAsia="Times New Roman" w:hAnsi="Consolas" w:cs="Times New Roman"/>
          <w:color w:val="292929"/>
          <w:kern w:val="0"/>
          <w:sz w:val="21"/>
          <w:szCs w:val="21"/>
          <w:lang w:val="es-ES" w:eastAsia="es-ES"/>
          <w14:ligatures w14:val="none"/>
        </w:rPr>
        <w:t>(</w:t>
      </w:r>
      <w:proofErr w:type="spellStart"/>
      <w:r w:rsidRPr="00433DA9">
        <w:rPr>
          <w:rFonts w:ascii="Consolas" w:eastAsia="Times New Roman" w:hAnsi="Consolas" w:cs="Times New Roman"/>
          <w:color w:val="292929"/>
          <w:kern w:val="0"/>
          <w:sz w:val="21"/>
          <w:szCs w:val="21"/>
          <w:lang w:val="es-ES" w:eastAsia="es-ES"/>
          <w14:ligatures w14:val="none"/>
        </w:rPr>
        <w:t>usuarioF</w:t>
      </w:r>
      <w:proofErr w:type="spellEnd"/>
      <w:r w:rsidRPr="00433DA9">
        <w:rPr>
          <w:rFonts w:ascii="Consolas" w:eastAsia="Times New Roman" w:hAnsi="Consolas" w:cs="Times New Roman"/>
          <w:color w:val="292929"/>
          <w:kern w:val="0"/>
          <w:sz w:val="21"/>
          <w:szCs w:val="21"/>
          <w:lang w:val="es-ES" w:eastAsia="es-ES"/>
          <w14:ligatures w14:val="none"/>
        </w:rPr>
        <w:t>);</w:t>
      </w:r>
    </w:p>
    <w:p w14:paraId="521D4532"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B5200D"/>
          <w:kern w:val="0"/>
          <w:sz w:val="21"/>
          <w:szCs w:val="21"/>
          <w:lang w:val="es-ES" w:eastAsia="es-ES"/>
          <w14:ligatures w14:val="none"/>
        </w:rPr>
        <w:t>if</w:t>
      </w:r>
      <w:proofErr w:type="spellEnd"/>
      <w:r w:rsidRPr="00433DA9">
        <w:rPr>
          <w:rFonts w:ascii="Consolas" w:eastAsia="Times New Roman" w:hAnsi="Consolas" w:cs="Times New Roman"/>
          <w:color w:val="292929"/>
          <w:kern w:val="0"/>
          <w:sz w:val="21"/>
          <w:szCs w:val="21"/>
          <w:lang w:val="es-ES" w:eastAsia="es-ES"/>
          <w14:ligatures w14:val="none"/>
        </w:rPr>
        <w:t>(</w:t>
      </w:r>
      <w:proofErr w:type="spellStart"/>
      <w:proofErr w:type="gramStart"/>
      <w:r w:rsidRPr="00433DA9">
        <w:rPr>
          <w:rFonts w:ascii="Consolas" w:eastAsia="Times New Roman" w:hAnsi="Consolas" w:cs="Times New Roman"/>
          <w:color w:val="001080"/>
          <w:kern w:val="0"/>
          <w:sz w:val="21"/>
          <w:szCs w:val="21"/>
          <w:lang w:val="es-ES" w:eastAsia="es-ES"/>
          <w14:ligatures w14:val="none"/>
        </w:rPr>
        <w:t>lstusuario</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size</w:t>
      </w:r>
      <w:proofErr w:type="spellEnd"/>
      <w:proofErr w:type="gramEnd"/>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000000"/>
          <w:kern w:val="0"/>
          <w:sz w:val="21"/>
          <w:szCs w:val="21"/>
          <w:lang w:val="es-ES" w:eastAsia="es-ES"/>
          <w14:ligatures w14:val="none"/>
        </w:rPr>
        <w:t>&gt;</w:t>
      </w:r>
      <w:r w:rsidRPr="00433DA9">
        <w:rPr>
          <w:rFonts w:ascii="Consolas" w:eastAsia="Times New Roman" w:hAnsi="Consolas" w:cs="Times New Roman"/>
          <w:color w:val="096D48"/>
          <w:kern w:val="0"/>
          <w:sz w:val="21"/>
          <w:szCs w:val="21"/>
          <w:lang w:val="es-ES" w:eastAsia="es-ES"/>
          <w14:ligatures w14:val="none"/>
        </w:rPr>
        <w:t>0</w:t>
      </w:r>
      <w:r w:rsidRPr="00433DA9">
        <w:rPr>
          <w:rFonts w:ascii="Consolas" w:eastAsia="Times New Roman" w:hAnsi="Consolas" w:cs="Times New Roman"/>
          <w:color w:val="292929"/>
          <w:kern w:val="0"/>
          <w:sz w:val="21"/>
          <w:szCs w:val="21"/>
          <w:lang w:val="es-ES" w:eastAsia="es-ES"/>
          <w14:ligatures w14:val="none"/>
        </w:rPr>
        <w:t>)</w:t>
      </w:r>
    </w:p>
    <w:p w14:paraId="47F4639C"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w:t>
      </w:r>
    </w:p>
    <w:p w14:paraId="059E265A"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185E73"/>
          <w:kern w:val="0"/>
          <w:sz w:val="21"/>
          <w:szCs w:val="21"/>
          <w:lang w:val="es-ES" w:eastAsia="es-ES"/>
          <w14:ligatures w14:val="none"/>
        </w:rPr>
        <w:t>Usuario</w:t>
      </w:r>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001080"/>
          <w:kern w:val="0"/>
          <w:sz w:val="21"/>
          <w:szCs w:val="21"/>
          <w:lang w:val="es-ES" w:eastAsia="es-ES"/>
          <w14:ligatures w14:val="none"/>
        </w:rPr>
        <w:t>usu</w:t>
      </w:r>
      <w:proofErr w:type="spellEnd"/>
      <w:r w:rsidRPr="00433DA9">
        <w:rPr>
          <w:rFonts w:ascii="Consolas" w:eastAsia="Times New Roman" w:hAnsi="Consolas" w:cs="Times New Roman"/>
          <w:color w:val="000000"/>
          <w:kern w:val="0"/>
          <w:sz w:val="21"/>
          <w:szCs w:val="21"/>
          <w:lang w:val="es-ES" w:eastAsia="es-ES"/>
          <w14:ligatures w14:val="none"/>
        </w:rPr>
        <w:t>=</w:t>
      </w:r>
      <w:proofErr w:type="spellStart"/>
      <w:proofErr w:type="gramStart"/>
      <w:r w:rsidRPr="00433DA9">
        <w:rPr>
          <w:rFonts w:ascii="Consolas" w:eastAsia="Times New Roman" w:hAnsi="Consolas" w:cs="Times New Roman"/>
          <w:color w:val="001080"/>
          <w:kern w:val="0"/>
          <w:sz w:val="21"/>
          <w:szCs w:val="21"/>
          <w:lang w:val="es-ES" w:eastAsia="es-ES"/>
          <w14:ligatures w14:val="none"/>
        </w:rPr>
        <w:t>lstusuario</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get</w:t>
      </w:r>
      <w:proofErr w:type="spellEnd"/>
      <w:r w:rsidRPr="00433DA9">
        <w:rPr>
          <w:rFonts w:ascii="Consolas" w:eastAsia="Times New Roman" w:hAnsi="Consolas" w:cs="Times New Roman"/>
          <w:color w:val="292929"/>
          <w:kern w:val="0"/>
          <w:sz w:val="21"/>
          <w:szCs w:val="21"/>
          <w:lang w:val="es-ES" w:eastAsia="es-ES"/>
          <w14:ligatures w14:val="none"/>
        </w:rPr>
        <w:t>(</w:t>
      </w:r>
      <w:proofErr w:type="gramEnd"/>
      <w:r w:rsidRPr="00433DA9">
        <w:rPr>
          <w:rFonts w:ascii="Consolas" w:eastAsia="Times New Roman" w:hAnsi="Consolas" w:cs="Times New Roman"/>
          <w:color w:val="096D48"/>
          <w:kern w:val="0"/>
          <w:sz w:val="21"/>
          <w:szCs w:val="21"/>
          <w:lang w:val="es-ES" w:eastAsia="es-ES"/>
          <w14:ligatures w14:val="none"/>
        </w:rPr>
        <w:t>0</w:t>
      </w:r>
      <w:r w:rsidRPr="00433DA9">
        <w:rPr>
          <w:rFonts w:ascii="Consolas" w:eastAsia="Times New Roman" w:hAnsi="Consolas" w:cs="Times New Roman"/>
          <w:color w:val="292929"/>
          <w:kern w:val="0"/>
          <w:sz w:val="21"/>
          <w:szCs w:val="21"/>
          <w:lang w:val="es-ES" w:eastAsia="es-ES"/>
          <w14:ligatures w14:val="none"/>
        </w:rPr>
        <w:t>);</w:t>
      </w:r>
    </w:p>
    <w:p w14:paraId="1F31F389"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lastRenderedPageBreak/>
        <w:t xml:space="preserve">                    </w:t>
      </w:r>
      <w:proofErr w:type="spellStart"/>
      <w:r w:rsidRPr="00433DA9">
        <w:rPr>
          <w:rFonts w:ascii="Consolas" w:eastAsia="Times New Roman" w:hAnsi="Consolas" w:cs="Times New Roman"/>
          <w:color w:val="292929"/>
          <w:kern w:val="0"/>
          <w:sz w:val="21"/>
          <w:szCs w:val="21"/>
          <w:lang w:val="es-ES" w:eastAsia="es-ES"/>
          <w14:ligatures w14:val="none"/>
        </w:rPr>
        <w:t>encriptPassword</w:t>
      </w:r>
      <w:proofErr w:type="spellEnd"/>
      <w:r w:rsidRPr="00433DA9">
        <w:rPr>
          <w:rFonts w:ascii="Consolas" w:eastAsia="Times New Roman" w:hAnsi="Consolas" w:cs="Times New Roman"/>
          <w:color w:val="292929"/>
          <w:kern w:val="0"/>
          <w:sz w:val="21"/>
          <w:szCs w:val="21"/>
          <w:lang w:val="es-ES" w:eastAsia="es-ES"/>
          <w14:ligatures w14:val="none"/>
        </w:rPr>
        <w:t xml:space="preserve"> </w:t>
      </w:r>
      <w:proofErr w:type="spellStart"/>
      <w:r w:rsidRPr="00433DA9">
        <w:rPr>
          <w:rFonts w:ascii="Consolas" w:eastAsia="Times New Roman" w:hAnsi="Consolas" w:cs="Times New Roman"/>
          <w:color w:val="292929"/>
          <w:kern w:val="0"/>
          <w:sz w:val="21"/>
          <w:szCs w:val="21"/>
          <w:lang w:val="es-ES" w:eastAsia="es-ES"/>
          <w14:ligatures w14:val="none"/>
        </w:rPr>
        <w:t>ep</w:t>
      </w:r>
      <w:proofErr w:type="spellEnd"/>
      <w:r w:rsidRPr="00433DA9">
        <w:rPr>
          <w:rFonts w:ascii="Consolas" w:eastAsia="Times New Roman" w:hAnsi="Consolas" w:cs="Times New Roman"/>
          <w:color w:val="000000"/>
          <w:kern w:val="0"/>
          <w:sz w:val="21"/>
          <w:szCs w:val="21"/>
          <w:lang w:val="es-ES" w:eastAsia="es-ES"/>
          <w14:ligatures w14:val="none"/>
        </w:rPr>
        <w:t>=</w:t>
      </w:r>
      <w:r w:rsidRPr="00433DA9">
        <w:rPr>
          <w:rFonts w:ascii="Consolas" w:eastAsia="Times New Roman" w:hAnsi="Consolas" w:cs="Times New Roman"/>
          <w:color w:val="B5200D"/>
          <w:kern w:val="0"/>
          <w:sz w:val="21"/>
          <w:szCs w:val="21"/>
          <w:lang w:val="es-ES" w:eastAsia="es-ES"/>
          <w14:ligatures w14:val="none"/>
        </w:rPr>
        <w:t>new</w:t>
      </w:r>
      <w:r w:rsidRPr="00433DA9">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33DA9">
        <w:rPr>
          <w:rFonts w:ascii="Consolas" w:eastAsia="Times New Roman" w:hAnsi="Consolas" w:cs="Times New Roman"/>
          <w:color w:val="5E2CBC"/>
          <w:kern w:val="0"/>
          <w:sz w:val="21"/>
          <w:szCs w:val="21"/>
          <w:lang w:val="es-ES" w:eastAsia="es-ES"/>
          <w14:ligatures w14:val="none"/>
        </w:rPr>
        <w:t>encriptPassword</w:t>
      </w:r>
      <w:proofErr w:type="spellEnd"/>
      <w:r w:rsidRPr="00433DA9">
        <w:rPr>
          <w:rFonts w:ascii="Consolas" w:eastAsia="Times New Roman" w:hAnsi="Consolas" w:cs="Times New Roman"/>
          <w:color w:val="292929"/>
          <w:kern w:val="0"/>
          <w:sz w:val="21"/>
          <w:szCs w:val="21"/>
          <w:lang w:val="es-ES" w:eastAsia="es-ES"/>
          <w14:ligatures w14:val="none"/>
        </w:rPr>
        <w:t>(</w:t>
      </w:r>
      <w:proofErr w:type="gramEnd"/>
      <w:r w:rsidRPr="00433DA9">
        <w:rPr>
          <w:rFonts w:ascii="Consolas" w:eastAsia="Times New Roman" w:hAnsi="Consolas" w:cs="Times New Roman"/>
          <w:color w:val="292929"/>
          <w:kern w:val="0"/>
          <w:sz w:val="21"/>
          <w:szCs w:val="21"/>
          <w:lang w:val="es-ES" w:eastAsia="es-ES"/>
          <w14:ligatures w14:val="none"/>
        </w:rPr>
        <w:t>);</w:t>
      </w:r>
    </w:p>
    <w:p w14:paraId="5A588205"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433DA9">
        <w:rPr>
          <w:rFonts w:ascii="Consolas" w:eastAsia="Times New Roman" w:hAnsi="Consolas" w:cs="Times New Roman"/>
          <w:color w:val="B5200D"/>
          <w:kern w:val="0"/>
          <w:sz w:val="21"/>
          <w:szCs w:val="21"/>
          <w:lang w:val="es-ES" w:eastAsia="es-ES"/>
          <w14:ligatures w14:val="none"/>
        </w:rPr>
        <w:t>if</w:t>
      </w:r>
      <w:proofErr w:type="spellEnd"/>
      <w:r w:rsidRPr="00433DA9">
        <w:rPr>
          <w:rFonts w:ascii="Consolas" w:eastAsia="Times New Roman" w:hAnsi="Consolas" w:cs="Times New Roman"/>
          <w:color w:val="292929"/>
          <w:kern w:val="0"/>
          <w:sz w:val="21"/>
          <w:szCs w:val="21"/>
          <w:lang w:val="es-ES" w:eastAsia="es-ES"/>
          <w14:ligatures w14:val="none"/>
        </w:rPr>
        <w:t>(</w:t>
      </w:r>
      <w:proofErr w:type="spellStart"/>
      <w:proofErr w:type="gramEnd"/>
      <w:r w:rsidRPr="00433DA9">
        <w:rPr>
          <w:rFonts w:ascii="Consolas" w:eastAsia="Times New Roman" w:hAnsi="Consolas" w:cs="Times New Roman"/>
          <w:color w:val="001080"/>
          <w:kern w:val="0"/>
          <w:sz w:val="21"/>
          <w:szCs w:val="21"/>
          <w:lang w:val="es-ES" w:eastAsia="es-ES"/>
          <w14:ligatures w14:val="none"/>
        </w:rPr>
        <w:t>usuarioF</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equals</w:t>
      </w:r>
      <w:proofErr w:type="spellEnd"/>
      <w:r w:rsidRPr="00433DA9">
        <w:rPr>
          <w:rFonts w:ascii="Consolas" w:eastAsia="Times New Roman" w:hAnsi="Consolas" w:cs="Times New Roman"/>
          <w:color w:val="292929"/>
          <w:kern w:val="0"/>
          <w:sz w:val="21"/>
          <w:szCs w:val="21"/>
          <w:lang w:val="es-ES" w:eastAsia="es-ES"/>
          <w14:ligatures w14:val="none"/>
        </w:rPr>
        <w:t>(</w:t>
      </w:r>
      <w:proofErr w:type="spellStart"/>
      <w:r w:rsidRPr="00433DA9">
        <w:rPr>
          <w:rFonts w:ascii="Consolas" w:eastAsia="Times New Roman" w:hAnsi="Consolas" w:cs="Times New Roman"/>
          <w:color w:val="001080"/>
          <w:kern w:val="0"/>
          <w:sz w:val="21"/>
          <w:szCs w:val="21"/>
          <w:lang w:val="es-ES" w:eastAsia="es-ES"/>
          <w14:ligatures w14:val="none"/>
        </w:rPr>
        <w:t>usu</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getUsuario</w:t>
      </w:r>
      <w:proofErr w:type="spellEnd"/>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000000"/>
          <w:kern w:val="0"/>
          <w:sz w:val="21"/>
          <w:szCs w:val="21"/>
          <w:lang w:val="es-ES" w:eastAsia="es-ES"/>
          <w14:ligatures w14:val="none"/>
        </w:rPr>
        <w:t>&amp;&amp;</w:t>
      </w: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001080"/>
          <w:kern w:val="0"/>
          <w:sz w:val="21"/>
          <w:szCs w:val="21"/>
          <w:lang w:val="es-ES" w:eastAsia="es-ES"/>
          <w14:ligatures w14:val="none"/>
        </w:rPr>
        <w:t>ep</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encriptPasswordUser</w:t>
      </w:r>
      <w:r w:rsidRPr="00433DA9">
        <w:rPr>
          <w:rFonts w:ascii="Consolas" w:eastAsia="Times New Roman" w:hAnsi="Consolas" w:cs="Times New Roman"/>
          <w:color w:val="292929"/>
          <w:kern w:val="0"/>
          <w:sz w:val="21"/>
          <w:szCs w:val="21"/>
          <w:lang w:val="es-ES" w:eastAsia="es-ES"/>
          <w14:ligatures w14:val="none"/>
        </w:rPr>
        <w:t>(contraseniaF).</w:t>
      </w:r>
      <w:r w:rsidRPr="00433DA9">
        <w:rPr>
          <w:rFonts w:ascii="Consolas" w:eastAsia="Times New Roman" w:hAnsi="Consolas" w:cs="Times New Roman"/>
          <w:color w:val="5E2CBC"/>
          <w:kern w:val="0"/>
          <w:sz w:val="21"/>
          <w:szCs w:val="21"/>
          <w:lang w:val="es-ES" w:eastAsia="es-ES"/>
          <w14:ligatures w14:val="none"/>
        </w:rPr>
        <w:t>equals</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001080"/>
          <w:kern w:val="0"/>
          <w:sz w:val="21"/>
          <w:szCs w:val="21"/>
          <w:lang w:val="es-ES" w:eastAsia="es-ES"/>
          <w14:ligatures w14:val="none"/>
        </w:rPr>
        <w:t>usu</w:t>
      </w:r>
      <w:r w:rsidRPr="00433DA9">
        <w:rPr>
          <w:rFonts w:ascii="Consolas" w:eastAsia="Times New Roman" w:hAnsi="Consolas" w:cs="Times New Roman"/>
          <w:color w:val="292929"/>
          <w:kern w:val="0"/>
          <w:sz w:val="21"/>
          <w:szCs w:val="21"/>
          <w:lang w:val="es-ES" w:eastAsia="es-ES"/>
          <w14:ligatures w14:val="none"/>
        </w:rPr>
        <w:t>.</w:t>
      </w:r>
      <w:r w:rsidRPr="00433DA9">
        <w:rPr>
          <w:rFonts w:ascii="Consolas" w:eastAsia="Times New Roman" w:hAnsi="Consolas" w:cs="Times New Roman"/>
          <w:color w:val="5E2CBC"/>
          <w:kern w:val="0"/>
          <w:sz w:val="21"/>
          <w:szCs w:val="21"/>
          <w:lang w:val="es-ES" w:eastAsia="es-ES"/>
          <w14:ligatures w14:val="none"/>
        </w:rPr>
        <w:t>getContrasenia</w:t>
      </w:r>
      <w:r w:rsidRPr="00433DA9">
        <w:rPr>
          <w:rFonts w:ascii="Consolas" w:eastAsia="Times New Roman" w:hAnsi="Consolas" w:cs="Times New Roman"/>
          <w:color w:val="292929"/>
          <w:kern w:val="0"/>
          <w:sz w:val="21"/>
          <w:szCs w:val="21"/>
          <w:lang w:val="es-ES" w:eastAsia="es-ES"/>
          <w14:ligatures w14:val="none"/>
        </w:rPr>
        <w:t>()))</w:t>
      </w:r>
    </w:p>
    <w:p w14:paraId="1080DCF3"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292929"/>
          <w:kern w:val="0"/>
          <w:sz w:val="21"/>
          <w:szCs w:val="21"/>
          <w:lang w:val="pt-PT" w:eastAsia="es-ES"/>
          <w14:ligatures w14:val="none"/>
        </w:rPr>
        <w:t>{</w:t>
      </w:r>
    </w:p>
    <w:p w14:paraId="3AA915AB"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response</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put</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sucessInsert</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F4A85"/>
          <w:kern w:val="0"/>
          <w:sz w:val="21"/>
          <w:szCs w:val="21"/>
          <w:lang w:val="pt-PT" w:eastAsia="es-ES"/>
          <w14:ligatures w14:val="none"/>
        </w:rPr>
        <w:t>true</w:t>
      </w:r>
      <w:r w:rsidRPr="00433DA9">
        <w:rPr>
          <w:rFonts w:ascii="Consolas" w:eastAsia="Times New Roman" w:hAnsi="Consolas" w:cs="Times New Roman"/>
          <w:color w:val="292929"/>
          <w:kern w:val="0"/>
          <w:sz w:val="21"/>
          <w:szCs w:val="21"/>
          <w:lang w:val="pt-PT" w:eastAsia="es-ES"/>
          <w14:ligatures w14:val="none"/>
        </w:rPr>
        <w:t>);</w:t>
      </w:r>
    </w:p>
    <w:p w14:paraId="03B10E3A"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return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new</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185E73"/>
          <w:kern w:val="0"/>
          <w:sz w:val="21"/>
          <w:szCs w:val="21"/>
          <w:lang w:val="pt-PT" w:eastAsia="es-ES"/>
          <w14:ligatures w14:val="none"/>
        </w:rPr>
        <w:t>ResponseEntity</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Map</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String</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Object</w:t>
      </w:r>
      <w:r w:rsidRPr="00433DA9">
        <w:rPr>
          <w:rFonts w:ascii="Consolas" w:eastAsia="Times New Roman" w:hAnsi="Consolas" w:cs="Times New Roman"/>
          <w:color w:val="292929"/>
          <w:kern w:val="0"/>
          <w:sz w:val="21"/>
          <w:szCs w:val="21"/>
          <w:lang w:val="pt-PT" w:eastAsia="es-ES"/>
          <w14:ligatures w14:val="none"/>
        </w:rPr>
        <w:t>&gt;&gt;(response,</w:t>
      </w:r>
      <w:r w:rsidRPr="00433DA9">
        <w:rPr>
          <w:rFonts w:ascii="Consolas" w:eastAsia="Times New Roman" w:hAnsi="Consolas" w:cs="Times New Roman"/>
          <w:color w:val="001080"/>
          <w:kern w:val="0"/>
          <w:sz w:val="21"/>
          <w:szCs w:val="21"/>
          <w:lang w:val="pt-PT" w:eastAsia="es-ES"/>
          <w14:ligatures w14:val="none"/>
        </w:rPr>
        <w:t>HttpStatus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OK</w:t>
      </w:r>
      <w:r w:rsidRPr="00433DA9">
        <w:rPr>
          <w:rFonts w:ascii="Consolas" w:eastAsia="Times New Roman" w:hAnsi="Consolas" w:cs="Times New Roman"/>
          <w:color w:val="292929"/>
          <w:kern w:val="0"/>
          <w:sz w:val="21"/>
          <w:szCs w:val="21"/>
          <w:lang w:val="pt-PT" w:eastAsia="es-ES"/>
          <w14:ligatures w14:val="none"/>
        </w:rPr>
        <w:t>);</w:t>
      </w:r>
    </w:p>
    <w:p w14:paraId="3A7B7706"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r w:rsidRPr="00433DA9">
        <w:rPr>
          <w:rFonts w:ascii="Consolas" w:eastAsia="Times New Roman" w:hAnsi="Consolas" w:cs="Times New Roman"/>
          <w:color w:val="B5200D"/>
          <w:kern w:val="0"/>
          <w:sz w:val="21"/>
          <w:szCs w:val="21"/>
          <w:lang w:val="pt-PT" w:eastAsia="es-ES"/>
          <w14:ligatures w14:val="none"/>
        </w:rPr>
        <w:t>else</w:t>
      </w:r>
    </w:p>
    <w:p w14:paraId="2D92049C"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55C7AFEF"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response</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put</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sucessInsert</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F4A85"/>
          <w:kern w:val="0"/>
          <w:sz w:val="21"/>
          <w:szCs w:val="21"/>
          <w:lang w:val="pt-PT" w:eastAsia="es-ES"/>
          <w14:ligatures w14:val="none"/>
        </w:rPr>
        <w:t>false</w:t>
      </w:r>
      <w:r w:rsidRPr="00433DA9">
        <w:rPr>
          <w:rFonts w:ascii="Consolas" w:eastAsia="Times New Roman" w:hAnsi="Consolas" w:cs="Times New Roman"/>
          <w:color w:val="292929"/>
          <w:kern w:val="0"/>
          <w:sz w:val="21"/>
          <w:szCs w:val="21"/>
          <w:lang w:val="pt-PT" w:eastAsia="es-ES"/>
          <w14:ligatures w14:val="none"/>
        </w:rPr>
        <w:t>);</w:t>
      </w:r>
    </w:p>
    <w:p w14:paraId="68B546CD"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return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new</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185E73"/>
          <w:kern w:val="0"/>
          <w:sz w:val="21"/>
          <w:szCs w:val="21"/>
          <w:lang w:val="pt-PT" w:eastAsia="es-ES"/>
          <w14:ligatures w14:val="none"/>
        </w:rPr>
        <w:t>ResponseEntity</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Map</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String</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Object</w:t>
      </w:r>
      <w:r w:rsidRPr="00433DA9">
        <w:rPr>
          <w:rFonts w:ascii="Consolas" w:eastAsia="Times New Roman" w:hAnsi="Consolas" w:cs="Times New Roman"/>
          <w:color w:val="292929"/>
          <w:kern w:val="0"/>
          <w:sz w:val="21"/>
          <w:szCs w:val="21"/>
          <w:lang w:val="pt-PT" w:eastAsia="es-ES"/>
          <w14:ligatures w14:val="none"/>
        </w:rPr>
        <w:t>&gt;&gt;(response,</w:t>
      </w:r>
      <w:r w:rsidRPr="00433DA9">
        <w:rPr>
          <w:rFonts w:ascii="Consolas" w:eastAsia="Times New Roman" w:hAnsi="Consolas" w:cs="Times New Roman"/>
          <w:color w:val="001080"/>
          <w:kern w:val="0"/>
          <w:sz w:val="21"/>
          <w:szCs w:val="21"/>
          <w:lang w:val="pt-PT" w:eastAsia="es-ES"/>
          <w14:ligatures w14:val="none"/>
        </w:rPr>
        <w:t>HttpStatus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OK</w:t>
      </w:r>
      <w:r w:rsidRPr="00433DA9">
        <w:rPr>
          <w:rFonts w:ascii="Consolas" w:eastAsia="Times New Roman" w:hAnsi="Consolas" w:cs="Times New Roman"/>
          <w:color w:val="292929"/>
          <w:kern w:val="0"/>
          <w:sz w:val="21"/>
          <w:szCs w:val="21"/>
          <w:lang w:val="pt-PT" w:eastAsia="es-ES"/>
          <w14:ligatures w14:val="none"/>
        </w:rPr>
        <w:t>);</w:t>
      </w:r>
    </w:p>
    <w:p w14:paraId="0D6A24A8"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292929"/>
          <w:kern w:val="0"/>
          <w:sz w:val="21"/>
          <w:szCs w:val="21"/>
          <w:lang w:val="es-ES" w:eastAsia="es-ES"/>
          <w14:ligatures w14:val="none"/>
        </w:rPr>
        <w:t>}</w:t>
      </w:r>
    </w:p>
    <w:p w14:paraId="3C0CF003"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es-ES" w:eastAsia="es-ES"/>
          <w14:ligatures w14:val="none"/>
        </w:rPr>
        <w:t xml:space="preserve">                </w:t>
      </w:r>
      <w:r w:rsidRPr="00433DA9">
        <w:rPr>
          <w:rFonts w:ascii="Consolas" w:eastAsia="Times New Roman" w:hAnsi="Consolas" w:cs="Times New Roman"/>
          <w:color w:val="292929"/>
          <w:kern w:val="0"/>
          <w:sz w:val="21"/>
          <w:szCs w:val="21"/>
          <w:lang w:val="pt-PT" w:eastAsia="es-ES"/>
          <w14:ligatures w14:val="none"/>
        </w:rPr>
        <w:t>}</w:t>
      </w:r>
    </w:p>
    <w:p w14:paraId="576078A8"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else</w:t>
      </w:r>
    </w:p>
    <w:p w14:paraId="2B01AF82"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7AB6C5F8"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response</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put</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error</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usuario_inexistente</w:t>
      </w:r>
      <w:r w:rsidRPr="00433DA9">
        <w:rPr>
          <w:rFonts w:ascii="Consolas" w:eastAsia="Times New Roman" w:hAnsi="Consolas" w:cs="Times New Roman"/>
          <w:color w:val="292929"/>
          <w:kern w:val="0"/>
          <w:sz w:val="21"/>
          <w:szCs w:val="21"/>
          <w:lang w:val="pt-PT" w:eastAsia="es-ES"/>
          <w14:ligatures w14:val="none"/>
        </w:rPr>
        <w:t>);</w:t>
      </w:r>
    </w:p>
    <w:p w14:paraId="50D5C0B1"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return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new</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185E73"/>
          <w:kern w:val="0"/>
          <w:sz w:val="21"/>
          <w:szCs w:val="21"/>
          <w:lang w:val="pt-PT" w:eastAsia="es-ES"/>
          <w14:ligatures w14:val="none"/>
        </w:rPr>
        <w:t>ResponseEntity</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Map</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String</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Object</w:t>
      </w:r>
      <w:r w:rsidRPr="00433DA9">
        <w:rPr>
          <w:rFonts w:ascii="Consolas" w:eastAsia="Times New Roman" w:hAnsi="Consolas" w:cs="Times New Roman"/>
          <w:color w:val="292929"/>
          <w:kern w:val="0"/>
          <w:sz w:val="21"/>
          <w:szCs w:val="21"/>
          <w:lang w:val="pt-PT" w:eastAsia="es-ES"/>
          <w14:ligatures w14:val="none"/>
        </w:rPr>
        <w:t>&gt;&gt;(response,</w:t>
      </w:r>
      <w:r w:rsidRPr="00433DA9">
        <w:rPr>
          <w:rFonts w:ascii="Consolas" w:eastAsia="Times New Roman" w:hAnsi="Consolas" w:cs="Times New Roman"/>
          <w:color w:val="001080"/>
          <w:kern w:val="0"/>
          <w:sz w:val="21"/>
          <w:szCs w:val="21"/>
          <w:lang w:val="pt-PT" w:eastAsia="es-ES"/>
          <w14:ligatures w14:val="none"/>
        </w:rPr>
        <w:t>HttpStatus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NOT_ACCEPTABLE</w:t>
      </w:r>
      <w:r w:rsidRPr="00433DA9">
        <w:rPr>
          <w:rFonts w:ascii="Consolas" w:eastAsia="Times New Roman" w:hAnsi="Consolas" w:cs="Times New Roman"/>
          <w:color w:val="292929"/>
          <w:kern w:val="0"/>
          <w:sz w:val="21"/>
          <w:szCs w:val="21"/>
          <w:lang w:val="pt-PT" w:eastAsia="es-ES"/>
          <w14:ligatures w14:val="none"/>
        </w:rPr>
        <w:t xml:space="preserve">); </w:t>
      </w:r>
    </w:p>
    <w:p w14:paraId="334E1B0C"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56705F8B"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300E3C93"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else</w:t>
      </w:r>
    </w:p>
    <w:p w14:paraId="2D36AE84"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25D1D300"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response</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put</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error</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error_datos_incompletos</w:t>
      </w:r>
      <w:r w:rsidRPr="00433DA9">
        <w:rPr>
          <w:rFonts w:ascii="Consolas" w:eastAsia="Times New Roman" w:hAnsi="Consolas" w:cs="Times New Roman"/>
          <w:color w:val="292929"/>
          <w:kern w:val="0"/>
          <w:sz w:val="21"/>
          <w:szCs w:val="21"/>
          <w:lang w:val="pt-PT" w:eastAsia="es-ES"/>
          <w14:ligatures w14:val="none"/>
        </w:rPr>
        <w:t>);</w:t>
      </w:r>
    </w:p>
    <w:p w14:paraId="7D9860B1"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return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new</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185E73"/>
          <w:kern w:val="0"/>
          <w:sz w:val="21"/>
          <w:szCs w:val="21"/>
          <w:lang w:val="pt-PT" w:eastAsia="es-ES"/>
          <w14:ligatures w14:val="none"/>
        </w:rPr>
        <w:t>ResponseEntity</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Map</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String</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Object</w:t>
      </w:r>
      <w:r w:rsidRPr="00433DA9">
        <w:rPr>
          <w:rFonts w:ascii="Consolas" w:eastAsia="Times New Roman" w:hAnsi="Consolas" w:cs="Times New Roman"/>
          <w:color w:val="292929"/>
          <w:kern w:val="0"/>
          <w:sz w:val="21"/>
          <w:szCs w:val="21"/>
          <w:lang w:val="pt-PT" w:eastAsia="es-ES"/>
          <w14:ligatures w14:val="none"/>
        </w:rPr>
        <w:t>&gt;&gt;(response,</w:t>
      </w:r>
      <w:r w:rsidRPr="00433DA9">
        <w:rPr>
          <w:rFonts w:ascii="Consolas" w:eastAsia="Times New Roman" w:hAnsi="Consolas" w:cs="Times New Roman"/>
          <w:color w:val="001080"/>
          <w:kern w:val="0"/>
          <w:sz w:val="21"/>
          <w:szCs w:val="21"/>
          <w:lang w:val="pt-PT" w:eastAsia="es-ES"/>
          <w14:ligatures w14:val="none"/>
        </w:rPr>
        <w:t>HttpStatus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NOT_ACCEPTABLE</w:t>
      </w:r>
      <w:r w:rsidRPr="00433DA9">
        <w:rPr>
          <w:rFonts w:ascii="Consolas" w:eastAsia="Times New Roman" w:hAnsi="Consolas" w:cs="Times New Roman"/>
          <w:color w:val="292929"/>
          <w:kern w:val="0"/>
          <w:sz w:val="21"/>
          <w:szCs w:val="21"/>
          <w:lang w:val="pt-PT" w:eastAsia="es-ES"/>
          <w14:ligatures w14:val="none"/>
        </w:rPr>
        <w:t xml:space="preserve">); </w:t>
      </w:r>
    </w:p>
    <w:p w14:paraId="59C26142"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  </w:t>
      </w:r>
    </w:p>
    <w:p w14:paraId="1119FDAB"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2D2530AF"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catch</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Exception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ex</w:t>
      </w:r>
      <w:r w:rsidRPr="00433DA9">
        <w:rPr>
          <w:rFonts w:ascii="Consolas" w:eastAsia="Times New Roman" w:hAnsi="Consolas" w:cs="Times New Roman"/>
          <w:color w:val="292929"/>
          <w:kern w:val="0"/>
          <w:sz w:val="21"/>
          <w:szCs w:val="21"/>
          <w:lang w:val="pt-PT" w:eastAsia="es-ES"/>
          <w14:ligatures w14:val="none"/>
        </w:rPr>
        <w:t>)</w:t>
      </w:r>
    </w:p>
    <w:p w14:paraId="06C97FD2"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7B395162"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response</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put</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Messages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error</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001080"/>
          <w:kern w:val="0"/>
          <w:sz w:val="21"/>
          <w:szCs w:val="21"/>
          <w:lang w:val="pt-PT" w:eastAsia="es-ES"/>
          <w14:ligatures w14:val="none"/>
        </w:rPr>
        <w:t>ex</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5E2CBC"/>
          <w:kern w:val="0"/>
          <w:sz w:val="21"/>
          <w:szCs w:val="21"/>
          <w:lang w:val="pt-PT" w:eastAsia="es-ES"/>
          <w14:ligatures w14:val="none"/>
        </w:rPr>
        <w:t>getMessage</w:t>
      </w:r>
      <w:r w:rsidRPr="00433DA9">
        <w:rPr>
          <w:rFonts w:ascii="Consolas" w:eastAsia="Times New Roman" w:hAnsi="Consolas" w:cs="Times New Roman"/>
          <w:color w:val="292929"/>
          <w:kern w:val="0"/>
          <w:sz w:val="21"/>
          <w:szCs w:val="21"/>
          <w:lang w:val="pt-PT" w:eastAsia="es-ES"/>
          <w14:ligatures w14:val="none"/>
        </w:rPr>
        <w:t>());</w:t>
      </w:r>
    </w:p>
    <w:p w14:paraId="60F42259"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return</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B5200D"/>
          <w:kern w:val="0"/>
          <w:sz w:val="21"/>
          <w:szCs w:val="21"/>
          <w:lang w:val="pt-PT" w:eastAsia="es-ES"/>
          <w14:ligatures w14:val="none"/>
        </w:rPr>
        <w:t>new</w:t>
      </w:r>
      <w:r w:rsidRPr="00433DA9">
        <w:rPr>
          <w:rFonts w:ascii="Consolas" w:eastAsia="Times New Roman" w:hAnsi="Consolas" w:cs="Times New Roman"/>
          <w:color w:val="292929"/>
          <w:kern w:val="0"/>
          <w:sz w:val="21"/>
          <w:szCs w:val="21"/>
          <w:lang w:val="pt-PT" w:eastAsia="es-ES"/>
          <w14:ligatures w14:val="none"/>
        </w:rPr>
        <w:t xml:space="preserve"> </w:t>
      </w:r>
      <w:r w:rsidRPr="00433DA9">
        <w:rPr>
          <w:rFonts w:ascii="Consolas" w:eastAsia="Times New Roman" w:hAnsi="Consolas" w:cs="Times New Roman"/>
          <w:color w:val="185E73"/>
          <w:kern w:val="0"/>
          <w:sz w:val="21"/>
          <w:szCs w:val="21"/>
          <w:lang w:val="pt-PT" w:eastAsia="es-ES"/>
          <w14:ligatures w14:val="none"/>
        </w:rPr>
        <w:t>ResponseEntity</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Map</w:t>
      </w:r>
      <w:r w:rsidRPr="00433DA9">
        <w:rPr>
          <w:rFonts w:ascii="Consolas" w:eastAsia="Times New Roman" w:hAnsi="Consolas" w:cs="Times New Roman"/>
          <w:color w:val="292929"/>
          <w:kern w:val="0"/>
          <w:sz w:val="21"/>
          <w:szCs w:val="21"/>
          <w:lang w:val="pt-PT" w:eastAsia="es-ES"/>
          <w14:ligatures w14:val="none"/>
        </w:rPr>
        <w:t>&lt;</w:t>
      </w:r>
      <w:r w:rsidRPr="00433DA9">
        <w:rPr>
          <w:rFonts w:ascii="Consolas" w:eastAsia="Times New Roman" w:hAnsi="Consolas" w:cs="Times New Roman"/>
          <w:color w:val="185E73"/>
          <w:kern w:val="0"/>
          <w:sz w:val="21"/>
          <w:szCs w:val="21"/>
          <w:lang w:val="pt-PT" w:eastAsia="es-ES"/>
          <w14:ligatures w14:val="none"/>
        </w:rPr>
        <w:t>String</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185E73"/>
          <w:kern w:val="0"/>
          <w:sz w:val="21"/>
          <w:szCs w:val="21"/>
          <w:lang w:val="pt-PT" w:eastAsia="es-ES"/>
          <w14:ligatures w14:val="none"/>
        </w:rPr>
        <w:t>Object</w:t>
      </w:r>
      <w:r w:rsidRPr="00433DA9">
        <w:rPr>
          <w:rFonts w:ascii="Consolas" w:eastAsia="Times New Roman" w:hAnsi="Consolas" w:cs="Times New Roman"/>
          <w:color w:val="292929"/>
          <w:kern w:val="0"/>
          <w:sz w:val="21"/>
          <w:szCs w:val="21"/>
          <w:lang w:val="pt-PT" w:eastAsia="es-ES"/>
          <w14:ligatures w14:val="none"/>
        </w:rPr>
        <w:t>&gt;&gt;(response,</w:t>
      </w:r>
      <w:r w:rsidRPr="00433DA9">
        <w:rPr>
          <w:rFonts w:ascii="Consolas" w:eastAsia="Times New Roman" w:hAnsi="Consolas" w:cs="Times New Roman"/>
          <w:color w:val="001080"/>
          <w:kern w:val="0"/>
          <w:sz w:val="21"/>
          <w:szCs w:val="21"/>
          <w:lang w:val="pt-PT" w:eastAsia="es-ES"/>
          <w14:ligatures w14:val="none"/>
        </w:rPr>
        <w:t>HttpStatus</w:t>
      </w:r>
      <w:r w:rsidRPr="00433DA9">
        <w:rPr>
          <w:rFonts w:ascii="Consolas" w:eastAsia="Times New Roman" w:hAnsi="Consolas" w:cs="Times New Roman"/>
          <w:color w:val="292929"/>
          <w:kern w:val="0"/>
          <w:sz w:val="21"/>
          <w:szCs w:val="21"/>
          <w:lang w:val="pt-PT" w:eastAsia="es-ES"/>
          <w14:ligatures w14:val="none"/>
        </w:rPr>
        <w:t>.</w:t>
      </w:r>
      <w:r w:rsidRPr="00433DA9">
        <w:rPr>
          <w:rFonts w:ascii="Consolas" w:eastAsia="Times New Roman" w:hAnsi="Consolas" w:cs="Times New Roman"/>
          <w:color w:val="001080"/>
          <w:kern w:val="0"/>
          <w:sz w:val="21"/>
          <w:szCs w:val="21"/>
          <w:lang w:val="pt-PT" w:eastAsia="es-ES"/>
          <w14:ligatures w14:val="none"/>
        </w:rPr>
        <w:t>NOT_ACCEPTABLE</w:t>
      </w:r>
      <w:r w:rsidRPr="00433DA9">
        <w:rPr>
          <w:rFonts w:ascii="Consolas" w:eastAsia="Times New Roman" w:hAnsi="Consolas" w:cs="Times New Roman"/>
          <w:color w:val="292929"/>
          <w:kern w:val="0"/>
          <w:sz w:val="21"/>
          <w:szCs w:val="21"/>
          <w:lang w:val="pt-PT" w:eastAsia="es-ES"/>
          <w14:ligatures w14:val="none"/>
        </w:rPr>
        <w:t>);</w:t>
      </w:r>
    </w:p>
    <w:p w14:paraId="10D69304"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12D2BC66"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433DA9">
        <w:rPr>
          <w:rFonts w:ascii="Consolas" w:eastAsia="Times New Roman" w:hAnsi="Consolas" w:cs="Times New Roman"/>
          <w:color w:val="292929"/>
          <w:kern w:val="0"/>
          <w:sz w:val="21"/>
          <w:szCs w:val="21"/>
          <w:lang w:val="pt-PT" w:eastAsia="es-ES"/>
          <w14:ligatures w14:val="none"/>
        </w:rPr>
        <w:t>    }</w:t>
      </w:r>
    </w:p>
    <w:p w14:paraId="39925485" w14:textId="77777777" w:rsidR="00433DA9" w:rsidRPr="00433DA9" w:rsidRDefault="00433DA9" w:rsidP="00433DA9">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433DA9">
        <w:rPr>
          <w:rFonts w:ascii="Consolas" w:eastAsia="Times New Roman" w:hAnsi="Consolas" w:cs="Times New Roman"/>
          <w:color w:val="292929"/>
          <w:kern w:val="0"/>
          <w:sz w:val="21"/>
          <w:szCs w:val="21"/>
          <w:lang w:val="es-ES" w:eastAsia="es-ES"/>
          <w14:ligatures w14:val="none"/>
        </w:rPr>
        <w:t>}</w:t>
      </w:r>
    </w:p>
    <w:p w14:paraId="174248C5" w14:textId="77777777" w:rsidR="008D1F30" w:rsidRPr="008D1F30" w:rsidRDefault="008D1F30" w:rsidP="008D1F30">
      <w:pPr>
        <w:rPr>
          <w:lang w:val="es-ES"/>
        </w:rPr>
      </w:pPr>
    </w:p>
    <w:p w14:paraId="104419B4" w14:textId="051E95B2" w:rsidR="00AD6509" w:rsidRPr="007A0451" w:rsidRDefault="00CC60FF" w:rsidP="00AD6509">
      <w:pPr>
        <w:pStyle w:val="Ttulo3"/>
        <w:spacing w:line="360" w:lineRule="auto"/>
        <w:rPr>
          <w:lang w:val="es-ES"/>
        </w:rPr>
      </w:pPr>
      <w:bookmarkStart w:id="64" w:name="_Toc158500179"/>
      <w:r>
        <w:rPr>
          <w:lang w:val="es-ES"/>
        </w:rPr>
        <w:t>Controlador Producto</w:t>
      </w:r>
      <w:bookmarkEnd w:id="64"/>
    </w:p>
    <w:p w14:paraId="5E6DDCEC" w14:textId="5473DEF0" w:rsidR="00206C92" w:rsidRPr="007A0451" w:rsidRDefault="00AD6509" w:rsidP="007A0451">
      <w:pPr>
        <w:spacing w:line="360" w:lineRule="auto"/>
        <w:jc w:val="both"/>
        <w:rPr>
          <w:rFonts w:ascii="Times New Roman" w:hAnsi="Times New Roman" w:cs="Times New Roman"/>
          <w:sz w:val="24"/>
          <w:szCs w:val="24"/>
          <w:lang w:val="es-ES"/>
        </w:rPr>
      </w:pPr>
      <w:r w:rsidRPr="007A0451">
        <w:rPr>
          <w:rFonts w:ascii="Times New Roman" w:hAnsi="Times New Roman" w:cs="Times New Roman"/>
          <w:sz w:val="24"/>
          <w:szCs w:val="24"/>
          <w:lang w:val="es-ES"/>
        </w:rPr>
        <w:t xml:space="preserve">En este caso, al igual que el método anterior, se presenta un ejemplo de inserción de productos. En este caso, la función recibe directamente un objeto. Para lograrlo, el cliente debe enviar un JSON con nombres coincidentes a los atributos de la clase, permitiendo así una correcta asociación y creación del objeto mediante la instancia. Posteriormente, se crea un mapa con los </w:t>
      </w:r>
      <w:r w:rsidRPr="007A0451">
        <w:rPr>
          <w:rFonts w:ascii="Times New Roman" w:hAnsi="Times New Roman" w:cs="Times New Roman"/>
          <w:sz w:val="24"/>
          <w:szCs w:val="24"/>
          <w:lang w:val="es-ES"/>
        </w:rPr>
        <w:lastRenderedPageBreak/>
        <w:t xml:space="preserve">datos obtenidos y se procede a realizar la inserción. Cabe destacar que es necesario haber instanciado previamente un servicio para su </w:t>
      </w:r>
      <w:r w:rsidRPr="007A0451">
        <w:rPr>
          <w:rFonts w:ascii="Times New Roman" w:hAnsi="Times New Roman" w:cs="Times New Roman"/>
          <w:sz w:val="24"/>
          <w:szCs w:val="24"/>
          <w:lang w:val="es-ES"/>
        </w:rPr>
        <w:t xml:space="preserve">correcta </w:t>
      </w:r>
      <w:r w:rsidRPr="007A0451">
        <w:rPr>
          <w:rFonts w:ascii="Times New Roman" w:hAnsi="Times New Roman" w:cs="Times New Roman"/>
          <w:sz w:val="24"/>
          <w:szCs w:val="24"/>
          <w:lang w:val="es-ES"/>
        </w:rPr>
        <w:t>utilización.</w:t>
      </w:r>
    </w:p>
    <w:p w14:paraId="0784EBBD"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w:t>
      </w:r>
      <w:proofErr w:type="gramStart"/>
      <w:r w:rsidRPr="00366B56">
        <w:rPr>
          <w:rFonts w:ascii="Consolas" w:eastAsia="Times New Roman" w:hAnsi="Consolas" w:cs="Times New Roman"/>
          <w:color w:val="185E73"/>
          <w:kern w:val="0"/>
          <w:sz w:val="21"/>
          <w:szCs w:val="21"/>
          <w:lang w:val="es-ES" w:eastAsia="es-ES"/>
          <w14:ligatures w14:val="none"/>
        </w:rPr>
        <w:t>RestController</w:t>
      </w:r>
      <w:r w:rsidRPr="00366B56">
        <w:rPr>
          <w:rFonts w:ascii="Consolas" w:eastAsia="Times New Roman" w:hAnsi="Consolas" w:cs="Times New Roman"/>
          <w:color w:val="292929"/>
          <w:kern w:val="0"/>
          <w:sz w:val="21"/>
          <w:szCs w:val="21"/>
          <w:lang w:val="es-ES" w:eastAsia="es-ES"/>
          <w14:ligatures w14:val="none"/>
        </w:rPr>
        <w:t>(</w:t>
      </w:r>
      <w:proofErr w:type="gramEnd"/>
      <w:r w:rsidRPr="00366B56">
        <w:rPr>
          <w:rFonts w:ascii="Consolas" w:eastAsia="Times New Roman" w:hAnsi="Consolas" w:cs="Times New Roman"/>
          <w:color w:val="292929"/>
          <w:kern w:val="0"/>
          <w:sz w:val="21"/>
          <w:szCs w:val="21"/>
          <w:lang w:val="es-ES" w:eastAsia="es-ES"/>
          <w14:ligatures w14:val="none"/>
        </w:rPr>
        <w:t>)</w:t>
      </w:r>
    </w:p>
    <w:p w14:paraId="115463B7"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185E73"/>
          <w:kern w:val="0"/>
          <w:sz w:val="21"/>
          <w:szCs w:val="21"/>
          <w:lang w:val="es-ES" w:eastAsia="es-ES"/>
          <w14:ligatures w14:val="none"/>
        </w:rPr>
        <w:t>RequestMapping</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F4A85"/>
          <w:kern w:val="0"/>
          <w:sz w:val="21"/>
          <w:szCs w:val="21"/>
          <w:lang w:val="es-ES" w:eastAsia="es-ES"/>
          <w14:ligatures w14:val="none"/>
        </w:rPr>
        <w:t>"/api/producto"</w:t>
      </w:r>
      <w:r w:rsidRPr="00366B56">
        <w:rPr>
          <w:rFonts w:ascii="Consolas" w:eastAsia="Times New Roman" w:hAnsi="Consolas" w:cs="Times New Roman"/>
          <w:color w:val="292929"/>
          <w:kern w:val="0"/>
          <w:sz w:val="21"/>
          <w:szCs w:val="21"/>
          <w:lang w:val="es-ES" w:eastAsia="es-ES"/>
          <w14:ligatures w14:val="none"/>
        </w:rPr>
        <w:t>)</w:t>
      </w:r>
    </w:p>
    <w:p w14:paraId="6D8223D7"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w:t>
      </w:r>
      <w:proofErr w:type="gramStart"/>
      <w:r w:rsidRPr="00366B56">
        <w:rPr>
          <w:rFonts w:ascii="Consolas" w:eastAsia="Times New Roman" w:hAnsi="Consolas" w:cs="Times New Roman"/>
          <w:color w:val="185E73"/>
          <w:kern w:val="0"/>
          <w:sz w:val="21"/>
          <w:szCs w:val="21"/>
          <w:lang w:val="es-ES" w:eastAsia="es-ES"/>
          <w14:ligatures w14:val="none"/>
        </w:rPr>
        <w:t>CrossOrigin</w:t>
      </w:r>
      <w:r w:rsidRPr="00366B56">
        <w:rPr>
          <w:rFonts w:ascii="Consolas" w:eastAsia="Times New Roman" w:hAnsi="Consolas" w:cs="Times New Roman"/>
          <w:color w:val="292929"/>
          <w:kern w:val="0"/>
          <w:sz w:val="21"/>
          <w:szCs w:val="21"/>
          <w:lang w:val="es-ES" w:eastAsia="es-ES"/>
          <w14:ligatures w14:val="none"/>
        </w:rPr>
        <w:t>(</w:t>
      </w:r>
      <w:proofErr w:type="gramEnd"/>
      <w:r w:rsidRPr="00366B56">
        <w:rPr>
          <w:rFonts w:ascii="Consolas" w:eastAsia="Times New Roman" w:hAnsi="Consolas" w:cs="Times New Roman"/>
          <w:color w:val="0F4A85"/>
          <w:kern w:val="0"/>
          <w:sz w:val="21"/>
          <w:szCs w:val="21"/>
          <w:lang w:val="es-ES" w:eastAsia="es-ES"/>
          <w14:ligatures w14:val="none"/>
        </w:rPr>
        <w:t>"*"</w:t>
      </w:r>
      <w:r w:rsidRPr="00366B56">
        <w:rPr>
          <w:rFonts w:ascii="Consolas" w:eastAsia="Times New Roman" w:hAnsi="Consolas" w:cs="Times New Roman"/>
          <w:color w:val="292929"/>
          <w:kern w:val="0"/>
          <w:sz w:val="21"/>
          <w:szCs w:val="21"/>
          <w:lang w:val="es-ES" w:eastAsia="es-ES"/>
          <w14:ligatures w14:val="none"/>
        </w:rPr>
        <w:t>)</w:t>
      </w:r>
    </w:p>
    <w:p w14:paraId="34A5F06F"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r w:rsidRPr="00366B56">
        <w:rPr>
          <w:rFonts w:ascii="Consolas" w:eastAsia="Times New Roman" w:hAnsi="Consolas" w:cs="Times New Roman"/>
          <w:color w:val="0F4A85"/>
          <w:kern w:val="0"/>
          <w:sz w:val="21"/>
          <w:szCs w:val="21"/>
          <w:lang w:val="es-ES" w:eastAsia="es-ES"/>
          <w14:ligatures w14:val="none"/>
        </w:rPr>
        <w:t>public</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F4A85"/>
          <w:kern w:val="0"/>
          <w:sz w:val="21"/>
          <w:szCs w:val="21"/>
          <w:lang w:val="es-ES" w:eastAsia="es-ES"/>
          <w14:ligatures w14:val="none"/>
        </w:rPr>
        <w:t>class</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185E73"/>
          <w:kern w:val="0"/>
          <w:sz w:val="21"/>
          <w:szCs w:val="21"/>
          <w:lang w:val="es-ES" w:eastAsia="es-ES"/>
          <w14:ligatures w14:val="none"/>
        </w:rPr>
        <w:t>Cproducto</w:t>
      </w:r>
      <w:proofErr w:type="spellEnd"/>
      <w:r w:rsidRPr="00366B56">
        <w:rPr>
          <w:rFonts w:ascii="Consolas" w:eastAsia="Times New Roman" w:hAnsi="Consolas" w:cs="Times New Roman"/>
          <w:color w:val="292929"/>
          <w:kern w:val="0"/>
          <w:sz w:val="21"/>
          <w:szCs w:val="21"/>
          <w:lang w:val="es-ES" w:eastAsia="es-ES"/>
          <w14:ligatures w14:val="none"/>
        </w:rPr>
        <w:t xml:space="preserve"> </w:t>
      </w:r>
    </w:p>
    <w:p w14:paraId="5D059994"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w:t>
      </w:r>
    </w:p>
    <w:p w14:paraId="3AE1B901"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w:t>
      </w:r>
      <w:r w:rsidRPr="00366B56">
        <w:rPr>
          <w:rFonts w:ascii="Consolas" w:eastAsia="Times New Roman" w:hAnsi="Consolas" w:cs="Times New Roman"/>
          <w:color w:val="185E73"/>
          <w:kern w:val="0"/>
          <w:sz w:val="21"/>
          <w:szCs w:val="21"/>
          <w:lang w:val="es-ES" w:eastAsia="es-ES"/>
          <w14:ligatures w14:val="none"/>
        </w:rPr>
        <w:t>PostMapping</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F4A85"/>
          <w:kern w:val="0"/>
          <w:sz w:val="21"/>
          <w:szCs w:val="21"/>
          <w:lang w:val="es-ES" w:eastAsia="es-ES"/>
          <w14:ligatures w14:val="none"/>
        </w:rPr>
        <w:t>"/insertar"</w:t>
      </w:r>
      <w:r w:rsidRPr="00366B56">
        <w:rPr>
          <w:rFonts w:ascii="Consolas" w:eastAsia="Times New Roman" w:hAnsi="Consolas" w:cs="Times New Roman"/>
          <w:color w:val="292929"/>
          <w:kern w:val="0"/>
          <w:sz w:val="21"/>
          <w:szCs w:val="21"/>
          <w:lang w:val="es-ES" w:eastAsia="es-ES"/>
          <w14:ligatures w14:val="none"/>
        </w:rPr>
        <w:t>)</w:t>
      </w:r>
    </w:p>
    <w:p w14:paraId="008326F8"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F4A85"/>
          <w:kern w:val="0"/>
          <w:sz w:val="21"/>
          <w:szCs w:val="21"/>
          <w:lang w:val="es-ES" w:eastAsia="es-ES"/>
          <w14:ligatures w14:val="none"/>
        </w:rPr>
        <w:t>public</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185E73"/>
          <w:kern w:val="0"/>
          <w:sz w:val="21"/>
          <w:szCs w:val="21"/>
          <w:lang w:val="es-ES" w:eastAsia="es-ES"/>
          <w14:ligatures w14:val="none"/>
        </w:rPr>
        <w:t>ResponseEntity</w:t>
      </w:r>
      <w:proofErr w:type="spellEnd"/>
      <w:r w:rsidRPr="00366B56">
        <w:rPr>
          <w:rFonts w:ascii="Consolas" w:eastAsia="Times New Roman" w:hAnsi="Consolas" w:cs="Times New Roman"/>
          <w:color w:val="292929"/>
          <w:kern w:val="0"/>
          <w:sz w:val="21"/>
          <w:szCs w:val="21"/>
          <w:lang w:val="es-ES" w:eastAsia="es-ES"/>
          <w14:ligatures w14:val="none"/>
        </w:rPr>
        <w:t>&lt;</w:t>
      </w:r>
      <w:r w:rsidRPr="00366B56">
        <w:rPr>
          <w:rFonts w:ascii="Consolas" w:eastAsia="Times New Roman" w:hAnsi="Consolas" w:cs="Times New Roman"/>
          <w:color w:val="0F4A85"/>
          <w:kern w:val="0"/>
          <w:sz w:val="21"/>
          <w:szCs w:val="21"/>
          <w:lang w:val="es-ES" w:eastAsia="es-ES"/>
          <w14:ligatures w14:val="none"/>
        </w:rPr>
        <w:t>?</w:t>
      </w:r>
      <w:r w:rsidRPr="00366B56">
        <w:rPr>
          <w:rFonts w:ascii="Consolas" w:eastAsia="Times New Roman" w:hAnsi="Consolas" w:cs="Times New Roman"/>
          <w:color w:val="292929"/>
          <w:kern w:val="0"/>
          <w:sz w:val="21"/>
          <w:szCs w:val="21"/>
          <w:lang w:val="es-ES" w:eastAsia="es-ES"/>
          <w14:ligatures w14:val="none"/>
        </w:rPr>
        <w:t xml:space="preserve">&gt; </w:t>
      </w:r>
      <w:proofErr w:type="gramStart"/>
      <w:r w:rsidRPr="00366B56">
        <w:rPr>
          <w:rFonts w:ascii="Consolas" w:eastAsia="Times New Roman" w:hAnsi="Consolas" w:cs="Times New Roman"/>
          <w:color w:val="5E2CBC"/>
          <w:kern w:val="0"/>
          <w:sz w:val="21"/>
          <w:szCs w:val="21"/>
          <w:lang w:val="es-ES" w:eastAsia="es-ES"/>
          <w14:ligatures w14:val="none"/>
        </w:rPr>
        <w:t>insertar</w:t>
      </w:r>
      <w:r w:rsidRPr="00366B56">
        <w:rPr>
          <w:rFonts w:ascii="Consolas" w:eastAsia="Times New Roman" w:hAnsi="Consolas" w:cs="Times New Roman"/>
          <w:color w:val="292929"/>
          <w:kern w:val="0"/>
          <w:sz w:val="21"/>
          <w:szCs w:val="21"/>
          <w:lang w:val="es-ES" w:eastAsia="es-ES"/>
          <w14:ligatures w14:val="none"/>
        </w:rPr>
        <w:t>(</w:t>
      </w:r>
      <w:proofErr w:type="gramEnd"/>
      <w:r w:rsidRPr="00366B56">
        <w:rPr>
          <w:rFonts w:ascii="Consolas" w:eastAsia="Times New Roman" w:hAnsi="Consolas" w:cs="Times New Roman"/>
          <w:color w:val="185E73"/>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p>
    <w:p w14:paraId="427AB62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292929"/>
          <w:kern w:val="0"/>
          <w:sz w:val="21"/>
          <w:szCs w:val="21"/>
          <w:lang w:val="pt-PT" w:eastAsia="es-ES"/>
          <w14:ligatures w14:val="none"/>
        </w:rPr>
        <w:t>{</w:t>
      </w:r>
    </w:p>
    <w:p w14:paraId="78AA1F79"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185E73"/>
          <w:kern w:val="0"/>
          <w:sz w:val="21"/>
          <w:szCs w:val="21"/>
          <w:lang w:val="pt-PT" w:eastAsia="es-ES"/>
          <w14:ligatures w14:val="none"/>
        </w:rPr>
        <w:t>Map</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String</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Object</w:t>
      </w:r>
      <w:r w:rsidRPr="00366B56">
        <w:rPr>
          <w:rFonts w:ascii="Consolas" w:eastAsia="Times New Roman" w:hAnsi="Consolas" w:cs="Times New Roman"/>
          <w:color w:val="292929"/>
          <w:kern w:val="0"/>
          <w:sz w:val="21"/>
          <w:szCs w:val="21"/>
          <w:lang w:val="pt-PT" w:eastAsia="es-ES"/>
          <w14:ligatures w14:val="none"/>
        </w:rPr>
        <w:t xml:space="preserve">&gt; </w:t>
      </w:r>
      <w:r w:rsidRPr="00366B56">
        <w:rPr>
          <w:rFonts w:ascii="Consolas" w:eastAsia="Times New Roman" w:hAnsi="Consolas" w:cs="Times New Roman"/>
          <w:color w:val="001080"/>
          <w:kern w:val="0"/>
          <w:sz w:val="21"/>
          <w:szCs w:val="21"/>
          <w:lang w:val="pt-PT" w:eastAsia="es-ES"/>
          <w14:ligatures w14:val="none"/>
        </w:rPr>
        <w:t>response</w:t>
      </w:r>
      <w:r w:rsidRPr="00366B56">
        <w:rPr>
          <w:rFonts w:ascii="Consolas" w:eastAsia="Times New Roman" w:hAnsi="Consolas" w:cs="Times New Roman"/>
          <w:color w:val="000000"/>
          <w:kern w:val="0"/>
          <w:sz w:val="21"/>
          <w:szCs w:val="21"/>
          <w:lang w:val="pt-PT" w:eastAsia="es-ES"/>
          <w14:ligatures w14:val="none"/>
        </w:rPr>
        <w:t>=</w:t>
      </w:r>
      <w:r w:rsidRPr="00366B56">
        <w:rPr>
          <w:rFonts w:ascii="Consolas" w:eastAsia="Times New Roman" w:hAnsi="Consolas" w:cs="Times New Roman"/>
          <w:color w:val="B5200D"/>
          <w:kern w:val="0"/>
          <w:sz w:val="21"/>
          <w:szCs w:val="21"/>
          <w:lang w:val="pt-PT" w:eastAsia="es-ES"/>
          <w14:ligatures w14:val="none"/>
        </w:rPr>
        <w:t>new</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5E2CBC"/>
          <w:kern w:val="0"/>
          <w:sz w:val="21"/>
          <w:szCs w:val="21"/>
          <w:lang w:val="pt-PT" w:eastAsia="es-ES"/>
          <w14:ligatures w14:val="none"/>
        </w:rPr>
        <w:t>HashMap</w:t>
      </w:r>
      <w:r w:rsidRPr="00366B56">
        <w:rPr>
          <w:rFonts w:ascii="Consolas" w:eastAsia="Times New Roman" w:hAnsi="Consolas" w:cs="Times New Roman"/>
          <w:color w:val="292929"/>
          <w:kern w:val="0"/>
          <w:sz w:val="21"/>
          <w:szCs w:val="21"/>
          <w:lang w:val="pt-PT" w:eastAsia="es-ES"/>
          <w14:ligatures w14:val="none"/>
        </w:rPr>
        <w:t>();</w:t>
      </w:r>
    </w:p>
    <w:p w14:paraId="31866A8E"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proofErr w:type="spellStart"/>
      <w:r w:rsidRPr="00366B56">
        <w:rPr>
          <w:rFonts w:ascii="Consolas" w:eastAsia="Times New Roman" w:hAnsi="Consolas" w:cs="Times New Roman"/>
          <w:color w:val="185E73"/>
          <w:kern w:val="0"/>
          <w:sz w:val="21"/>
          <w:szCs w:val="21"/>
          <w:lang w:val="es-ES" w:eastAsia="es-ES"/>
          <w14:ligatures w14:val="none"/>
        </w:rPr>
        <w:t>Sproductos</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sp</w:t>
      </w:r>
      <w:proofErr w:type="spellEnd"/>
      <w:r w:rsidRPr="00366B56">
        <w:rPr>
          <w:rFonts w:ascii="Consolas" w:eastAsia="Times New Roman" w:hAnsi="Consolas" w:cs="Times New Roman"/>
          <w:color w:val="000000"/>
          <w:kern w:val="0"/>
          <w:sz w:val="21"/>
          <w:szCs w:val="21"/>
          <w:lang w:val="es-ES" w:eastAsia="es-ES"/>
          <w14:ligatures w14:val="none"/>
        </w:rPr>
        <w:t>=</w:t>
      </w:r>
      <w:r w:rsidRPr="00366B56">
        <w:rPr>
          <w:rFonts w:ascii="Consolas" w:eastAsia="Times New Roman" w:hAnsi="Consolas" w:cs="Times New Roman"/>
          <w:color w:val="B5200D"/>
          <w:kern w:val="0"/>
          <w:sz w:val="21"/>
          <w:szCs w:val="21"/>
          <w:lang w:val="es-ES" w:eastAsia="es-ES"/>
          <w14:ligatures w14:val="none"/>
        </w:rPr>
        <w:t>new</w:t>
      </w: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5E2CBC"/>
          <w:kern w:val="0"/>
          <w:sz w:val="21"/>
          <w:szCs w:val="21"/>
          <w:lang w:val="es-ES" w:eastAsia="es-ES"/>
          <w14:ligatures w14:val="none"/>
        </w:rPr>
        <w:t>Sproductos</w:t>
      </w:r>
      <w:proofErr w:type="spellEnd"/>
      <w:r w:rsidRPr="00366B56">
        <w:rPr>
          <w:rFonts w:ascii="Consolas" w:eastAsia="Times New Roman" w:hAnsi="Consolas" w:cs="Times New Roman"/>
          <w:color w:val="292929"/>
          <w:kern w:val="0"/>
          <w:sz w:val="21"/>
          <w:szCs w:val="21"/>
          <w:lang w:val="es-ES" w:eastAsia="es-ES"/>
          <w14:ligatures w14:val="none"/>
        </w:rPr>
        <w:t>(</w:t>
      </w:r>
      <w:proofErr w:type="gramEnd"/>
      <w:r w:rsidRPr="00366B56">
        <w:rPr>
          <w:rFonts w:ascii="Consolas" w:eastAsia="Times New Roman" w:hAnsi="Consolas" w:cs="Times New Roman"/>
          <w:color w:val="292929"/>
          <w:kern w:val="0"/>
          <w:sz w:val="21"/>
          <w:szCs w:val="21"/>
          <w:lang w:val="es-ES" w:eastAsia="es-ES"/>
          <w14:ligatures w14:val="none"/>
        </w:rPr>
        <w:t>);</w:t>
      </w:r>
    </w:p>
    <w:p w14:paraId="0CB29E55"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B5200D"/>
          <w:kern w:val="0"/>
          <w:sz w:val="21"/>
          <w:szCs w:val="21"/>
          <w:lang w:val="es-ES" w:eastAsia="es-ES"/>
          <w14:ligatures w14:val="none"/>
        </w:rPr>
        <w:t>try</w:t>
      </w:r>
    </w:p>
    <w:p w14:paraId="3B70E710"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w:t>
      </w:r>
    </w:p>
    <w:p w14:paraId="755D35E3"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B5200D"/>
          <w:kern w:val="0"/>
          <w:sz w:val="21"/>
          <w:szCs w:val="21"/>
          <w:lang w:val="es-ES" w:eastAsia="es-ES"/>
          <w14:ligatures w14:val="none"/>
        </w:rPr>
        <w:t>if</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getNombre</w:t>
      </w:r>
      <w:proofErr w:type="spellEnd"/>
      <w:proofErr w:type="gram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r w:rsidRPr="00366B56">
        <w:rPr>
          <w:rFonts w:ascii="Consolas" w:eastAsia="Times New Roman" w:hAnsi="Consolas" w:cs="Times New Roman"/>
          <w:color w:val="0F4A85"/>
          <w:kern w:val="0"/>
          <w:sz w:val="21"/>
          <w:szCs w:val="21"/>
          <w:lang w:val="es-ES" w:eastAsia="es-ES"/>
          <w14:ligatures w14:val="none"/>
        </w:rPr>
        <w:t>""</w:t>
      </w: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0000"/>
          <w:kern w:val="0"/>
          <w:sz w:val="21"/>
          <w:szCs w:val="21"/>
          <w:lang w:val="es-ES" w:eastAsia="es-ES"/>
          <w14:ligatures w14:val="none"/>
        </w:rPr>
        <w:t>&amp;&amp;</w:t>
      </w: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getPrecio_unitario</w:t>
      </w:r>
      <w:proofErr w:type="spell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proofErr w:type="spellStart"/>
      <w:r w:rsidRPr="00366B56">
        <w:rPr>
          <w:rFonts w:ascii="Consolas" w:eastAsia="Times New Roman" w:hAnsi="Consolas" w:cs="Times New Roman"/>
          <w:color w:val="0F4A85"/>
          <w:kern w:val="0"/>
          <w:sz w:val="21"/>
          <w:szCs w:val="21"/>
          <w:lang w:val="es-ES" w:eastAsia="es-ES"/>
          <w14:ligatures w14:val="none"/>
        </w:rPr>
        <w:t>null</w:t>
      </w:r>
      <w:proofErr w:type="spellEnd"/>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0000"/>
          <w:kern w:val="0"/>
          <w:sz w:val="21"/>
          <w:szCs w:val="21"/>
          <w:lang w:val="es-ES" w:eastAsia="es-ES"/>
          <w14:ligatures w14:val="none"/>
        </w:rPr>
        <w:t>&amp;&amp;</w:t>
      </w: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getDescuento</w:t>
      </w:r>
      <w:proofErr w:type="spell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proofErr w:type="spellStart"/>
      <w:r w:rsidRPr="00366B56">
        <w:rPr>
          <w:rFonts w:ascii="Consolas" w:eastAsia="Times New Roman" w:hAnsi="Consolas" w:cs="Times New Roman"/>
          <w:color w:val="0F4A85"/>
          <w:kern w:val="0"/>
          <w:sz w:val="21"/>
          <w:szCs w:val="21"/>
          <w:lang w:val="es-ES" w:eastAsia="es-ES"/>
          <w14:ligatures w14:val="none"/>
        </w:rPr>
        <w:t>null</w:t>
      </w:r>
      <w:proofErr w:type="spellEnd"/>
      <w:r w:rsidRPr="00366B56">
        <w:rPr>
          <w:rFonts w:ascii="Consolas" w:eastAsia="Times New Roman" w:hAnsi="Consolas" w:cs="Times New Roman"/>
          <w:color w:val="292929"/>
          <w:kern w:val="0"/>
          <w:sz w:val="21"/>
          <w:szCs w:val="21"/>
          <w:lang w:val="es-ES" w:eastAsia="es-ES"/>
          <w14:ligatures w14:val="none"/>
        </w:rPr>
        <w:t xml:space="preserve"> </w:t>
      </w:r>
    </w:p>
    <w:p w14:paraId="13E946F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0000"/>
          <w:kern w:val="0"/>
          <w:sz w:val="21"/>
          <w:szCs w:val="21"/>
          <w:lang w:val="es-ES" w:eastAsia="es-ES"/>
          <w14:ligatures w14:val="none"/>
        </w:rPr>
        <w:t>&amp;&amp;</w:t>
      </w: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getEmpresa</w:t>
      </w:r>
      <w:proofErr w:type="spellEnd"/>
      <w:proofErr w:type="gram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r w:rsidRPr="00366B56">
        <w:rPr>
          <w:rFonts w:ascii="Consolas" w:eastAsia="Times New Roman" w:hAnsi="Consolas" w:cs="Times New Roman"/>
          <w:color w:val="0F4A85"/>
          <w:kern w:val="0"/>
          <w:sz w:val="21"/>
          <w:szCs w:val="21"/>
          <w:lang w:val="es-ES" w:eastAsia="es-ES"/>
          <w14:ligatures w14:val="none"/>
        </w:rPr>
        <w:t>""</w:t>
      </w: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0000"/>
          <w:kern w:val="0"/>
          <w:sz w:val="21"/>
          <w:szCs w:val="21"/>
          <w:lang w:val="es-ES" w:eastAsia="es-ES"/>
          <w14:ligatures w14:val="none"/>
        </w:rPr>
        <w:t>&amp;&amp;</w:t>
      </w: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getDescripcion</w:t>
      </w:r>
      <w:proofErr w:type="spell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proofErr w:type="spellStart"/>
      <w:r w:rsidRPr="00366B56">
        <w:rPr>
          <w:rFonts w:ascii="Consolas" w:eastAsia="Times New Roman" w:hAnsi="Consolas" w:cs="Times New Roman"/>
          <w:color w:val="0F4A85"/>
          <w:kern w:val="0"/>
          <w:sz w:val="21"/>
          <w:szCs w:val="21"/>
          <w:lang w:val="es-ES" w:eastAsia="es-ES"/>
          <w14:ligatures w14:val="none"/>
        </w:rPr>
        <w:t>null</w:t>
      </w:r>
      <w:proofErr w:type="spellEnd"/>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0000"/>
          <w:kern w:val="0"/>
          <w:sz w:val="21"/>
          <w:szCs w:val="21"/>
          <w:lang w:val="es-ES" w:eastAsia="es-ES"/>
          <w14:ligatures w14:val="none"/>
        </w:rPr>
        <w:t>&amp;&amp;</w:t>
      </w:r>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getProveedor</w:t>
      </w:r>
      <w:proofErr w:type="spellEnd"/>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0000"/>
          <w:kern w:val="0"/>
          <w:sz w:val="21"/>
          <w:szCs w:val="21"/>
          <w:lang w:val="es-ES" w:eastAsia="es-ES"/>
          <w14:ligatures w14:val="none"/>
        </w:rPr>
        <w:t>!=</w:t>
      </w:r>
      <w:proofErr w:type="spellStart"/>
      <w:r w:rsidRPr="00366B56">
        <w:rPr>
          <w:rFonts w:ascii="Consolas" w:eastAsia="Times New Roman" w:hAnsi="Consolas" w:cs="Times New Roman"/>
          <w:color w:val="0F4A85"/>
          <w:kern w:val="0"/>
          <w:sz w:val="21"/>
          <w:szCs w:val="21"/>
          <w:lang w:val="es-ES" w:eastAsia="es-ES"/>
          <w14:ligatures w14:val="none"/>
        </w:rPr>
        <w:t>null</w:t>
      </w:r>
      <w:proofErr w:type="spellEnd"/>
      <w:r w:rsidRPr="00366B56">
        <w:rPr>
          <w:rFonts w:ascii="Consolas" w:eastAsia="Times New Roman" w:hAnsi="Consolas" w:cs="Times New Roman"/>
          <w:color w:val="292929"/>
          <w:kern w:val="0"/>
          <w:sz w:val="21"/>
          <w:szCs w:val="21"/>
          <w:lang w:val="es-ES" w:eastAsia="es-ES"/>
          <w14:ligatures w14:val="none"/>
        </w:rPr>
        <w:t>)</w:t>
      </w:r>
    </w:p>
    <w:p w14:paraId="77536097"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292929"/>
          <w:kern w:val="0"/>
          <w:sz w:val="21"/>
          <w:szCs w:val="21"/>
          <w:lang w:val="pt-PT" w:eastAsia="es-ES"/>
          <w14:ligatures w14:val="none"/>
        </w:rPr>
        <w:t>{</w:t>
      </w:r>
    </w:p>
    <w:p w14:paraId="54AD8747"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185E73"/>
          <w:kern w:val="0"/>
          <w:sz w:val="21"/>
          <w:szCs w:val="21"/>
          <w:lang w:val="pt-PT" w:eastAsia="es-ES"/>
          <w14:ligatures w14:val="none"/>
        </w:rPr>
        <w:t>Map</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String</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Object</w:t>
      </w:r>
      <w:r w:rsidRPr="00366B56">
        <w:rPr>
          <w:rFonts w:ascii="Consolas" w:eastAsia="Times New Roman" w:hAnsi="Consolas" w:cs="Times New Roman"/>
          <w:color w:val="292929"/>
          <w:kern w:val="0"/>
          <w:sz w:val="21"/>
          <w:szCs w:val="21"/>
          <w:lang w:val="pt-PT" w:eastAsia="es-ES"/>
          <w14:ligatures w14:val="none"/>
        </w:rPr>
        <w:t xml:space="preserve">&gt; </w:t>
      </w:r>
      <w:r w:rsidRPr="00366B56">
        <w:rPr>
          <w:rFonts w:ascii="Consolas" w:eastAsia="Times New Roman" w:hAnsi="Consolas" w:cs="Times New Roman"/>
          <w:color w:val="001080"/>
          <w:kern w:val="0"/>
          <w:sz w:val="21"/>
          <w:szCs w:val="21"/>
          <w:lang w:val="pt-PT" w:eastAsia="es-ES"/>
          <w14:ligatures w14:val="none"/>
        </w:rPr>
        <w:t>data</w:t>
      </w:r>
      <w:r w:rsidRPr="00366B56">
        <w:rPr>
          <w:rFonts w:ascii="Consolas" w:eastAsia="Times New Roman" w:hAnsi="Consolas" w:cs="Times New Roman"/>
          <w:color w:val="000000"/>
          <w:kern w:val="0"/>
          <w:sz w:val="21"/>
          <w:szCs w:val="21"/>
          <w:lang w:val="pt-PT" w:eastAsia="es-ES"/>
          <w14:ligatures w14:val="none"/>
        </w:rPr>
        <w:t>=</w:t>
      </w:r>
      <w:r w:rsidRPr="00366B56">
        <w:rPr>
          <w:rFonts w:ascii="Consolas" w:eastAsia="Times New Roman" w:hAnsi="Consolas" w:cs="Times New Roman"/>
          <w:color w:val="B5200D"/>
          <w:kern w:val="0"/>
          <w:sz w:val="21"/>
          <w:szCs w:val="21"/>
          <w:lang w:val="pt-PT" w:eastAsia="es-ES"/>
          <w14:ligatures w14:val="none"/>
        </w:rPr>
        <w:t>new</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5E2CBC"/>
          <w:kern w:val="0"/>
          <w:sz w:val="21"/>
          <w:szCs w:val="21"/>
          <w:lang w:val="pt-PT" w:eastAsia="es-ES"/>
          <w14:ligatures w14:val="none"/>
        </w:rPr>
        <w:t>HashMap</w:t>
      </w:r>
      <w:r w:rsidRPr="00366B56">
        <w:rPr>
          <w:rFonts w:ascii="Consolas" w:eastAsia="Times New Roman" w:hAnsi="Consolas" w:cs="Times New Roman"/>
          <w:color w:val="292929"/>
          <w:kern w:val="0"/>
          <w:sz w:val="21"/>
          <w:szCs w:val="21"/>
          <w:lang w:val="pt-PT" w:eastAsia="es-ES"/>
          <w14:ligatures w14:val="none"/>
        </w:rPr>
        <w:t>();</w:t>
      </w:r>
    </w:p>
    <w:p w14:paraId="202B838A"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PnombreK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getNombre</w:t>
      </w:r>
      <w:proofErr w:type="spellEnd"/>
      <w:r w:rsidRPr="00366B56">
        <w:rPr>
          <w:rFonts w:ascii="Consolas" w:eastAsia="Times New Roman" w:hAnsi="Consolas" w:cs="Times New Roman"/>
          <w:color w:val="292929"/>
          <w:kern w:val="0"/>
          <w:sz w:val="21"/>
          <w:szCs w:val="21"/>
          <w:lang w:val="es-ES" w:eastAsia="es-ES"/>
          <w14:ligatures w14:val="none"/>
        </w:rPr>
        <w:t>());</w:t>
      </w:r>
    </w:p>
    <w:p w14:paraId="40620951"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PempresaK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getEmpresa</w:t>
      </w:r>
      <w:proofErr w:type="spellEnd"/>
      <w:r w:rsidRPr="00366B56">
        <w:rPr>
          <w:rFonts w:ascii="Consolas" w:eastAsia="Times New Roman" w:hAnsi="Consolas" w:cs="Times New Roman"/>
          <w:color w:val="292929"/>
          <w:kern w:val="0"/>
          <w:sz w:val="21"/>
          <w:szCs w:val="21"/>
          <w:lang w:val="es-ES" w:eastAsia="es-ES"/>
          <w14:ligatures w14:val="none"/>
        </w:rPr>
        <w:t>());</w:t>
      </w:r>
    </w:p>
    <w:p w14:paraId="0C0C4D8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Pprecio_unitarioK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getPrecio_unitario</w:t>
      </w:r>
      <w:proofErr w:type="spellEnd"/>
      <w:r w:rsidRPr="00366B56">
        <w:rPr>
          <w:rFonts w:ascii="Consolas" w:eastAsia="Times New Roman" w:hAnsi="Consolas" w:cs="Times New Roman"/>
          <w:color w:val="292929"/>
          <w:kern w:val="0"/>
          <w:sz w:val="21"/>
          <w:szCs w:val="21"/>
          <w:lang w:val="es-ES" w:eastAsia="es-ES"/>
          <w14:ligatures w14:val="none"/>
        </w:rPr>
        <w:t>());</w:t>
      </w:r>
    </w:p>
    <w:p w14:paraId="4F0628FA"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PdescuentoK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getDescuento</w:t>
      </w:r>
      <w:proofErr w:type="spellEnd"/>
      <w:r w:rsidRPr="00366B56">
        <w:rPr>
          <w:rFonts w:ascii="Consolas" w:eastAsia="Times New Roman" w:hAnsi="Consolas" w:cs="Times New Roman"/>
          <w:color w:val="292929"/>
          <w:kern w:val="0"/>
          <w:sz w:val="21"/>
          <w:szCs w:val="21"/>
          <w:lang w:val="es-ES" w:eastAsia="es-ES"/>
          <w14:ligatures w14:val="none"/>
        </w:rPr>
        <w:t>());</w:t>
      </w:r>
    </w:p>
    <w:p w14:paraId="3A5ED3DD"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PproveedorK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getProveedor</w:t>
      </w:r>
      <w:proofErr w:type="spellEnd"/>
      <w:r w:rsidRPr="00366B56">
        <w:rPr>
          <w:rFonts w:ascii="Consolas" w:eastAsia="Times New Roman" w:hAnsi="Consolas" w:cs="Times New Roman"/>
          <w:color w:val="292929"/>
          <w:kern w:val="0"/>
          <w:sz w:val="21"/>
          <w:szCs w:val="21"/>
          <w:lang w:val="es-ES" w:eastAsia="es-ES"/>
          <w14:ligatures w14:val="none"/>
        </w:rPr>
        <w:t>());</w:t>
      </w:r>
    </w:p>
    <w:p w14:paraId="62F2A557"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66B56">
        <w:rPr>
          <w:rFonts w:ascii="Consolas" w:eastAsia="Times New Roman" w:hAnsi="Consolas" w:cs="Times New Roman"/>
          <w:color w:val="001080"/>
          <w:kern w:val="0"/>
          <w:sz w:val="21"/>
          <w:szCs w:val="21"/>
          <w:lang w:val="es-ES" w:eastAsia="es-ES"/>
          <w14:ligatures w14:val="none"/>
        </w:rPr>
        <w:t>data</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put</w:t>
      </w:r>
      <w:proofErr w:type="spellEnd"/>
      <w:r w:rsidRPr="00366B56">
        <w:rPr>
          <w:rFonts w:ascii="Consolas" w:eastAsia="Times New Roman" w:hAnsi="Consolas" w:cs="Times New Roman"/>
          <w:color w:val="292929"/>
          <w:kern w:val="0"/>
          <w:sz w:val="21"/>
          <w:szCs w:val="21"/>
          <w:lang w:val="es-ES" w:eastAsia="es-ES"/>
          <w14:ligatures w14:val="none"/>
        </w:rPr>
        <w:t>(</w:t>
      </w:r>
      <w:proofErr w:type="spellStart"/>
      <w:proofErr w:type="gramEnd"/>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001080"/>
          <w:kern w:val="0"/>
          <w:sz w:val="21"/>
          <w:szCs w:val="21"/>
          <w:lang w:val="es-ES" w:eastAsia="es-ES"/>
          <w14:ligatures w14:val="none"/>
        </w:rPr>
        <w:t>PdescripcionK</w:t>
      </w:r>
      <w:proofErr w:type="spellEnd"/>
      <w:r w:rsidRPr="00366B56">
        <w:rPr>
          <w:rFonts w:ascii="Consolas" w:eastAsia="Times New Roman" w:hAnsi="Consolas" w:cs="Times New Roman"/>
          <w:color w:val="292929"/>
          <w:kern w:val="0"/>
          <w:sz w:val="21"/>
          <w:szCs w:val="21"/>
          <w:lang w:val="es-ES" w:eastAsia="es-ES"/>
          <w14:ligatures w14:val="none"/>
        </w:rPr>
        <w:t xml:space="preserve">, </w:t>
      </w:r>
      <w:proofErr w:type="spellStart"/>
      <w:r w:rsidRPr="00366B56">
        <w:rPr>
          <w:rFonts w:ascii="Consolas" w:eastAsia="Times New Roman" w:hAnsi="Consolas" w:cs="Times New Roman"/>
          <w:color w:val="001080"/>
          <w:kern w:val="0"/>
          <w:sz w:val="21"/>
          <w:szCs w:val="21"/>
          <w:lang w:val="es-ES" w:eastAsia="es-ES"/>
          <w14:ligatures w14:val="none"/>
        </w:rPr>
        <w:t>productos</w:t>
      </w:r>
      <w:r w:rsidRPr="00366B56">
        <w:rPr>
          <w:rFonts w:ascii="Consolas" w:eastAsia="Times New Roman" w:hAnsi="Consolas" w:cs="Times New Roman"/>
          <w:color w:val="292929"/>
          <w:kern w:val="0"/>
          <w:sz w:val="21"/>
          <w:szCs w:val="21"/>
          <w:lang w:val="es-ES" w:eastAsia="es-ES"/>
          <w14:ligatures w14:val="none"/>
        </w:rPr>
        <w:t>.</w:t>
      </w:r>
      <w:r w:rsidRPr="00366B56">
        <w:rPr>
          <w:rFonts w:ascii="Consolas" w:eastAsia="Times New Roman" w:hAnsi="Consolas" w:cs="Times New Roman"/>
          <w:color w:val="5E2CBC"/>
          <w:kern w:val="0"/>
          <w:sz w:val="21"/>
          <w:szCs w:val="21"/>
          <w:lang w:val="es-ES" w:eastAsia="es-ES"/>
          <w14:ligatures w14:val="none"/>
        </w:rPr>
        <w:t>getDescripcion</w:t>
      </w:r>
      <w:proofErr w:type="spellEnd"/>
      <w:r w:rsidRPr="00366B56">
        <w:rPr>
          <w:rFonts w:ascii="Consolas" w:eastAsia="Times New Roman" w:hAnsi="Consolas" w:cs="Times New Roman"/>
          <w:color w:val="292929"/>
          <w:kern w:val="0"/>
          <w:sz w:val="21"/>
          <w:szCs w:val="21"/>
          <w:lang w:val="es-ES" w:eastAsia="es-ES"/>
          <w14:ligatures w14:val="none"/>
        </w:rPr>
        <w:t>());</w:t>
      </w:r>
    </w:p>
    <w:p w14:paraId="11BDF591"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es-ES"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sp</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5E2CBC"/>
          <w:kern w:val="0"/>
          <w:sz w:val="21"/>
          <w:szCs w:val="21"/>
          <w:lang w:val="pt-PT" w:eastAsia="es-ES"/>
          <w14:ligatures w14:val="none"/>
        </w:rPr>
        <w:t>insert</w:t>
      </w:r>
      <w:r w:rsidRPr="00366B56">
        <w:rPr>
          <w:rFonts w:ascii="Consolas" w:eastAsia="Times New Roman" w:hAnsi="Consolas" w:cs="Times New Roman"/>
          <w:color w:val="292929"/>
          <w:kern w:val="0"/>
          <w:sz w:val="21"/>
          <w:szCs w:val="21"/>
          <w:lang w:val="pt-PT" w:eastAsia="es-ES"/>
          <w14:ligatures w14:val="none"/>
        </w:rPr>
        <w:t>(data);</w:t>
      </w:r>
    </w:p>
    <w:p w14:paraId="3F8271ED"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p>
    <w:p w14:paraId="0A59580F"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return</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new</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185E73"/>
          <w:kern w:val="0"/>
          <w:sz w:val="21"/>
          <w:szCs w:val="21"/>
          <w:lang w:val="pt-PT" w:eastAsia="es-ES"/>
          <w14:ligatures w14:val="none"/>
        </w:rPr>
        <w:t>ResponseEntity</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Map</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String</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Object</w:t>
      </w:r>
      <w:r w:rsidRPr="00366B56">
        <w:rPr>
          <w:rFonts w:ascii="Consolas" w:eastAsia="Times New Roman" w:hAnsi="Consolas" w:cs="Times New Roman"/>
          <w:color w:val="292929"/>
          <w:kern w:val="0"/>
          <w:sz w:val="21"/>
          <w:szCs w:val="21"/>
          <w:lang w:val="pt-PT" w:eastAsia="es-ES"/>
          <w14:ligatures w14:val="none"/>
        </w:rPr>
        <w:t>&gt;&gt;(data,</w:t>
      </w:r>
      <w:r w:rsidRPr="00366B56">
        <w:rPr>
          <w:rFonts w:ascii="Consolas" w:eastAsia="Times New Roman" w:hAnsi="Consolas" w:cs="Times New Roman"/>
          <w:color w:val="001080"/>
          <w:kern w:val="0"/>
          <w:sz w:val="21"/>
          <w:szCs w:val="21"/>
          <w:lang w:val="pt-PT" w:eastAsia="es-ES"/>
          <w14:ligatures w14:val="none"/>
        </w:rPr>
        <w:t>HttpStatus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OK</w:t>
      </w:r>
      <w:r w:rsidRPr="00366B56">
        <w:rPr>
          <w:rFonts w:ascii="Consolas" w:eastAsia="Times New Roman" w:hAnsi="Consolas" w:cs="Times New Roman"/>
          <w:color w:val="292929"/>
          <w:kern w:val="0"/>
          <w:sz w:val="21"/>
          <w:szCs w:val="21"/>
          <w:lang w:val="pt-PT" w:eastAsia="es-ES"/>
          <w14:ligatures w14:val="none"/>
        </w:rPr>
        <w:t>);</w:t>
      </w:r>
    </w:p>
    <w:p w14:paraId="2093EB74"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r w:rsidRPr="00366B56">
        <w:rPr>
          <w:rFonts w:ascii="Consolas" w:eastAsia="Times New Roman" w:hAnsi="Consolas" w:cs="Times New Roman"/>
          <w:color w:val="B5200D"/>
          <w:kern w:val="0"/>
          <w:sz w:val="21"/>
          <w:szCs w:val="21"/>
          <w:lang w:val="pt-PT" w:eastAsia="es-ES"/>
          <w14:ligatures w14:val="none"/>
        </w:rPr>
        <w:t>else</w:t>
      </w:r>
    </w:p>
    <w:p w14:paraId="65BC76DD"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p>
    <w:p w14:paraId="0A28DF3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response</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5E2CBC"/>
          <w:kern w:val="0"/>
          <w:sz w:val="21"/>
          <w:szCs w:val="21"/>
          <w:lang w:val="pt-PT" w:eastAsia="es-ES"/>
          <w14:ligatures w14:val="none"/>
        </w:rPr>
        <w:t>put</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Messages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error</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Messages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error_datos_incompletos</w:t>
      </w:r>
      <w:r w:rsidRPr="00366B56">
        <w:rPr>
          <w:rFonts w:ascii="Consolas" w:eastAsia="Times New Roman" w:hAnsi="Consolas" w:cs="Times New Roman"/>
          <w:color w:val="292929"/>
          <w:kern w:val="0"/>
          <w:sz w:val="21"/>
          <w:szCs w:val="21"/>
          <w:lang w:val="pt-PT" w:eastAsia="es-ES"/>
          <w14:ligatures w14:val="none"/>
        </w:rPr>
        <w:t>);</w:t>
      </w:r>
    </w:p>
    <w:p w14:paraId="5D072BA6"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return</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new</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185E73"/>
          <w:kern w:val="0"/>
          <w:sz w:val="21"/>
          <w:szCs w:val="21"/>
          <w:lang w:val="pt-PT" w:eastAsia="es-ES"/>
          <w14:ligatures w14:val="none"/>
        </w:rPr>
        <w:t>ResponseEntity</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Map</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String</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Object</w:t>
      </w:r>
      <w:r w:rsidRPr="00366B56">
        <w:rPr>
          <w:rFonts w:ascii="Consolas" w:eastAsia="Times New Roman" w:hAnsi="Consolas" w:cs="Times New Roman"/>
          <w:color w:val="292929"/>
          <w:kern w:val="0"/>
          <w:sz w:val="21"/>
          <w:szCs w:val="21"/>
          <w:lang w:val="pt-PT" w:eastAsia="es-ES"/>
          <w14:ligatures w14:val="none"/>
        </w:rPr>
        <w:t>&gt;&gt;(response,</w:t>
      </w:r>
      <w:r w:rsidRPr="00366B56">
        <w:rPr>
          <w:rFonts w:ascii="Consolas" w:eastAsia="Times New Roman" w:hAnsi="Consolas" w:cs="Times New Roman"/>
          <w:color w:val="001080"/>
          <w:kern w:val="0"/>
          <w:sz w:val="21"/>
          <w:szCs w:val="21"/>
          <w:lang w:val="pt-PT" w:eastAsia="es-ES"/>
          <w14:ligatures w14:val="none"/>
        </w:rPr>
        <w:t>HttpStatus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NOT_ACCEPTABLE</w:t>
      </w:r>
      <w:r w:rsidRPr="00366B56">
        <w:rPr>
          <w:rFonts w:ascii="Consolas" w:eastAsia="Times New Roman" w:hAnsi="Consolas" w:cs="Times New Roman"/>
          <w:color w:val="292929"/>
          <w:kern w:val="0"/>
          <w:sz w:val="21"/>
          <w:szCs w:val="21"/>
          <w:lang w:val="pt-PT" w:eastAsia="es-ES"/>
          <w14:ligatures w14:val="none"/>
        </w:rPr>
        <w:t xml:space="preserve">); </w:t>
      </w:r>
    </w:p>
    <w:p w14:paraId="772258C4"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  </w:t>
      </w:r>
    </w:p>
    <w:p w14:paraId="7BB452C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p>
    <w:p w14:paraId="4FD7CA8C"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catch</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Exception</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ex</w:t>
      </w:r>
      <w:r w:rsidRPr="00366B56">
        <w:rPr>
          <w:rFonts w:ascii="Consolas" w:eastAsia="Times New Roman" w:hAnsi="Consolas" w:cs="Times New Roman"/>
          <w:color w:val="292929"/>
          <w:kern w:val="0"/>
          <w:sz w:val="21"/>
          <w:szCs w:val="21"/>
          <w:lang w:val="pt-PT" w:eastAsia="es-ES"/>
          <w14:ligatures w14:val="none"/>
        </w:rPr>
        <w:t>)</w:t>
      </w:r>
    </w:p>
    <w:p w14:paraId="24823042"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p>
    <w:p w14:paraId="31820DD3"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response</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5E2CBC"/>
          <w:kern w:val="0"/>
          <w:sz w:val="21"/>
          <w:szCs w:val="21"/>
          <w:lang w:val="pt-PT" w:eastAsia="es-ES"/>
          <w14:ligatures w14:val="none"/>
        </w:rPr>
        <w:t>put</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Messages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error</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001080"/>
          <w:kern w:val="0"/>
          <w:sz w:val="21"/>
          <w:szCs w:val="21"/>
          <w:lang w:val="pt-PT" w:eastAsia="es-ES"/>
          <w14:ligatures w14:val="none"/>
        </w:rPr>
        <w:t>ex</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5E2CBC"/>
          <w:kern w:val="0"/>
          <w:sz w:val="21"/>
          <w:szCs w:val="21"/>
          <w:lang w:val="pt-PT" w:eastAsia="es-ES"/>
          <w14:ligatures w14:val="none"/>
        </w:rPr>
        <w:t>getMessage</w:t>
      </w:r>
      <w:r w:rsidRPr="00366B56">
        <w:rPr>
          <w:rFonts w:ascii="Consolas" w:eastAsia="Times New Roman" w:hAnsi="Consolas" w:cs="Times New Roman"/>
          <w:color w:val="292929"/>
          <w:kern w:val="0"/>
          <w:sz w:val="21"/>
          <w:szCs w:val="21"/>
          <w:lang w:val="pt-PT" w:eastAsia="es-ES"/>
          <w14:ligatures w14:val="none"/>
        </w:rPr>
        <w:t>());</w:t>
      </w:r>
    </w:p>
    <w:p w14:paraId="655913D1"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return</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B5200D"/>
          <w:kern w:val="0"/>
          <w:sz w:val="21"/>
          <w:szCs w:val="21"/>
          <w:lang w:val="pt-PT" w:eastAsia="es-ES"/>
          <w14:ligatures w14:val="none"/>
        </w:rPr>
        <w:t>new</w:t>
      </w:r>
      <w:r w:rsidRPr="00366B56">
        <w:rPr>
          <w:rFonts w:ascii="Consolas" w:eastAsia="Times New Roman" w:hAnsi="Consolas" w:cs="Times New Roman"/>
          <w:color w:val="292929"/>
          <w:kern w:val="0"/>
          <w:sz w:val="21"/>
          <w:szCs w:val="21"/>
          <w:lang w:val="pt-PT" w:eastAsia="es-ES"/>
          <w14:ligatures w14:val="none"/>
        </w:rPr>
        <w:t xml:space="preserve"> </w:t>
      </w:r>
      <w:r w:rsidRPr="00366B56">
        <w:rPr>
          <w:rFonts w:ascii="Consolas" w:eastAsia="Times New Roman" w:hAnsi="Consolas" w:cs="Times New Roman"/>
          <w:color w:val="185E73"/>
          <w:kern w:val="0"/>
          <w:sz w:val="21"/>
          <w:szCs w:val="21"/>
          <w:lang w:val="pt-PT" w:eastAsia="es-ES"/>
          <w14:ligatures w14:val="none"/>
        </w:rPr>
        <w:t>ResponseEntity</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Map</w:t>
      </w:r>
      <w:r w:rsidRPr="00366B56">
        <w:rPr>
          <w:rFonts w:ascii="Consolas" w:eastAsia="Times New Roman" w:hAnsi="Consolas" w:cs="Times New Roman"/>
          <w:color w:val="292929"/>
          <w:kern w:val="0"/>
          <w:sz w:val="21"/>
          <w:szCs w:val="21"/>
          <w:lang w:val="pt-PT" w:eastAsia="es-ES"/>
          <w14:ligatures w14:val="none"/>
        </w:rPr>
        <w:t>&lt;</w:t>
      </w:r>
      <w:r w:rsidRPr="00366B56">
        <w:rPr>
          <w:rFonts w:ascii="Consolas" w:eastAsia="Times New Roman" w:hAnsi="Consolas" w:cs="Times New Roman"/>
          <w:color w:val="185E73"/>
          <w:kern w:val="0"/>
          <w:sz w:val="21"/>
          <w:szCs w:val="21"/>
          <w:lang w:val="pt-PT" w:eastAsia="es-ES"/>
          <w14:ligatures w14:val="none"/>
        </w:rPr>
        <w:t>String</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185E73"/>
          <w:kern w:val="0"/>
          <w:sz w:val="21"/>
          <w:szCs w:val="21"/>
          <w:lang w:val="pt-PT" w:eastAsia="es-ES"/>
          <w14:ligatures w14:val="none"/>
        </w:rPr>
        <w:t>Object</w:t>
      </w:r>
      <w:r w:rsidRPr="00366B56">
        <w:rPr>
          <w:rFonts w:ascii="Consolas" w:eastAsia="Times New Roman" w:hAnsi="Consolas" w:cs="Times New Roman"/>
          <w:color w:val="292929"/>
          <w:kern w:val="0"/>
          <w:sz w:val="21"/>
          <w:szCs w:val="21"/>
          <w:lang w:val="pt-PT" w:eastAsia="es-ES"/>
          <w14:ligatures w14:val="none"/>
        </w:rPr>
        <w:t>&gt;&gt;(response,</w:t>
      </w:r>
      <w:r w:rsidRPr="00366B56">
        <w:rPr>
          <w:rFonts w:ascii="Consolas" w:eastAsia="Times New Roman" w:hAnsi="Consolas" w:cs="Times New Roman"/>
          <w:color w:val="001080"/>
          <w:kern w:val="0"/>
          <w:sz w:val="21"/>
          <w:szCs w:val="21"/>
          <w:lang w:val="pt-PT" w:eastAsia="es-ES"/>
          <w14:ligatures w14:val="none"/>
        </w:rPr>
        <w:t>HttpStatus</w:t>
      </w:r>
      <w:r w:rsidRPr="00366B56">
        <w:rPr>
          <w:rFonts w:ascii="Consolas" w:eastAsia="Times New Roman" w:hAnsi="Consolas" w:cs="Times New Roman"/>
          <w:color w:val="292929"/>
          <w:kern w:val="0"/>
          <w:sz w:val="21"/>
          <w:szCs w:val="21"/>
          <w:lang w:val="pt-PT" w:eastAsia="es-ES"/>
          <w14:ligatures w14:val="none"/>
        </w:rPr>
        <w:t>.</w:t>
      </w:r>
      <w:r w:rsidRPr="00366B56">
        <w:rPr>
          <w:rFonts w:ascii="Consolas" w:eastAsia="Times New Roman" w:hAnsi="Consolas" w:cs="Times New Roman"/>
          <w:color w:val="001080"/>
          <w:kern w:val="0"/>
          <w:sz w:val="21"/>
          <w:szCs w:val="21"/>
          <w:lang w:val="pt-PT" w:eastAsia="es-ES"/>
          <w14:ligatures w14:val="none"/>
        </w:rPr>
        <w:t>NOT_ACCEPTABLE</w:t>
      </w:r>
      <w:r w:rsidRPr="00366B56">
        <w:rPr>
          <w:rFonts w:ascii="Consolas" w:eastAsia="Times New Roman" w:hAnsi="Consolas" w:cs="Times New Roman"/>
          <w:color w:val="292929"/>
          <w:kern w:val="0"/>
          <w:sz w:val="21"/>
          <w:szCs w:val="21"/>
          <w:lang w:val="pt-PT" w:eastAsia="es-ES"/>
          <w14:ligatures w14:val="none"/>
        </w:rPr>
        <w:t>);</w:t>
      </w:r>
    </w:p>
    <w:p w14:paraId="255A33A9"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p>
    <w:p w14:paraId="107CA21B"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66B56">
        <w:rPr>
          <w:rFonts w:ascii="Consolas" w:eastAsia="Times New Roman" w:hAnsi="Consolas" w:cs="Times New Roman"/>
          <w:color w:val="292929"/>
          <w:kern w:val="0"/>
          <w:sz w:val="21"/>
          <w:szCs w:val="21"/>
          <w:lang w:val="pt-PT" w:eastAsia="es-ES"/>
          <w14:ligatures w14:val="none"/>
        </w:rPr>
        <w:t>    }</w:t>
      </w:r>
    </w:p>
    <w:p w14:paraId="186392C5" w14:textId="77777777" w:rsidR="00366B56" w:rsidRPr="00366B56" w:rsidRDefault="00366B56" w:rsidP="00366B56">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66B56">
        <w:rPr>
          <w:rFonts w:ascii="Consolas" w:eastAsia="Times New Roman" w:hAnsi="Consolas" w:cs="Times New Roman"/>
          <w:color w:val="292929"/>
          <w:kern w:val="0"/>
          <w:sz w:val="21"/>
          <w:szCs w:val="21"/>
          <w:lang w:val="es-ES" w:eastAsia="es-ES"/>
          <w14:ligatures w14:val="none"/>
        </w:rPr>
        <w:t>}</w:t>
      </w:r>
    </w:p>
    <w:p w14:paraId="364ADF9A" w14:textId="69DB19CA" w:rsidR="00D36975" w:rsidRPr="00D36975" w:rsidRDefault="00B36D35" w:rsidP="00D36975">
      <w:pPr>
        <w:pStyle w:val="Ttulo2"/>
        <w:spacing w:line="360" w:lineRule="auto"/>
        <w:rPr>
          <w:lang w:val="es-ES"/>
        </w:rPr>
      </w:pPr>
      <w:bookmarkStart w:id="65" w:name="_Toc158500180"/>
      <w:r>
        <w:rPr>
          <w:lang w:val="es-ES"/>
        </w:rPr>
        <w:lastRenderedPageBreak/>
        <w:t>Vista Cliente</w:t>
      </w:r>
      <w:bookmarkEnd w:id="65"/>
    </w:p>
    <w:p w14:paraId="4EA52B12" w14:textId="7170F92C" w:rsidR="00686995" w:rsidRPr="00D36975" w:rsidRDefault="00D36975" w:rsidP="00D36975">
      <w:pPr>
        <w:spacing w:line="360" w:lineRule="auto"/>
        <w:jc w:val="both"/>
        <w:rPr>
          <w:rFonts w:ascii="Times New Roman" w:hAnsi="Times New Roman" w:cs="Times New Roman"/>
          <w:sz w:val="24"/>
          <w:szCs w:val="24"/>
          <w:lang w:val="es-ES"/>
        </w:rPr>
      </w:pPr>
      <w:r w:rsidRPr="00D36975">
        <w:rPr>
          <w:rFonts w:ascii="Times New Roman" w:hAnsi="Times New Roman" w:cs="Times New Roman"/>
          <w:sz w:val="24"/>
          <w:szCs w:val="24"/>
          <w:lang w:val="es-ES"/>
        </w:rPr>
        <w:t xml:space="preserve">Para implementar el consumo de la API, se empleó </w:t>
      </w:r>
      <w:proofErr w:type="spellStart"/>
      <w:r w:rsidRPr="00D36975">
        <w:rPr>
          <w:rFonts w:ascii="Times New Roman" w:hAnsi="Times New Roman" w:cs="Times New Roman"/>
          <w:sz w:val="24"/>
          <w:szCs w:val="24"/>
          <w:lang w:val="es-ES"/>
        </w:rPr>
        <w:t>AngularJS</w:t>
      </w:r>
      <w:proofErr w:type="spellEnd"/>
      <w:r w:rsidRPr="00D36975">
        <w:rPr>
          <w:rFonts w:ascii="Times New Roman" w:hAnsi="Times New Roman" w:cs="Times New Roman"/>
          <w:sz w:val="24"/>
          <w:szCs w:val="24"/>
          <w:lang w:val="es-ES"/>
        </w:rPr>
        <w:t xml:space="preserve"> y Ajax, facilitando así la tarea de enviar y recibir datos de los servicios de manera más sencilla. En esta sección, no es necesario abordar los procesos relacionados con </w:t>
      </w:r>
      <w:proofErr w:type="spellStart"/>
      <w:r w:rsidRPr="00D36975">
        <w:rPr>
          <w:rFonts w:ascii="Times New Roman" w:hAnsi="Times New Roman" w:cs="Times New Roman"/>
          <w:sz w:val="24"/>
          <w:szCs w:val="24"/>
          <w:lang w:val="es-ES"/>
        </w:rPr>
        <w:t>Firebase</w:t>
      </w:r>
      <w:proofErr w:type="spellEnd"/>
      <w:r w:rsidRPr="00D36975">
        <w:rPr>
          <w:rFonts w:ascii="Times New Roman" w:hAnsi="Times New Roman" w:cs="Times New Roman"/>
          <w:sz w:val="24"/>
          <w:szCs w:val="24"/>
          <w:lang w:val="es-ES"/>
        </w:rPr>
        <w:t xml:space="preserve">, ya que estos son manejados por el </w:t>
      </w:r>
      <w:proofErr w:type="spellStart"/>
      <w:r w:rsidRPr="00D36975">
        <w:rPr>
          <w:rFonts w:ascii="Times New Roman" w:hAnsi="Times New Roman" w:cs="Times New Roman"/>
          <w:sz w:val="24"/>
          <w:szCs w:val="24"/>
          <w:lang w:val="es-ES"/>
        </w:rPr>
        <w:t>backend</w:t>
      </w:r>
      <w:proofErr w:type="spellEnd"/>
      <w:r w:rsidRPr="00D36975">
        <w:rPr>
          <w:rFonts w:ascii="Times New Roman" w:hAnsi="Times New Roman" w:cs="Times New Roman"/>
          <w:sz w:val="24"/>
          <w:szCs w:val="24"/>
          <w:lang w:val="es-ES"/>
        </w:rPr>
        <w:t>.</w:t>
      </w:r>
    </w:p>
    <w:p w14:paraId="5A2C0B3D" w14:textId="1F872C03" w:rsidR="00E40130" w:rsidRPr="00392F70" w:rsidRDefault="00E40130" w:rsidP="00E40130">
      <w:pPr>
        <w:pStyle w:val="Ttulo3"/>
        <w:rPr>
          <w:lang w:val="es-ES"/>
        </w:rPr>
      </w:pPr>
      <w:bookmarkStart w:id="66" w:name="_Toc158500181"/>
      <w:proofErr w:type="spellStart"/>
      <w:r>
        <w:rPr>
          <w:lang w:val="es-ES"/>
        </w:rPr>
        <w:t>Login</w:t>
      </w:r>
      <w:bookmarkEnd w:id="66"/>
      <w:proofErr w:type="spellEnd"/>
    </w:p>
    <w:p w14:paraId="23DB7195"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proofErr w:type="gramStart"/>
      <w:r w:rsidRPr="00392F70">
        <w:rPr>
          <w:rFonts w:ascii="Consolas" w:eastAsia="Times New Roman" w:hAnsi="Consolas" w:cs="Times New Roman"/>
          <w:color w:val="001080"/>
          <w:kern w:val="0"/>
          <w:sz w:val="21"/>
          <w:szCs w:val="21"/>
          <w:lang w:val="es-ES" w:eastAsia="es-ES"/>
          <w14:ligatures w14:val="none"/>
        </w:rPr>
        <w:t>angular</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module</w:t>
      </w:r>
      <w:proofErr w:type="spellEnd"/>
      <w:proofErr w:type="gram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"app"</w:t>
      </w:r>
      <w:r w:rsidRPr="00392F70">
        <w:rPr>
          <w:rFonts w:ascii="Consolas" w:eastAsia="Times New Roman" w:hAnsi="Consolas" w:cs="Times New Roman"/>
          <w:color w:val="292929"/>
          <w:kern w:val="0"/>
          <w:sz w:val="21"/>
          <w:szCs w:val="21"/>
          <w:lang w:val="es-ES" w:eastAsia="es-ES"/>
          <w14:ligatures w14:val="none"/>
        </w:rPr>
        <w:t>,[])</w:t>
      </w:r>
    </w:p>
    <w:p w14:paraId="34A1191A"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gramStart"/>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5E2CBC"/>
          <w:kern w:val="0"/>
          <w:sz w:val="21"/>
          <w:szCs w:val="21"/>
          <w:lang w:val="es-ES" w:eastAsia="es-ES"/>
          <w14:ligatures w14:val="none"/>
        </w:rPr>
        <w:t>controller</w:t>
      </w:r>
      <w:proofErr w:type="spellEnd"/>
      <w:proofErr w:type="gram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w:t>
      </w:r>
      <w:proofErr w:type="spellStart"/>
      <w:r w:rsidRPr="00392F70">
        <w:rPr>
          <w:rFonts w:ascii="Consolas" w:eastAsia="Times New Roman" w:hAnsi="Consolas" w:cs="Times New Roman"/>
          <w:color w:val="0F4A85"/>
          <w:kern w:val="0"/>
          <w:sz w:val="21"/>
          <w:szCs w:val="21"/>
          <w:lang w:val="es-ES" w:eastAsia="es-ES"/>
          <w14:ligatures w14:val="none"/>
        </w:rPr>
        <w:t>loginController</w:t>
      </w:r>
      <w:proofErr w:type="spellEnd"/>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 xml:space="preserve">, </w:t>
      </w:r>
      <w:proofErr w:type="spellStart"/>
      <w:r w:rsidRPr="00392F70">
        <w:rPr>
          <w:rFonts w:ascii="Consolas" w:eastAsia="Times New Roman" w:hAnsi="Consolas" w:cs="Times New Roman"/>
          <w:color w:val="0F4A85"/>
          <w:kern w:val="0"/>
          <w:sz w:val="21"/>
          <w:szCs w:val="21"/>
          <w:lang w:val="es-ES" w:eastAsia="es-ES"/>
          <w14:ligatures w14:val="none"/>
        </w:rPr>
        <w:t>function</w:t>
      </w:r>
      <w:proofErr w:type="spellEnd"/>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scope</w:t>
      </w:r>
      <w:proofErr w:type="spellEnd"/>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$http</w:t>
      </w:r>
      <w:r w:rsidRPr="00392F70">
        <w:rPr>
          <w:rFonts w:ascii="Consolas" w:eastAsia="Times New Roman" w:hAnsi="Consolas" w:cs="Times New Roman"/>
          <w:color w:val="292929"/>
          <w:kern w:val="0"/>
          <w:sz w:val="21"/>
          <w:szCs w:val="21"/>
          <w:lang w:val="es-ES" w:eastAsia="es-ES"/>
          <w14:ligatures w14:val="none"/>
        </w:rPr>
        <w:t xml:space="preserve">) </w:t>
      </w:r>
    </w:p>
    <w:p w14:paraId="234CC839"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w:t>
      </w:r>
    </w:p>
    <w:p w14:paraId="53A9FB03"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url</w:t>
      </w:r>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'http://localhost:8081/api/usuario'</w:t>
      </w:r>
      <w:r w:rsidRPr="00392F70">
        <w:rPr>
          <w:rFonts w:ascii="Consolas" w:eastAsia="Times New Roman" w:hAnsi="Consolas" w:cs="Times New Roman"/>
          <w:color w:val="292929"/>
          <w:kern w:val="0"/>
          <w:sz w:val="21"/>
          <w:szCs w:val="21"/>
          <w:lang w:val="es-ES" w:eastAsia="es-ES"/>
          <w14:ligatures w14:val="none"/>
        </w:rPr>
        <w:t>;</w:t>
      </w:r>
    </w:p>
    <w:p w14:paraId="3B0F86CB"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w:t>
      </w:r>
      <w:proofErr w:type="spellStart"/>
      <w:proofErr w:type="gramStart"/>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usuario</w:t>
      </w:r>
      <w:proofErr w:type="spellEnd"/>
      <w:proofErr w:type="gramEnd"/>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p>
    <w:p w14:paraId="5DB2F861"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w:t>
      </w:r>
      <w:proofErr w:type="spellStart"/>
      <w:proofErr w:type="gramStart"/>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contrasenia</w:t>
      </w:r>
      <w:proofErr w:type="spellEnd"/>
      <w:proofErr w:type="gramEnd"/>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p>
    <w:p w14:paraId="35EF8AE3"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41B004A6"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login</w:t>
      </w:r>
      <w:proofErr w:type="spellEnd"/>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form</w:t>
      </w:r>
      <w:proofErr w:type="spell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=&gt;</w:t>
      </w:r>
      <w:r w:rsidRPr="00392F70">
        <w:rPr>
          <w:rFonts w:ascii="Consolas" w:eastAsia="Times New Roman" w:hAnsi="Consolas" w:cs="Times New Roman"/>
          <w:color w:val="292929"/>
          <w:kern w:val="0"/>
          <w:sz w:val="21"/>
          <w:szCs w:val="21"/>
          <w:lang w:val="es-ES" w:eastAsia="es-ES"/>
          <w14:ligatures w14:val="none"/>
        </w:rPr>
        <w:t xml:space="preserve"> {</w:t>
      </w:r>
    </w:p>
    <w:p w14:paraId="18AF3A82"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es-ES" w:eastAsia="es-ES"/>
          <w14:ligatures w14:val="none"/>
        </w:rPr>
        <w:t>console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log</w:t>
      </w:r>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form</w:t>
      </w:r>
      <w:proofErr w:type="spellEnd"/>
      <w:r w:rsidRPr="00392F70">
        <w:rPr>
          <w:rFonts w:ascii="Consolas" w:eastAsia="Times New Roman" w:hAnsi="Consolas" w:cs="Times New Roman"/>
          <w:color w:val="292929"/>
          <w:kern w:val="0"/>
          <w:sz w:val="21"/>
          <w:szCs w:val="21"/>
          <w:lang w:val="es-ES" w:eastAsia="es-ES"/>
          <w14:ligatures w14:val="none"/>
        </w:rPr>
        <w:t>);</w:t>
      </w:r>
    </w:p>
    <w:p w14:paraId="15645DC7"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392F70">
        <w:rPr>
          <w:rFonts w:ascii="Consolas" w:eastAsia="Times New Roman" w:hAnsi="Consolas" w:cs="Times New Roman"/>
          <w:color w:val="B5200D"/>
          <w:kern w:val="0"/>
          <w:sz w:val="21"/>
          <w:szCs w:val="21"/>
          <w:lang w:val="es-ES" w:eastAsia="es-ES"/>
          <w14:ligatures w14:val="none"/>
        </w:rPr>
        <w:t>if</w:t>
      </w:r>
      <w:proofErr w:type="spellEnd"/>
      <w:r w:rsidRPr="00392F70">
        <w:rPr>
          <w:rFonts w:ascii="Consolas" w:eastAsia="Times New Roman" w:hAnsi="Consolas" w:cs="Times New Roman"/>
          <w:color w:val="292929"/>
          <w:kern w:val="0"/>
          <w:sz w:val="21"/>
          <w:szCs w:val="21"/>
          <w:lang w:val="es-ES" w:eastAsia="es-ES"/>
          <w14:ligatures w14:val="none"/>
        </w:rPr>
        <w:t>(</w:t>
      </w:r>
      <w:proofErr w:type="gramEnd"/>
      <w:r w:rsidRPr="00392F70">
        <w:rPr>
          <w:rFonts w:ascii="Consolas" w:eastAsia="Times New Roman" w:hAnsi="Consolas" w:cs="Times New Roman"/>
          <w:color w:val="001080"/>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usuario</w:t>
      </w:r>
      <w:proofErr w:type="spellEnd"/>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0000"/>
          <w:kern w:val="0"/>
          <w:sz w:val="21"/>
          <w:szCs w:val="21"/>
          <w:lang w:val="pt-PT" w:eastAsia="es-ES"/>
          <w14:ligatures w14:val="none"/>
        </w:rPr>
        <w:t>&amp;&amp;</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$scope</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contrasenia</w:t>
      </w:r>
      <w:r w:rsidRPr="00392F70">
        <w:rPr>
          <w:rFonts w:ascii="Consolas" w:eastAsia="Times New Roman" w:hAnsi="Consolas" w:cs="Times New Roman"/>
          <w:color w:val="000000"/>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w:t>
      </w:r>
      <w:r w:rsidRPr="00392F70">
        <w:rPr>
          <w:rFonts w:ascii="Consolas" w:eastAsia="Times New Roman" w:hAnsi="Consolas" w:cs="Times New Roman"/>
          <w:color w:val="292929"/>
          <w:kern w:val="0"/>
          <w:sz w:val="21"/>
          <w:szCs w:val="21"/>
          <w:lang w:val="pt-PT" w:eastAsia="es-ES"/>
          <w14:ligatures w14:val="none"/>
        </w:rPr>
        <w:t>){</w:t>
      </w:r>
    </w:p>
    <w:p w14:paraId="466E58E2"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F4A85"/>
          <w:kern w:val="0"/>
          <w:sz w:val="21"/>
          <w:szCs w:val="21"/>
          <w:lang w:val="pt-PT" w:eastAsia="es-ES"/>
          <w14:ligatures w14:val="none"/>
        </w:rPr>
        <w:t>let</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formData</w:t>
      </w:r>
      <w:r w:rsidRPr="00392F70">
        <w:rPr>
          <w:rFonts w:ascii="Consolas" w:eastAsia="Times New Roman" w:hAnsi="Consolas" w:cs="Times New Roman"/>
          <w:color w:val="000000"/>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new</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FormData</w:t>
      </w:r>
      <w:r w:rsidRPr="00392F70">
        <w:rPr>
          <w:rFonts w:ascii="Consolas" w:eastAsia="Times New Roman" w:hAnsi="Consolas" w:cs="Times New Roman"/>
          <w:color w:val="292929"/>
          <w:kern w:val="0"/>
          <w:sz w:val="21"/>
          <w:szCs w:val="21"/>
          <w:lang w:val="pt-PT" w:eastAsia="es-ES"/>
          <w14:ligatures w14:val="none"/>
        </w:rPr>
        <w:t>();</w:t>
      </w:r>
    </w:p>
    <w:p w14:paraId="1254BBC8"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proofErr w:type="spellStart"/>
      <w:r w:rsidRPr="00392F70">
        <w:rPr>
          <w:rFonts w:ascii="Consolas" w:eastAsia="Times New Roman" w:hAnsi="Consolas" w:cs="Times New Roman"/>
          <w:color w:val="001080"/>
          <w:kern w:val="0"/>
          <w:sz w:val="21"/>
          <w:szCs w:val="21"/>
          <w:lang w:val="es-ES" w:eastAsia="es-ES"/>
          <w14:ligatures w14:val="none"/>
        </w:rPr>
        <w:t>formData</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append</w:t>
      </w:r>
      <w:proofErr w:type="spell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"usuario</w:t>
      </w:r>
      <w:proofErr w:type="gramStart"/>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form</w:t>
      </w:r>
      <w:proofErr w:type="gram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usuario</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viewValue</w:t>
      </w:r>
      <w:proofErr w:type="spellEnd"/>
      <w:r w:rsidRPr="00392F70">
        <w:rPr>
          <w:rFonts w:ascii="Consolas" w:eastAsia="Times New Roman" w:hAnsi="Consolas" w:cs="Times New Roman"/>
          <w:color w:val="292929"/>
          <w:kern w:val="0"/>
          <w:sz w:val="21"/>
          <w:szCs w:val="21"/>
          <w:lang w:val="es-ES" w:eastAsia="es-ES"/>
          <w14:ligatures w14:val="none"/>
        </w:rPr>
        <w:t>);</w:t>
      </w:r>
    </w:p>
    <w:p w14:paraId="57B4ADCA"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spellStart"/>
      <w:r w:rsidRPr="00392F70">
        <w:rPr>
          <w:rFonts w:ascii="Consolas" w:eastAsia="Times New Roman" w:hAnsi="Consolas" w:cs="Times New Roman"/>
          <w:color w:val="001080"/>
          <w:kern w:val="0"/>
          <w:sz w:val="21"/>
          <w:szCs w:val="21"/>
          <w:lang w:val="es-ES" w:eastAsia="es-ES"/>
          <w14:ligatures w14:val="none"/>
        </w:rPr>
        <w:t>formData</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append</w:t>
      </w:r>
      <w:proofErr w:type="spell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w:t>
      </w:r>
      <w:proofErr w:type="spellStart"/>
      <w:r w:rsidRPr="00392F70">
        <w:rPr>
          <w:rFonts w:ascii="Consolas" w:eastAsia="Times New Roman" w:hAnsi="Consolas" w:cs="Times New Roman"/>
          <w:color w:val="0F4A85"/>
          <w:kern w:val="0"/>
          <w:sz w:val="21"/>
          <w:szCs w:val="21"/>
          <w:lang w:val="es-ES" w:eastAsia="es-ES"/>
          <w14:ligatures w14:val="none"/>
        </w:rPr>
        <w:t>contrasenia</w:t>
      </w:r>
      <w:proofErr w:type="spellEnd"/>
      <w:proofErr w:type="gramStart"/>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form</w:t>
      </w:r>
      <w:proofErr w:type="gramEnd"/>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contrasenia</w:t>
      </w:r>
      <w:proofErr w:type="spellEnd"/>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w:t>
      </w:r>
      <w:proofErr w:type="spellStart"/>
      <w:r w:rsidRPr="00392F70">
        <w:rPr>
          <w:rFonts w:ascii="Consolas" w:eastAsia="Times New Roman" w:hAnsi="Consolas" w:cs="Times New Roman"/>
          <w:color w:val="001080"/>
          <w:kern w:val="0"/>
          <w:sz w:val="21"/>
          <w:szCs w:val="21"/>
          <w:lang w:val="es-ES" w:eastAsia="es-ES"/>
          <w14:ligatures w14:val="none"/>
        </w:rPr>
        <w:t>viewValue</w:t>
      </w:r>
      <w:proofErr w:type="spellEnd"/>
      <w:r w:rsidRPr="00392F70">
        <w:rPr>
          <w:rFonts w:ascii="Consolas" w:eastAsia="Times New Roman" w:hAnsi="Consolas" w:cs="Times New Roman"/>
          <w:color w:val="292929"/>
          <w:kern w:val="0"/>
          <w:sz w:val="21"/>
          <w:szCs w:val="21"/>
          <w:lang w:val="es-ES" w:eastAsia="es-ES"/>
          <w14:ligatures w14:val="none"/>
        </w:rPr>
        <w:t>);</w:t>
      </w:r>
    </w:p>
    <w:p w14:paraId="497BF8D2"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gramStart"/>
      <w:r w:rsidRPr="00392F70">
        <w:rPr>
          <w:rFonts w:ascii="Consolas" w:eastAsia="Times New Roman" w:hAnsi="Consolas" w:cs="Times New Roman"/>
          <w:color w:val="001080"/>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5E2CBC"/>
          <w:kern w:val="0"/>
          <w:sz w:val="21"/>
          <w:szCs w:val="21"/>
          <w:lang w:val="es-ES" w:eastAsia="es-ES"/>
          <w14:ligatures w14:val="none"/>
        </w:rPr>
        <w:t>ajax</w:t>
      </w:r>
      <w:proofErr w:type="spellEnd"/>
      <w:proofErr w:type="gramEnd"/>
      <w:r w:rsidRPr="00392F70">
        <w:rPr>
          <w:rFonts w:ascii="Consolas" w:eastAsia="Times New Roman" w:hAnsi="Consolas" w:cs="Times New Roman"/>
          <w:color w:val="292929"/>
          <w:kern w:val="0"/>
          <w:sz w:val="21"/>
          <w:szCs w:val="21"/>
          <w:lang w:val="es-ES" w:eastAsia="es-ES"/>
          <w14:ligatures w14:val="none"/>
        </w:rPr>
        <w:t>({</w:t>
      </w:r>
    </w:p>
    <w:p w14:paraId="34057358"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spellStart"/>
      <w:r w:rsidRPr="00392F70">
        <w:rPr>
          <w:rFonts w:ascii="Consolas" w:eastAsia="Times New Roman" w:hAnsi="Consolas" w:cs="Times New Roman"/>
          <w:color w:val="001080"/>
          <w:kern w:val="0"/>
          <w:sz w:val="21"/>
          <w:szCs w:val="21"/>
          <w:lang w:val="es-ES" w:eastAsia="es-ES"/>
          <w14:ligatures w14:val="none"/>
        </w:rPr>
        <w:t>method</w:t>
      </w:r>
      <w:proofErr w:type="spellEnd"/>
      <w:r w:rsidRPr="00392F70">
        <w:rPr>
          <w:rFonts w:ascii="Consolas" w:eastAsia="Times New Roman" w:hAnsi="Consolas" w:cs="Times New Roman"/>
          <w:color w:val="00108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"POST"</w:t>
      </w:r>
      <w:r w:rsidRPr="00392F70">
        <w:rPr>
          <w:rFonts w:ascii="Consolas" w:eastAsia="Times New Roman" w:hAnsi="Consolas" w:cs="Times New Roman"/>
          <w:color w:val="292929"/>
          <w:kern w:val="0"/>
          <w:sz w:val="21"/>
          <w:szCs w:val="21"/>
          <w:lang w:val="es-ES" w:eastAsia="es-ES"/>
          <w14:ligatures w14:val="none"/>
        </w:rPr>
        <w:t>,</w:t>
      </w:r>
    </w:p>
    <w:p w14:paraId="5026D5C1"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gramStart"/>
      <w:r w:rsidRPr="00392F70">
        <w:rPr>
          <w:rFonts w:ascii="Consolas" w:eastAsia="Times New Roman" w:hAnsi="Consolas" w:cs="Times New Roman"/>
          <w:color w:val="001080"/>
          <w:kern w:val="0"/>
          <w:sz w:val="21"/>
          <w:szCs w:val="21"/>
          <w:lang w:val="es-ES" w:eastAsia="es-ES"/>
          <w14:ligatures w14:val="none"/>
        </w:rPr>
        <w:t>url:$</w:t>
      </w:r>
      <w:proofErr w:type="gramEnd"/>
      <w:r w:rsidRPr="00392F70">
        <w:rPr>
          <w:rFonts w:ascii="Consolas" w:eastAsia="Times New Roman" w:hAnsi="Consolas" w:cs="Times New Roman"/>
          <w:color w:val="001080"/>
          <w:kern w:val="0"/>
          <w:sz w:val="21"/>
          <w:szCs w:val="21"/>
          <w:lang w:val="es-ES" w:eastAsia="es-ES"/>
          <w14:ligatures w14:val="none"/>
        </w:rPr>
        <w:t>scope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001080"/>
          <w:kern w:val="0"/>
          <w:sz w:val="21"/>
          <w:szCs w:val="21"/>
          <w:lang w:val="es-ES" w:eastAsia="es-ES"/>
          <w14:ligatures w14:val="none"/>
        </w:rPr>
        <w:t>url</w:t>
      </w:r>
      <w:r w:rsidRPr="00392F70">
        <w:rPr>
          <w:rFonts w:ascii="Consolas" w:eastAsia="Times New Roman" w:hAnsi="Consolas" w:cs="Times New Roman"/>
          <w:color w:val="000000"/>
          <w:kern w:val="0"/>
          <w:sz w:val="21"/>
          <w:szCs w:val="21"/>
          <w:lang w:val="es-ES" w:eastAsia="es-ES"/>
          <w14:ligatures w14:val="none"/>
        </w:rPr>
        <w:t>+</w:t>
      </w:r>
      <w:r w:rsidRPr="00392F70">
        <w:rPr>
          <w:rFonts w:ascii="Consolas" w:eastAsia="Times New Roman" w:hAnsi="Consolas" w:cs="Times New Roman"/>
          <w:color w:val="0F4A85"/>
          <w:kern w:val="0"/>
          <w:sz w:val="21"/>
          <w:szCs w:val="21"/>
          <w:lang w:val="es-ES" w:eastAsia="es-ES"/>
          <w14:ligatures w14:val="none"/>
        </w:rPr>
        <w:t>"/login"</w:t>
      </w:r>
      <w:r w:rsidRPr="00392F70">
        <w:rPr>
          <w:rFonts w:ascii="Consolas" w:eastAsia="Times New Roman" w:hAnsi="Consolas" w:cs="Times New Roman"/>
          <w:color w:val="292929"/>
          <w:kern w:val="0"/>
          <w:sz w:val="21"/>
          <w:szCs w:val="21"/>
          <w:lang w:val="es-ES" w:eastAsia="es-ES"/>
          <w14:ligatures w14:val="none"/>
        </w:rPr>
        <w:t>,</w:t>
      </w:r>
    </w:p>
    <w:p w14:paraId="7CE31E55"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processData:</w:t>
      </w:r>
      <w:r w:rsidRPr="00392F70">
        <w:rPr>
          <w:rFonts w:ascii="Consolas" w:eastAsia="Times New Roman" w:hAnsi="Consolas" w:cs="Times New Roman"/>
          <w:color w:val="0F4A85"/>
          <w:kern w:val="0"/>
          <w:sz w:val="21"/>
          <w:szCs w:val="21"/>
          <w:lang w:val="pt-PT" w:eastAsia="es-ES"/>
          <w14:ligatures w14:val="none"/>
        </w:rPr>
        <w:t>false</w:t>
      </w:r>
      <w:r w:rsidRPr="00392F70">
        <w:rPr>
          <w:rFonts w:ascii="Consolas" w:eastAsia="Times New Roman" w:hAnsi="Consolas" w:cs="Times New Roman"/>
          <w:color w:val="292929"/>
          <w:kern w:val="0"/>
          <w:sz w:val="21"/>
          <w:szCs w:val="21"/>
          <w:lang w:val="pt-PT" w:eastAsia="es-ES"/>
          <w14:ligatures w14:val="none"/>
        </w:rPr>
        <w:t>,</w:t>
      </w:r>
    </w:p>
    <w:p w14:paraId="300F9F30"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contentType:</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F4A85"/>
          <w:kern w:val="0"/>
          <w:sz w:val="21"/>
          <w:szCs w:val="21"/>
          <w:lang w:val="pt-PT" w:eastAsia="es-ES"/>
          <w14:ligatures w14:val="none"/>
        </w:rPr>
        <w:t>false</w:t>
      </w:r>
      <w:r w:rsidRPr="00392F70">
        <w:rPr>
          <w:rFonts w:ascii="Consolas" w:eastAsia="Times New Roman" w:hAnsi="Consolas" w:cs="Times New Roman"/>
          <w:color w:val="292929"/>
          <w:kern w:val="0"/>
          <w:sz w:val="21"/>
          <w:szCs w:val="21"/>
          <w:lang w:val="pt-PT" w:eastAsia="es-ES"/>
          <w14:ligatures w14:val="none"/>
        </w:rPr>
        <w:t>,</w:t>
      </w:r>
    </w:p>
    <w:p w14:paraId="625AB519"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data:formData</w:t>
      </w:r>
      <w:r w:rsidRPr="00392F70">
        <w:rPr>
          <w:rFonts w:ascii="Consolas" w:eastAsia="Times New Roman" w:hAnsi="Consolas" w:cs="Times New Roman"/>
          <w:color w:val="292929"/>
          <w:kern w:val="0"/>
          <w:sz w:val="21"/>
          <w:szCs w:val="21"/>
          <w:lang w:val="pt-PT" w:eastAsia="es-ES"/>
          <w14:ligatures w14:val="none"/>
        </w:rPr>
        <w:t>,</w:t>
      </w:r>
    </w:p>
    <w:p w14:paraId="4CE276EB"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beforeSend</w:t>
      </w:r>
      <w:r w:rsidRPr="00392F70">
        <w:rPr>
          <w:rFonts w:ascii="Consolas" w:eastAsia="Times New Roman" w:hAnsi="Consolas" w:cs="Times New Roman"/>
          <w:color w:val="001080"/>
          <w:kern w:val="0"/>
          <w:sz w:val="21"/>
          <w:szCs w:val="21"/>
          <w:lang w:val="pt-PT" w:eastAsia="es-ES"/>
          <w14:ligatures w14:val="none"/>
        </w:rPr>
        <w:t>:</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F4A85"/>
          <w:kern w:val="0"/>
          <w:sz w:val="21"/>
          <w:szCs w:val="21"/>
          <w:lang w:val="pt-PT" w:eastAsia="es-ES"/>
          <w14:ligatures w14:val="none"/>
        </w:rPr>
        <w:t>function</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xhr</w:t>
      </w:r>
      <w:r w:rsidRPr="00392F70">
        <w:rPr>
          <w:rFonts w:ascii="Consolas" w:eastAsia="Times New Roman" w:hAnsi="Consolas" w:cs="Times New Roman"/>
          <w:color w:val="292929"/>
          <w:kern w:val="0"/>
          <w:sz w:val="21"/>
          <w:szCs w:val="21"/>
          <w:lang w:val="pt-PT" w:eastAsia="es-ES"/>
          <w14:ligatures w14:val="none"/>
        </w:rPr>
        <w:t>) {</w:t>
      </w:r>
    </w:p>
    <w:p w14:paraId="26F8F25C"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console</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5E2CBC"/>
          <w:kern w:val="0"/>
          <w:sz w:val="21"/>
          <w:szCs w:val="21"/>
          <w:lang w:val="pt-PT" w:eastAsia="es-ES"/>
          <w14:ligatures w14:val="none"/>
        </w:rPr>
        <w:t>log</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"cargando..."</w:t>
      </w:r>
      <w:r w:rsidRPr="00392F70">
        <w:rPr>
          <w:rFonts w:ascii="Consolas" w:eastAsia="Times New Roman" w:hAnsi="Consolas" w:cs="Times New Roman"/>
          <w:color w:val="292929"/>
          <w:kern w:val="0"/>
          <w:sz w:val="21"/>
          <w:szCs w:val="21"/>
          <w:lang w:val="pt-PT" w:eastAsia="es-ES"/>
          <w14:ligatures w14:val="none"/>
        </w:rPr>
        <w:t>);</w:t>
      </w:r>
    </w:p>
    <w:p w14:paraId="377676DC"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w:t>
      </w:r>
    </w:p>
    <w:p w14:paraId="56BA9BAE"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success</w:t>
      </w:r>
      <w:r w:rsidRPr="00392F70">
        <w:rPr>
          <w:rFonts w:ascii="Consolas" w:eastAsia="Times New Roman" w:hAnsi="Consolas" w:cs="Times New Roman"/>
          <w:color w:val="001080"/>
          <w:kern w:val="0"/>
          <w:sz w:val="21"/>
          <w:szCs w:val="21"/>
          <w:lang w:val="pt-PT" w:eastAsia="es-ES"/>
          <w14:ligatures w14:val="none"/>
        </w:rPr>
        <w:t>:</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F4A85"/>
          <w:kern w:val="0"/>
          <w:sz w:val="21"/>
          <w:szCs w:val="21"/>
          <w:lang w:val="pt-PT" w:eastAsia="es-ES"/>
          <w14:ligatures w14:val="none"/>
        </w:rPr>
        <w:t>function</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data</w:t>
      </w:r>
      <w:r w:rsidRPr="00392F70">
        <w:rPr>
          <w:rFonts w:ascii="Consolas" w:eastAsia="Times New Roman" w:hAnsi="Consolas" w:cs="Times New Roman"/>
          <w:color w:val="292929"/>
          <w:kern w:val="0"/>
          <w:sz w:val="21"/>
          <w:szCs w:val="21"/>
          <w:lang w:val="pt-PT" w:eastAsia="es-ES"/>
          <w14:ligatures w14:val="none"/>
        </w:rPr>
        <w:t>) {</w:t>
      </w:r>
    </w:p>
    <w:p w14:paraId="4FF3402C"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console</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5E2CBC"/>
          <w:kern w:val="0"/>
          <w:sz w:val="21"/>
          <w:szCs w:val="21"/>
          <w:lang w:val="pt-PT" w:eastAsia="es-ES"/>
          <w14:ligatures w14:val="none"/>
        </w:rPr>
        <w:t>log</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data</w:t>
      </w:r>
      <w:r w:rsidRPr="00392F70">
        <w:rPr>
          <w:rFonts w:ascii="Consolas" w:eastAsia="Times New Roman" w:hAnsi="Consolas" w:cs="Times New Roman"/>
          <w:color w:val="292929"/>
          <w:kern w:val="0"/>
          <w:sz w:val="21"/>
          <w:szCs w:val="21"/>
          <w:lang w:val="pt-PT" w:eastAsia="es-ES"/>
          <w14:ligatures w14:val="none"/>
        </w:rPr>
        <w:t>);</w:t>
      </w:r>
    </w:p>
    <w:p w14:paraId="41F1A948"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B5200D"/>
          <w:kern w:val="0"/>
          <w:sz w:val="21"/>
          <w:szCs w:val="21"/>
          <w:lang w:val="pt-PT" w:eastAsia="es-ES"/>
          <w14:ligatures w14:val="none"/>
        </w:rPr>
        <w:t>if</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data</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Sucess</w:t>
      </w:r>
      <w:r w:rsidRPr="00392F70">
        <w:rPr>
          <w:rFonts w:ascii="Consolas" w:eastAsia="Times New Roman" w:hAnsi="Consolas" w:cs="Times New Roman"/>
          <w:color w:val="000000"/>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true</w:t>
      </w:r>
      <w:r w:rsidRPr="00392F70">
        <w:rPr>
          <w:rFonts w:ascii="Consolas" w:eastAsia="Times New Roman" w:hAnsi="Consolas" w:cs="Times New Roman"/>
          <w:color w:val="292929"/>
          <w:kern w:val="0"/>
          <w:sz w:val="21"/>
          <w:szCs w:val="21"/>
          <w:lang w:val="pt-PT" w:eastAsia="es-ES"/>
          <w14:ligatures w14:val="none"/>
        </w:rPr>
        <w:t>)</w:t>
      </w:r>
    </w:p>
    <w:p w14:paraId="6EF80C11"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location</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href</w:t>
      </w:r>
      <w:r w:rsidRPr="00392F70">
        <w:rPr>
          <w:rFonts w:ascii="Consolas" w:eastAsia="Times New Roman" w:hAnsi="Consolas" w:cs="Times New Roman"/>
          <w:color w:val="000000"/>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"app.html#!/"</w:t>
      </w:r>
      <w:r w:rsidRPr="00392F70">
        <w:rPr>
          <w:rFonts w:ascii="Consolas" w:eastAsia="Times New Roman" w:hAnsi="Consolas" w:cs="Times New Roman"/>
          <w:color w:val="292929"/>
          <w:kern w:val="0"/>
          <w:sz w:val="21"/>
          <w:szCs w:val="21"/>
          <w:lang w:val="pt-PT" w:eastAsia="es-ES"/>
          <w14:ligatures w14:val="none"/>
        </w:rPr>
        <w:t>;</w:t>
      </w:r>
    </w:p>
    <w:p w14:paraId="3CF3CB02"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proofErr w:type="spellStart"/>
      <w:r w:rsidRPr="00392F70">
        <w:rPr>
          <w:rFonts w:ascii="Consolas" w:eastAsia="Times New Roman" w:hAnsi="Consolas" w:cs="Times New Roman"/>
          <w:color w:val="B5200D"/>
          <w:kern w:val="0"/>
          <w:sz w:val="21"/>
          <w:szCs w:val="21"/>
          <w:lang w:val="es-ES" w:eastAsia="es-ES"/>
          <w14:ligatures w14:val="none"/>
        </w:rPr>
        <w:t>else</w:t>
      </w:r>
      <w:proofErr w:type="spellEnd"/>
    </w:p>
    <w:p w14:paraId="6FBFD5AE"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message_toast</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F4A85"/>
          <w:kern w:val="0"/>
          <w:sz w:val="21"/>
          <w:szCs w:val="21"/>
          <w:lang w:val="pt-PT" w:eastAsia="es-ES"/>
          <w14:ligatures w14:val="none"/>
        </w:rPr>
        <w:t>"Usuario o contraseña incorrecta"</w:t>
      </w:r>
      <w:r w:rsidRPr="00392F70">
        <w:rPr>
          <w:rFonts w:ascii="Consolas" w:eastAsia="Times New Roman" w:hAnsi="Consolas" w:cs="Times New Roman"/>
          <w:color w:val="292929"/>
          <w:kern w:val="0"/>
          <w:sz w:val="21"/>
          <w:szCs w:val="21"/>
          <w:lang w:val="pt-PT" w:eastAsia="es-ES"/>
          <w14:ligatures w14:val="none"/>
        </w:rPr>
        <w:t>);</w:t>
      </w:r>
    </w:p>
    <w:p w14:paraId="2D7558C4"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w:t>
      </w:r>
    </w:p>
    <w:p w14:paraId="09DB280E"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error</w:t>
      </w:r>
      <w:r w:rsidRPr="00392F70">
        <w:rPr>
          <w:rFonts w:ascii="Consolas" w:eastAsia="Times New Roman" w:hAnsi="Consolas" w:cs="Times New Roman"/>
          <w:color w:val="001080"/>
          <w:kern w:val="0"/>
          <w:sz w:val="21"/>
          <w:szCs w:val="21"/>
          <w:lang w:val="pt-PT" w:eastAsia="es-ES"/>
          <w14:ligatures w14:val="none"/>
        </w:rPr>
        <w:t>:</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F4A85"/>
          <w:kern w:val="0"/>
          <w:sz w:val="21"/>
          <w:szCs w:val="21"/>
          <w:lang w:val="pt-PT" w:eastAsia="es-ES"/>
          <w14:ligatures w14:val="none"/>
        </w:rPr>
        <w:t>function</w:t>
      </w: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001080"/>
          <w:kern w:val="0"/>
          <w:sz w:val="21"/>
          <w:szCs w:val="21"/>
          <w:lang w:val="pt-PT" w:eastAsia="es-ES"/>
          <w14:ligatures w14:val="none"/>
        </w:rPr>
        <w:t>objXMLHttpRequest</w:t>
      </w:r>
      <w:r w:rsidRPr="00392F70">
        <w:rPr>
          <w:rFonts w:ascii="Consolas" w:eastAsia="Times New Roman" w:hAnsi="Consolas" w:cs="Times New Roman"/>
          <w:color w:val="292929"/>
          <w:kern w:val="0"/>
          <w:sz w:val="21"/>
          <w:szCs w:val="21"/>
          <w:lang w:val="pt-PT" w:eastAsia="es-ES"/>
          <w14:ligatures w14:val="none"/>
        </w:rPr>
        <w:t xml:space="preserve">) </w:t>
      </w:r>
    </w:p>
    <w:p w14:paraId="379C5430"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w:t>
      </w:r>
    </w:p>
    <w:p w14:paraId="03568AA3"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r w:rsidRPr="00392F70">
        <w:rPr>
          <w:rFonts w:ascii="Consolas" w:eastAsia="Times New Roman" w:hAnsi="Consolas" w:cs="Times New Roman"/>
          <w:color w:val="5E2CBC"/>
          <w:kern w:val="0"/>
          <w:sz w:val="21"/>
          <w:szCs w:val="21"/>
          <w:lang w:val="pt-PT" w:eastAsia="es-ES"/>
          <w14:ligatures w14:val="none"/>
        </w:rPr>
        <w:t>message_toast</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objXMLHttpRequest</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responseJSON</w:t>
      </w:r>
      <w:r w:rsidRPr="00392F70">
        <w:rPr>
          <w:rFonts w:ascii="Consolas" w:eastAsia="Times New Roman" w:hAnsi="Consolas" w:cs="Times New Roman"/>
          <w:color w:val="292929"/>
          <w:kern w:val="0"/>
          <w:sz w:val="21"/>
          <w:szCs w:val="21"/>
          <w:lang w:val="pt-PT" w:eastAsia="es-ES"/>
          <w14:ligatures w14:val="none"/>
        </w:rPr>
        <w:t>.</w:t>
      </w:r>
      <w:r w:rsidRPr="00392F70">
        <w:rPr>
          <w:rFonts w:ascii="Consolas" w:eastAsia="Times New Roman" w:hAnsi="Consolas" w:cs="Times New Roman"/>
          <w:color w:val="001080"/>
          <w:kern w:val="0"/>
          <w:sz w:val="21"/>
          <w:szCs w:val="21"/>
          <w:lang w:val="pt-PT" w:eastAsia="es-ES"/>
          <w14:ligatures w14:val="none"/>
        </w:rPr>
        <w:t>error</w:t>
      </w:r>
      <w:r w:rsidRPr="00392F70">
        <w:rPr>
          <w:rFonts w:ascii="Consolas" w:eastAsia="Times New Roman" w:hAnsi="Consolas" w:cs="Times New Roman"/>
          <w:color w:val="292929"/>
          <w:kern w:val="0"/>
          <w:sz w:val="21"/>
          <w:szCs w:val="21"/>
          <w:lang w:val="pt-PT" w:eastAsia="es-ES"/>
          <w14:ligatures w14:val="none"/>
        </w:rPr>
        <w:t>);</w:t>
      </w:r>
    </w:p>
    <w:p w14:paraId="2A11307C"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pt-PT" w:eastAsia="es-ES"/>
          <w14:ligatures w14:val="none"/>
        </w:rPr>
        <w:t xml:space="preserve">                    </w:t>
      </w:r>
      <w:proofErr w:type="gramStart"/>
      <w:r w:rsidRPr="00392F70">
        <w:rPr>
          <w:rFonts w:ascii="Consolas" w:eastAsia="Times New Roman" w:hAnsi="Consolas" w:cs="Times New Roman"/>
          <w:color w:val="001080"/>
          <w:kern w:val="0"/>
          <w:sz w:val="21"/>
          <w:szCs w:val="21"/>
          <w:lang w:val="es-ES" w:eastAsia="es-ES"/>
          <w14:ligatures w14:val="none"/>
        </w:rPr>
        <w:t>console</w:t>
      </w:r>
      <w:r w:rsidRPr="00392F70">
        <w:rPr>
          <w:rFonts w:ascii="Consolas" w:eastAsia="Times New Roman" w:hAnsi="Consolas" w:cs="Times New Roman"/>
          <w:color w:val="292929"/>
          <w:kern w:val="0"/>
          <w:sz w:val="21"/>
          <w:szCs w:val="21"/>
          <w:lang w:val="es-ES" w:eastAsia="es-ES"/>
          <w14:ligatures w14:val="none"/>
        </w:rPr>
        <w:t>.</w:t>
      </w:r>
      <w:r w:rsidRPr="00392F70">
        <w:rPr>
          <w:rFonts w:ascii="Consolas" w:eastAsia="Times New Roman" w:hAnsi="Consolas" w:cs="Times New Roman"/>
          <w:color w:val="5E2CBC"/>
          <w:kern w:val="0"/>
          <w:sz w:val="21"/>
          <w:szCs w:val="21"/>
          <w:lang w:val="es-ES" w:eastAsia="es-ES"/>
          <w14:ligatures w14:val="none"/>
        </w:rPr>
        <w:t>log</w:t>
      </w:r>
      <w:r w:rsidRPr="00392F70">
        <w:rPr>
          <w:rFonts w:ascii="Consolas" w:eastAsia="Times New Roman" w:hAnsi="Consolas" w:cs="Times New Roman"/>
          <w:color w:val="292929"/>
          <w:kern w:val="0"/>
          <w:sz w:val="21"/>
          <w:szCs w:val="21"/>
          <w:lang w:val="es-ES" w:eastAsia="es-ES"/>
          <w14:ligatures w14:val="none"/>
        </w:rPr>
        <w:t>(</w:t>
      </w:r>
      <w:proofErr w:type="gramEnd"/>
      <w:r w:rsidRPr="00392F70">
        <w:rPr>
          <w:rFonts w:ascii="Consolas" w:eastAsia="Times New Roman" w:hAnsi="Consolas" w:cs="Times New Roman"/>
          <w:color w:val="0F4A85"/>
          <w:kern w:val="0"/>
          <w:sz w:val="21"/>
          <w:szCs w:val="21"/>
          <w:lang w:val="es-ES" w:eastAsia="es-ES"/>
          <w14:ligatures w14:val="none"/>
        </w:rPr>
        <w:t>"error: "</w:t>
      </w:r>
      <w:r w:rsidRPr="00392F70">
        <w:rPr>
          <w:rFonts w:ascii="Consolas" w:eastAsia="Times New Roman" w:hAnsi="Consolas" w:cs="Times New Roman"/>
          <w:color w:val="292929"/>
          <w:kern w:val="0"/>
          <w:sz w:val="21"/>
          <w:szCs w:val="21"/>
          <w:lang w:val="es-ES" w:eastAsia="es-ES"/>
          <w14:ligatures w14:val="none"/>
        </w:rPr>
        <w:t xml:space="preserve">, </w:t>
      </w:r>
      <w:proofErr w:type="spellStart"/>
      <w:r w:rsidRPr="00392F70">
        <w:rPr>
          <w:rFonts w:ascii="Consolas" w:eastAsia="Times New Roman" w:hAnsi="Consolas" w:cs="Times New Roman"/>
          <w:color w:val="001080"/>
          <w:kern w:val="0"/>
          <w:sz w:val="21"/>
          <w:szCs w:val="21"/>
          <w:lang w:val="es-ES" w:eastAsia="es-ES"/>
          <w14:ligatures w14:val="none"/>
        </w:rPr>
        <w:t>objXMLHttpRequest</w:t>
      </w:r>
      <w:proofErr w:type="spellEnd"/>
      <w:r w:rsidRPr="00392F70">
        <w:rPr>
          <w:rFonts w:ascii="Consolas" w:eastAsia="Times New Roman" w:hAnsi="Consolas" w:cs="Times New Roman"/>
          <w:color w:val="292929"/>
          <w:kern w:val="0"/>
          <w:sz w:val="21"/>
          <w:szCs w:val="21"/>
          <w:lang w:val="es-ES" w:eastAsia="es-ES"/>
          <w14:ligatures w14:val="none"/>
        </w:rPr>
        <w:t>);</w:t>
      </w:r>
    </w:p>
    <w:p w14:paraId="707DD165"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w:t>
      </w:r>
    </w:p>
    <w:p w14:paraId="25D7136B"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w:t>
      </w:r>
    </w:p>
    <w:p w14:paraId="4710AFEF"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gramStart"/>
      <w:r w:rsidRPr="00392F70">
        <w:rPr>
          <w:rFonts w:ascii="Consolas" w:eastAsia="Times New Roman" w:hAnsi="Consolas" w:cs="Times New Roman"/>
          <w:color w:val="292929"/>
          <w:kern w:val="0"/>
          <w:sz w:val="21"/>
          <w:szCs w:val="21"/>
          <w:lang w:val="es-ES" w:eastAsia="es-ES"/>
          <w14:ligatures w14:val="none"/>
        </w:rPr>
        <w:t>}</w:t>
      </w:r>
      <w:proofErr w:type="spellStart"/>
      <w:r w:rsidRPr="00392F70">
        <w:rPr>
          <w:rFonts w:ascii="Consolas" w:eastAsia="Times New Roman" w:hAnsi="Consolas" w:cs="Times New Roman"/>
          <w:color w:val="B5200D"/>
          <w:kern w:val="0"/>
          <w:sz w:val="21"/>
          <w:szCs w:val="21"/>
          <w:lang w:val="es-ES" w:eastAsia="es-ES"/>
          <w14:ligatures w14:val="none"/>
        </w:rPr>
        <w:t>else</w:t>
      </w:r>
      <w:proofErr w:type="spellEnd"/>
      <w:proofErr w:type="gramEnd"/>
      <w:r w:rsidRPr="00392F70">
        <w:rPr>
          <w:rFonts w:ascii="Consolas" w:eastAsia="Times New Roman" w:hAnsi="Consolas" w:cs="Times New Roman"/>
          <w:color w:val="292929"/>
          <w:kern w:val="0"/>
          <w:sz w:val="21"/>
          <w:szCs w:val="21"/>
          <w:lang w:val="es-ES" w:eastAsia="es-ES"/>
          <w14:ligatures w14:val="none"/>
        </w:rPr>
        <w:t>{</w:t>
      </w:r>
    </w:p>
    <w:p w14:paraId="663A4946"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xml:space="preserve">            </w:t>
      </w:r>
      <w:proofErr w:type="spellStart"/>
      <w:r w:rsidRPr="00392F70">
        <w:rPr>
          <w:rFonts w:ascii="Consolas" w:eastAsia="Times New Roman" w:hAnsi="Consolas" w:cs="Times New Roman"/>
          <w:color w:val="5E2CBC"/>
          <w:kern w:val="0"/>
          <w:sz w:val="21"/>
          <w:szCs w:val="21"/>
          <w:lang w:val="es-ES" w:eastAsia="es-ES"/>
          <w14:ligatures w14:val="none"/>
        </w:rPr>
        <w:t>message_</w:t>
      </w:r>
      <w:proofErr w:type="gramStart"/>
      <w:r w:rsidRPr="00392F70">
        <w:rPr>
          <w:rFonts w:ascii="Consolas" w:eastAsia="Times New Roman" w:hAnsi="Consolas" w:cs="Times New Roman"/>
          <w:color w:val="5E2CBC"/>
          <w:kern w:val="0"/>
          <w:sz w:val="21"/>
          <w:szCs w:val="21"/>
          <w:lang w:val="es-ES" w:eastAsia="es-ES"/>
          <w14:ligatures w14:val="none"/>
        </w:rPr>
        <w:t>toast</w:t>
      </w:r>
      <w:proofErr w:type="spellEnd"/>
      <w:r w:rsidRPr="00392F70">
        <w:rPr>
          <w:rFonts w:ascii="Consolas" w:eastAsia="Times New Roman" w:hAnsi="Consolas" w:cs="Times New Roman"/>
          <w:color w:val="292929"/>
          <w:kern w:val="0"/>
          <w:sz w:val="21"/>
          <w:szCs w:val="21"/>
          <w:lang w:val="es-ES" w:eastAsia="es-ES"/>
          <w14:ligatures w14:val="none"/>
        </w:rPr>
        <w:t>(</w:t>
      </w:r>
      <w:proofErr w:type="gramEnd"/>
      <w:r w:rsidRPr="00392F70">
        <w:rPr>
          <w:rFonts w:ascii="Consolas" w:eastAsia="Times New Roman" w:hAnsi="Consolas" w:cs="Times New Roman"/>
          <w:color w:val="0F4A85"/>
          <w:kern w:val="0"/>
          <w:sz w:val="21"/>
          <w:szCs w:val="21"/>
          <w:lang w:val="es-ES" w:eastAsia="es-ES"/>
          <w14:ligatures w14:val="none"/>
        </w:rPr>
        <w:t xml:space="preserve">"Error campos </w:t>
      </w:r>
      <w:proofErr w:type="spellStart"/>
      <w:r w:rsidRPr="00392F70">
        <w:rPr>
          <w:rFonts w:ascii="Consolas" w:eastAsia="Times New Roman" w:hAnsi="Consolas" w:cs="Times New Roman"/>
          <w:color w:val="0F4A85"/>
          <w:kern w:val="0"/>
          <w:sz w:val="21"/>
          <w:szCs w:val="21"/>
          <w:lang w:val="es-ES" w:eastAsia="es-ES"/>
          <w14:ligatures w14:val="none"/>
        </w:rPr>
        <w:t>vacios</w:t>
      </w:r>
      <w:proofErr w:type="spellEnd"/>
      <w:r w:rsidRPr="00392F70">
        <w:rPr>
          <w:rFonts w:ascii="Consolas" w:eastAsia="Times New Roman" w:hAnsi="Consolas" w:cs="Times New Roman"/>
          <w:color w:val="0F4A85"/>
          <w:kern w:val="0"/>
          <w:sz w:val="21"/>
          <w:szCs w:val="21"/>
          <w:lang w:val="es-ES" w:eastAsia="es-ES"/>
          <w14:ligatures w14:val="none"/>
        </w:rPr>
        <w:t>"</w:t>
      </w:r>
      <w:r w:rsidRPr="00392F70">
        <w:rPr>
          <w:rFonts w:ascii="Consolas" w:eastAsia="Times New Roman" w:hAnsi="Consolas" w:cs="Times New Roman"/>
          <w:color w:val="292929"/>
          <w:kern w:val="0"/>
          <w:sz w:val="21"/>
          <w:szCs w:val="21"/>
          <w:lang w:val="es-ES" w:eastAsia="es-ES"/>
          <w14:ligatures w14:val="none"/>
        </w:rPr>
        <w:t>);</w:t>
      </w:r>
    </w:p>
    <w:p w14:paraId="651A0062"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w:t>
      </w:r>
    </w:p>
    <w:p w14:paraId="318D9668" w14:textId="77777777" w:rsidR="00392F70"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    }</w:t>
      </w:r>
    </w:p>
    <w:p w14:paraId="1D958E9B" w14:textId="3D8CC6ED" w:rsidR="00686995" w:rsidRPr="00392F70" w:rsidRDefault="00392F70" w:rsidP="00392F70">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392F70">
        <w:rPr>
          <w:rFonts w:ascii="Consolas" w:eastAsia="Times New Roman" w:hAnsi="Consolas" w:cs="Times New Roman"/>
          <w:color w:val="292929"/>
          <w:kern w:val="0"/>
          <w:sz w:val="21"/>
          <w:szCs w:val="21"/>
          <w:lang w:val="es-ES" w:eastAsia="es-ES"/>
          <w14:ligatures w14:val="none"/>
        </w:rPr>
        <w:t>});</w:t>
      </w:r>
    </w:p>
    <w:p w14:paraId="3D3DA5FB" w14:textId="4A2B62DF" w:rsidR="00E40130" w:rsidRDefault="00E40130" w:rsidP="00E40130">
      <w:pPr>
        <w:pStyle w:val="Ttulo3"/>
        <w:rPr>
          <w:lang w:val="es-ES"/>
        </w:rPr>
      </w:pPr>
      <w:bookmarkStart w:id="67" w:name="_Toc158500182"/>
      <w:r>
        <w:rPr>
          <w:lang w:val="es-ES"/>
        </w:rPr>
        <w:lastRenderedPageBreak/>
        <w:t>Registro usuario</w:t>
      </w:r>
      <w:bookmarkEnd w:id="67"/>
    </w:p>
    <w:p w14:paraId="42C88774" w14:textId="77777777" w:rsidR="00FF7C7A" w:rsidRPr="00FF7C7A" w:rsidRDefault="00FF7C7A" w:rsidP="00FF7C7A">
      <w:pPr>
        <w:rPr>
          <w:lang w:val="es-ES"/>
        </w:rPr>
      </w:pPr>
    </w:p>
    <w:p w14:paraId="3C1C9EC0"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proofErr w:type="gramStart"/>
      <w:r w:rsidRPr="00FF7C7A">
        <w:rPr>
          <w:rFonts w:ascii="Consolas" w:eastAsia="Times New Roman" w:hAnsi="Consolas" w:cs="Times New Roman"/>
          <w:color w:val="001080"/>
          <w:kern w:val="0"/>
          <w:sz w:val="21"/>
          <w:szCs w:val="21"/>
          <w:lang w:val="es-ES" w:eastAsia="es-ES"/>
          <w14:ligatures w14:val="none"/>
        </w:rPr>
        <w:t>angular</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module</w:t>
      </w:r>
      <w:proofErr w:type="spellEnd"/>
      <w:proofErr w:type="gram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"app"</w:t>
      </w:r>
      <w:r w:rsidRPr="00FF7C7A">
        <w:rPr>
          <w:rFonts w:ascii="Consolas" w:eastAsia="Times New Roman" w:hAnsi="Consolas" w:cs="Times New Roman"/>
          <w:color w:val="292929"/>
          <w:kern w:val="0"/>
          <w:sz w:val="21"/>
          <w:szCs w:val="21"/>
          <w:lang w:val="es-ES" w:eastAsia="es-ES"/>
          <w14:ligatures w14:val="none"/>
        </w:rPr>
        <w:t>,[])</w:t>
      </w:r>
    </w:p>
    <w:p w14:paraId="3102ED04"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gramStart"/>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5E2CBC"/>
          <w:kern w:val="0"/>
          <w:sz w:val="21"/>
          <w:szCs w:val="21"/>
          <w:lang w:val="es-ES" w:eastAsia="es-ES"/>
          <w14:ligatures w14:val="none"/>
        </w:rPr>
        <w:t>controller</w:t>
      </w:r>
      <w:proofErr w:type="spellEnd"/>
      <w:proofErr w:type="gram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w:t>
      </w:r>
      <w:proofErr w:type="spellStart"/>
      <w:r w:rsidRPr="00FF7C7A">
        <w:rPr>
          <w:rFonts w:ascii="Consolas" w:eastAsia="Times New Roman" w:hAnsi="Consolas" w:cs="Times New Roman"/>
          <w:color w:val="0F4A85"/>
          <w:kern w:val="0"/>
          <w:sz w:val="21"/>
          <w:szCs w:val="21"/>
          <w:lang w:val="es-ES" w:eastAsia="es-ES"/>
          <w14:ligatures w14:val="none"/>
        </w:rPr>
        <w:t>signController</w:t>
      </w:r>
      <w:proofErr w:type="spellEnd"/>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 xml:space="preserve">, </w:t>
      </w:r>
      <w:proofErr w:type="spellStart"/>
      <w:r w:rsidRPr="00FF7C7A">
        <w:rPr>
          <w:rFonts w:ascii="Consolas" w:eastAsia="Times New Roman" w:hAnsi="Consolas" w:cs="Times New Roman"/>
          <w:color w:val="0F4A85"/>
          <w:kern w:val="0"/>
          <w:sz w:val="21"/>
          <w:szCs w:val="21"/>
          <w:lang w:val="es-ES" w:eastAsia="es-ES"/>
          <w14:ligatures w14:val="none"/>
        </w:rPr>
        <w:t>function</w:t>
      </w:r>
      <w:proofErr w:type="spellEnd"/>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scope</w:t>
      </w:r>
      <w:proofErr w:type="spellEnd"/>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$http</w:t>
      </w:r>
      <w:r w:rsidRPr="00FF7C7A">
        <w:rPr>
          <w:rFonts w:ascii="Consolas" w:eastAsia="Times New Roman" w:hAnsi="Consolas" w:cs="Times New Roman"/>
          <w:color w:val="292929"/>
          <w:kern w:val="0"/>
          <w:sz w:val="21"/>
          <w:szCs w:val="21"/>
          <w:lang w:val="es-ES" w:eastAsia="es-ES"/>
          <w14:ligatures w14:val="none"/>
        </w:rPr>
        <w:t xml:space="preserve">) </w:t>
      </w:r>
    </w:p>
    <w:p w14:paraId="584B6DF2"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w:t>
      </w:r>
    </w:p>
    <w:p w14:paraId="60C5BF4B"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url</w:t>
      </w:r>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'http://localhost:8081/api/usuario'</w:t>
      </w:r>
      <w:r w:rsidRPr="00FF7C7A">
        <w:rPr>
          <w:rFonts w:ascii="Consolas" w:eastAsia="Times New Roman" w:hAnsi="Consolas" w:cs="Times New Roman"/>
          <w:color w:val="292929"/>
          <w:kern w:val="0"/>
          <w:sz w:val="21"/>
          <w:szCs w:val="21"/>
          <w:lang w:val="es-ES" w:eastAsia="es-ES"/>
          <w14:ligatures w14:val="none"/>
        </w:rPr>
        <w:t>;</w:t>
      </w:r>
    </w:p>
    <w:p w14:paraId="1D488D0B"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w:t>
      </w:r>
      <w:proofErr w:type="spellStart"/>
      <w:proofErr w:type="gramStart"/>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usuario</w:t>
      </w:r>
      <w:proofErr w:type="spellEnd"/>
      <w:proofErr w:type="gramEnd"/>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p>
    <w:p w14:paraId="0357AEF3"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w:t>
      </w:r>
      <w:proofErr w:type="spellStart"/>
      <w:proofErr w:type="gramStart"/>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contrasenia</w:t>
      </w:r>
      <w:proofErr w:type="spellEnd"/>
      <w:proofErr w:type="gramEnd"/>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p>
    <w:p w14:paraId="55DF4C7C"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72861154"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w:t>
      </w:r>
      <w:proofErr w:type="spellStart"/>
      <w:proofErr w:type="gramStart"/>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signup</w:t>
      </w:r>
      <w:proofErr w:type="spellEnd"/>
      <w:proofErr w:type="gramEnd"/>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form</w:t>
      </w:r>
      <w:proofErr w:type="spell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=&gt;</w:t>
      </w:r>
      <w:r w:rsidRPr="00FF7C7A">
        <w:rPr>
          <w:rFonts w:ascii="Consolas" w:eastAsia="Times New Roman" w:hAnsi="Consolas" w:cs="Times New Roman"/>
          <w:color w:val="292929"/>
          <w:kern w:val="0"/>
          <w:sz w:val="21"/>
          <w:szCs w:val="21"/>
          <w:lang w:val="es-ES" w:eastAsia="es-ES"/>
          <w14:ligatures w14:val="none"/>
        </w:rPr>
        <w:t xml:space="preserve"> {</w:t>
      </w:r>
    </w:p>
    <w:p w14:paraId="1C53AD04"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es-ES" w:eastAsia="es-ES"/>
          <w14:ligatures w14:val="none"/>
        </w:rPr>
        <w:t>console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log</w:t>
      </w:r>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form</w:t>
      </w:r>
      <w:proofErr w:type="spellEnd"/>
      <w:r w:rsidRPr="00FF7C7A">
        <w:rPr>
          <w:rFonts w:ascii="Consolas" w:eastAsia="Times New Roman" w:hAnsi="Consolas" w:cs="Times New Roman"/>
          <w:color w:val="292929"/>
          <w:kern w:val="0"/>
          <w:sz w:val="21"/>
          <w:szCs w:val="21"/>
          <w:lang w:val="es-ES" w:eastAsia="es-ES"/>
          <w14:ligatures w14:val="none"/>
        </w:rPr>
        <w:t>);</w:t>
      </w:r>
    </w:p>
    <w:p w14:paraId="512142B3"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spellStart"/>
      <w:proofErr w:type="gramStart"/>
      <w:r w:rsidRPr="00FF7C7A">
        <w:rPr>
          <w:rFonts w:ascii="Consolas" w:eastAsia="Times New Roman" w:hAnsi="Consolas" w:cs="Times New Roman"/>
          <w:color w:val="B5200D"/>
          <w:kern w:val="0"/>
          <w:sz w:val="21"/>
          <w:szCs w:val="21"/>
          <w:lang w:val="es-ES" w:eastAsia="es-ES"/>
          <w14:ligatures w14:val="none"/>
        </w:rPr>
        <w:t>if</w:t>
      </w:r>
      <w:proofErr w:type="spellEnd"/>
      <w:r w:rsidRPr="00FF7C7A">
        <w:rPr>
          <w:rFonts w:ascii="Consolas" w:eastAsia="Times New Roman" w:hAnsi="Consolas" w:cs="Times New Roman"/>
          <w:color w:val="292929"/>
          <w:kern w:val="0"/>
          <w:sz w:val="21"/>
          <w:szCs w:val="21"/>
          <w:lang w:val="es-ES" w:eastAsia="es-ES"/>
          <w14:ligatures w14:val="none"/>
        </w:rPr>
        <w:t>(</w:t>
      </w:r>
      <w:proofErr w:type="gramEnd"/>
      <w:r w:rsidRPr="00FF7C7A">
        <w:rPr>
          <w:rFonts w:ascii="Consolas" w:eastAsia="Times New Roman" w:hAnsi="Consolas" w:cs="Times New Roman"/>
          <w:color w:val="001080"/>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usuario</w:t>
      </w:r>
      <w:proofErr w:type="spellEnd"/>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0000"/>
          <w:kern w:val="0"/>
          <w:sz w:val="21"/>
          <w:szCs w:val="21"/>
          <w:lang w:val="pt-PT" w:eastAsia="es-ES"/>
          <w14:ligatures w14:val="none"/>
        </w:rPr>
        <w:t>&amp;&amp;</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$scope</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01080"/>
          <w:kern w:val="0"/>
          <w:sz w:val="21"/>
          <w:szCs w:val="21"/>
          <w:lang w:val="pt-PT" w:eastAsia="es-ES"/>
          <w14:ligatures w14:val="none"/>
        </w:rPr>
        <w:t>contrasenia</w:t>
      </w:r>
      <w:r w:rsidRPr="00FF7C7A">
        <w:rPr>
          <w:rFonts w:ascii="Consolas" w:eastAsia="Times New Roman" w:hAnsi="Consolas" w:cs="Times New Roman"/>
          <w:color w:val="000000"/>
          <w:kern w:val="0"/>
          <w:sz w:val="21"/>
          <w:szCs w:val="21"/>
          <w:lang w:val="pt-PT" w:eastAsia="es-ES"/>
          <w14:ligatures w14:val="none"/>
        </w:rPr>
        <w:t>!=</w:t>
      </w:r>
      <w:r w:rsidRPr="00FF7C7A">
        <w:rPr>
          <w:rFonts w:ascii="Consolas" w:eastAsia="Times New Roman" w:hAnsi="Consolas" w:cs="Times New Roman"/>
          <w:color w:val="0F4A85"/>
          <w:kern w:val="0"/>
          <w:sz w:val="21"/>
          <w:szCs w:val="21"/>
          <w:lang w:val="pt-PT" w:eastAsia="es-ES"/>
          <w14:ligatures w14:val="none"/>
        </w:rPr>
        <w:t>""</w:t>
      </w:r>
      <w:r w:rsidRPr="00FF7C7A">
        <w:rPr>
          <w:rFonts w:ascii="Consolas" w:eastAsia="Times New Roman" w:hAnsi="Consolas" w:cs="Times New Roman"/>
          <w:color w:val="292929"/>
          <w:kern w:val="0"/>
          <w:sz w:val="21"/>
          <w:szCs w:val="21"/>
          <w:lang w:val="pt-PT" w:eastAsia="es-ES"/>
          <w14:ligatures w14:val="none"/>
        </w:rPr>
        <w:t>){</w:t>
      </w:r>
    </w:p>
    <w:p w14:paraId="0408BB7A"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F4A85"/>
          <w:kern w:val="0"/>
          <w:sz w:val="21"/>
          <w:szCs w:val="21"/>
          <w:lang w:val="pt-PT" w:eastAsia="es-ES"/>
          <w14:ligatures w14:val="none"/>
        </w:rPr>
        <w:t>let</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formData</w:t>
      </w:r>
      <w:r w:rsidRPr="00FF7C7A">
        <w:rPr>
          <w:rFonts w:ascii="Consolas" w:eastAsia="Times New Roman" w:hAnsi="Consolas" w:cs="Times New Roman"/>
          <w:color w:val="000000"/>
          <w:kern w:val="0"/>
          <w:sz w:val="21"/>
          <w:szCs w:val="21"/>
          <w:lang w:val="pt-PT" w:eastAsia="es-ES"/>
          <w14:ligatures w14:val="none"/>
        </w:rPr>
        <w:t>=</w:t>
      </w:r>
      <w:r w:rsidRPr="00FF7C7A">
        <w:rPr>
          <w:rFonts w:ascii="Consolas" w:eastAsia="Times New Roman" w:hAnsi="Consolas" w:cs="Times New Roman"/>
          <w:color w:val="0F4A85"/>
          <w:kern w:val="0"/>
          <w:sz w:val="21"/>
          <w:szCs w:val="21"/>
          <w:lang w:val="pt-PT" w:eastAsia="es-ES"/>
          <w14:ligatures w14:val="none"/>
        </w:rPr>
        <w:t>new</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5E2CBC"/>
          <w:kern w:val="0"/>
          <w:sz w:val="21"/>
          <w:szCs w:val="21"/>
          <w:lang w:val="pt-PT" w:eastAsia="es-ES"/>
          <w14:ligatures w14:val="none"/>
        </w:rPr>
        <w:t>FormData</w:t>
      </w:r>
      <w:r w:rsidRPr="00FF7C7A">
        <w:rPr>
          <w:rFonts w:ascii="Consolas" w:eastAsia="Times New Roman" w:hAnsi="Consolas" w:cs="Times New Roman"/>
          <w:color w:val="292929"/>
          <w:kern w:val="0"/>
          <w:sz w:val="21"/>
          <w:szCs w:val="21"/>
          <w:lang w:val="pt-PT" w:eastAsia="es-ES"/>
          <w14:ligatures w14:val="none"/>
        </w:rPr>
        <w:t>();</w:t>
      </w:r>
    </w:p>
    <w:p w14:paraId="5E0CE0C1"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proofErr w:type="spellStart"/>
      <w:r w:rsidRPr="00FF7C7A">
        <w:rPr>
          <w:rFonts w:ascii="Consolas" w:eastAsia="Times New Roman" w:hAnsi="Consolas" w:cs="Times New Roman"/>
          <w:color w:val="001080"/>
          <w:kern w:val="0"/>
          <w:sz w:val="21"/>
          <w:szCs w:val="21"/>
          <w:lang w:val="es-ES" w:eastAsia="es-ES"/>
          <w14:ligatures w14:val="none"/>
        </w:rPr>
        <w:t>formData</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append</w:t>
      </w:r>
      <w:proofErr w:type="spell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"usuario</w:t>
      </w:r>
      <w:proofErr w:type="gramStart"/>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form</w:t>
      </w:r>
      <w:proofErr w:type="gram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usuario</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viewValue</w:t>
      </w:r>
      <w:proofErr w:type="spellEnd"/>
      <w:r w:rsidRPr="00FF7C7A">
        <w:rPr>
          <w:rFonts w:ascii="Consolas" w:eastAsia="Times New Roman" w:hAnsi="Consolas" w:cs="Times New Roman"/>
          <w:color w:val="292929"/>
          <w:kern w:val="0"/>
          <w:sz w:val="21"/>
          <w:szCs w:val="21"/>
          <w:lang w:val="es-ES" w:eastAsia="es-ES"/>
          <w14:ligatures w14:val="none"/>
        </w:rPr>
        <w:t>);</w:t>
      </w:r>
    </w:p>
    <w:p w14:paraId="2F17371D"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spellStart"/>
      <w:r w:rsidRPr="00FF7C7A">
        <w:rPr>
          <w:rFonts w:ascii="Consolas" w:eastAsia="Times New Roman" w:hAnsi="Consolas" w:cs="Times New Roman"/>
          <w:color w:val="001080"/>
          <w:kern w:val="0"/>
          <w:sz w:val="21"/>
          <w:szCs w:val="21"/>
          <w:lang w:val="es-ES" w:eastAsia="es-ES"/>
          <w14:ligatures w14:val="none"/>
        </w:rPr>
        <w:t>formData</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append</w:t>
      </w:r>
      <w:proofErr w:type="spell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w:t>
      </w:r>
      <w:proofErr w:type="spellStart"/>
      <w:r w:rsidRPr="00FF7C7A">
        <w:rPr>
          <w:rFonts w:ascii="Consolas" w:eastAsia="Times New Roman" w:hAnsi="Consolas" w:cs="Times New Roman"/>
          <w:color w:val="0F4A85"/>
          <w:kern w:val="0"/>
          <w:sz w:val="21"/>
          <w:szCs w:val="21"/>
          <w:lang w:val="es-ES" w:eastAsia="es-ES"/>
          <w14:ligatures w14:val="none"/>
        </w:rPr>
        <w:t>contrasenia</w:t>
      </w:r>
      <w:proofErr w:type="spellEnd"/>
      <w:proofErr w:type="gramStart"/>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form</w:t>
      </w:r>
      <w:proofErr w:type="gramEnd"/>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contrasenia</w:t>
      </w:r>
      <w:proofErr w:type="spellEnd"/>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w:t>
      </w:r>
      <w:proofErr w:type="spellStart"/>
      <w:r w:rsidRPr="00FF7C7A">
        <w:rPr>
          <w:rFonts w:ascii="Consolas" w:eastAsia="Times New Roman" w:hAnsi="Consolas" w:cs="Times New Roman"/>
          <w:color w:val="001080"/>
          <w:kern w:val="0"/>
          <w:sz w:val="21"/>
          <w:szCs w:val="21"/>
          <w:lang w:val="es-ES" w:eastAsia="es-ES"/>
          <w14:ligatures w14:val="none"/>
        </w:rPr>
        <w:t>viewValue</w:t>
      </w:r>
      <w:proofErr w:type="spellEnd"/>
      <w:r w:rsidRPr="00FF7C7A">
        <w:rPr>
          <w:rFonts w:ascii="Consolas" w:eastAsia="Times New Roman" w:hAnsi="Consolas" w:cs="Times New Roman"/>
          <w:color w:val="292929"/>
          <w:kern w:val="0"/>
          <w:sz w:val="21"/>
          <w:szCs w:val="21"/>
          <w:lang w:val="es-ES" w:eastAsia="es-ES"/>
          <w14:ligatures w14:val="none"/>
        </w:rPr>
        <w:t>);</w:t>
      </w:r>
    </w:p>
    <w:p w14:paraId="28AA15B3"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gramStart"/>
      <w:r w:rsidRPr="00FF7C7A">
        <w:rPr>
          <w:rFonts w:ascii="Consolas" w:eastAsia="Times New Roman" w:hAnsi="Consolas" w:cs="Times New Roman"/>
          <w:color w:val="001080"/>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5E2CBC"/>
          <w:kern w:val="0"/>
          <w:sz w:val="21"/>
          <w:szCs w:val="21"/>
          <w:lang w:val="es-ES" w:eastAsia="es-ES"/>
          <w14:ligatures w14:val="none"/>
        </w:rPr>
        <w:t>ajax</w:t>
      </w:r>
      <w:proofErr w:type="spellEnd"/>
      <w:proofErr w:type="gramEnd"/>
      <w:r w:rsidRPr="00FF7C7A">
        <w:rPr>
          <w:rFonts w:ascii="Consolas" w:eastAsia="Times New Roman" w:hAnsi="Consolas" w:cs="Times New Roman"/>
          <w:color w:val="292929"/>
          <w:kern w:val="0"/>
          <w:sz w:val="21"/>
          <w:szCs w:val="21"/>
          <w:lang w:val="es-ES" w:eastAsia="es-ES"/>
          <w14:ligatures w14:val="none"/>
        </w:rPr>
        <w:t>({</w:t>
      </w:r>
    </w:p>
    <w:p w14:paraId="200F366B"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spellStart"/>
      <w:r w:rsidRPr="00FF7C7A">
        <w:rPr>
          <w:rFonts w:ascii="Consolas" w:eastAsia="Times New Roman" w:hAnsi="Consolas" w:cs="Times New Roman"/>
          <w:color w:val="001080"/>
          <w:kern w:val="0"/>
          <w:sz w:val="21"/>
          <w:szCs w:val="21"/>
          <w:lang w:val="es-ES" w:eastAsia="es-ES"/>
          <w14:ligatures w14:val="none"/>
        </w:rPr>
        <w:t>method</w:t>
      </w:r>
      <w:proofErr w:type="spellEnd"/>
      <w:r w:rsidRPr="00FF7C7A">
        <w:rPr>
          <w:rFonts w:ascii="Consolas" w:eastAsia="Times New Roman" w:hAnsi="Consolas" w:cs="Times New Roman"/>
          <w:color w:val="00108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"POST"</w:t>
      </w:r>
      <w:r w:rsidRPr="00FF7C7A">
        <w:rPr>
          <w:rFonts w:ascii="Consolas" w:eastAsia="Times New Roman" w:hAnsi="Consolas" w:cs="Times New Roman"/>
          <w:color w:val="292929"/>
          <w:kern w:val="0"/>
          <w:sz w:val="21"/>
          <w:szCs w:val="21"/>
          <w:lang w:val="es-ES" w:eastAsia="es-ES"/>
          <w14:ligatures w14:val="none"/>
        </w:rPr>
        <w:t>,</w:t>
      </w:r>
    </w:p>
    <w:p w14:paraId="02A757CE"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gramStart"/>
      <w:r w:rsidRPr="00FF7C7A">
        <w:rPr>
          <w:rFonts w:ascii="Consolas" w:eastAsia="Times New Roman" w:hAnsi="Consolas" w:cs="Times New Roman"/>
          <w:color w:val="001080"/>
          <w:kern w:val="0"/>
          <w:sz w:val="21"/>
          <w:szCs w:val="21"/>
          <w:lang w:val="es-ES" w:eastAsia="es-ES"/>
          <w14:ligatures w14:val="none"/>
        </w:rPr>
        <w:t>url:$</w:t>
      </w:r>
      <w:proofErr w:type="gramEnd"/>
      <w:r w:rsidRPr="00FF7C7A">
        <w:rPr>
          <w:rFonts w:ascii="Consolas" w:eastAsia="Times New Roman" w:hAnsi="Consolas" w:cs="Times New Roman"/>
          <w:color w:val="001080"/>
          <w:kern w:val="0"/>
          <w:sz w:val="21"/>
          <w:szCs w:val="21"/>
          <w:lang w:val="es-ES" w:eastAsia="es-ES"/>
          <w14:ligatures w14:val="none"/>
        </w:rPr>
        <w:t>scope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001080"/>
          <w:kern w:val="0"/>
          <w:sz w:val="21"/>
          <w:szCs w:val="21"/>
          <w:lang w:val="es-ES" w:eastAsia="es-ES"/>
          <w14:ligatures w14:val="none"/>
        </w:rPr>
        <w:t>url</w:t>
      </w:r>
      <w:r w:rsidRPr="00FF7C7A">
        <w:rPr>
          <w:rFonts w:ascii="Consolas" w:eastAsia="Times New Roman" w:hAnsi="Consolas" w:cs="Times New Roman"/>
          <w:color w:val="000000"/>
          <w:kern w:val="0"/>
          <w:sz w:val="21"/>
          <w:szCs w:val="21"/>
          <w:lang w:val="es-ES" w:eastAsia="es-ES"/>
          <w14:ligatures w14:val="none"/>
        </w:rPr>
        <w:t>+</w:t>
      </w:r>
      <w:r w:rsidRPr="00FF7C7A">
        <w:rPr>
          <w:rFonts w:ascii="Consolas" w:eastAsia="Times New Roman" w:hAnsi="Consolas" w:cs="Times New Roman"/>
          <w:color w:val="0F4A85"/>
          <w:kern w:val="0"/>
          <w:sz w:val="21"/>
          <w:szCs w:val="21"/>
          <w:lang w:val="es-ES" w:eastAsia="es-ES"/>
          <w14:ligatures w14:val="none"/>
        </w:rPr>
        <w:t>"/insertar"</w:t>
      </w:r>
      <w:r w:rsidRPr="00FF7C7A">
        <w:rPr>
          <w:rFonts w:ascii="Consolas" w:eastAsia="Times New Roman" w:hAnsi="Consolas" w:cs="Times New Roman"/>
          <w:color w:val="292929"/>
          <w:kern w:val="0"/>
          <w:sz w:val="21"/>
          <w:szCs w:val="21"/>
          <w:lang w:val="es-ES" w:eastAsia="es-ES"/>
          <w14:ligatures w14:val="none"/>
        </w:rPr>
        <w:t>,</w:t>
      </w:r>
    </w:p>
    <w:p w14:paraId="68E01E66"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processData:</w:t>
      </w:r>
      <w:r w:rsidRPr="00FF7C7A">
        <w:rPr>
          <w:rFonts w:ascii="Consolas" w:eastAsia="Times New Roman" w:hAnsi="Consolas" w:cs="Times New Roman"/>
          <w:color w:val="0F4A85"/>
          <w:kern w:val="0"/>
          <w:sz w:val="21"/>
          <w:szCs w:val="21"/>
          <w:lang w:val="pt-PT" w:eastAsia="es-ES"/>
          <w14:ligatures w14:val="none"/>
        </w:rPr>
        <w:t>false</w:t>
      </w:r>
      <w:r w:rsidRPr="00FF7C7A">
        <w:rPr>
          <w:rFonts w:ascii="Consolas" w:eastAsia="Times New Roman" w:hAnsi="Consolas" w:cs="Times New Roman"/>
          <w:color w:val="292929"/>
          <w:kern w:val="0"/>
          <w:sz w:val="21"/>
          <w:szCs w:val="21"/>
          <w:lang w:val="pt-PT" w:eastAsia="es-ES"/>
          <w14:ligatures w14:val="none"/>
        </w:rPr>
        <w:t>,</w:t>
      </w:r>
    </w:p>
    <w:p w14:paraId="78FB2178"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contentType:</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F4A85"/>
          <w:kern w:val="0"/>
          <w:sz w:val="21"/>
          <w:szCs w:val="21"/>
          <w:lang w:val="pt-PT" w:eastAsia="es-ES"/>
          <w14:ligatures w14:val="none"/>
        </w:rPr>
        <w:t>false</w:t>
      </w:r>
      <w:r w:rsidRPr="00FF7C7A">
        <w:rPr>
          <w:rFonts w:ascii="Consolas" w:eastAsia="Times New Roman" w:hAnsi="Consolas" w:cs="Times New Roman"/>
          <w:color w:val="292929"/>
          <w:kern w:val="0"/>
          <w:sz w:val="21"/>
          <w:szCs w:val="21"/>
          <w:lang w:val="pt-PT" w:eastAsia="es-ES"/>
          <w14:ligatures w14:val="none"/>
        </w:rPr>
        <w:t>,</w:t>
      </w:r>
    </w:p>
    <w:p w14:paraId="553FF772"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data:formData</w:t>
      </w:r>
      <w:r w:rsidRPr="00FF7C7A">
        <w:rPr>
          <w:rFonts w:ascii="Consolas" w:eastAsia="Times New Roman" w:hAnsi="Consolas" w:cs="Times New Roman"/>
          <w:color w:val="292929"/>
          <w:kern w:val="0"/>
          <w:sz w:val="21"/>
          <w:szCs w:val="21"/>
          <w:lang w:val="pt-PT" w:eastAsia="es-ES"/>
          <w14:ligatures w14:val="none"/>
        </w:rPr>
        <w:t>,</w:t>
      </w:r>
    </w:p>
    <w:p w14:paraId="1204BE30"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5E2CBC"/>
          <w:kern w:val="0"/>
          <w:sz w:val="21"/>
          <w:szCs w:val="21"/>
          <w:lang w:val="pt-PT" w:eastAsia="es-ES"/>
          <w14:ligatures w14:val="none"/>
        </w:rPr>
        <w:t>beforeSend</w:t>
      </w:r>
      <w:r w:rsidRPr="00FF7C7A">
        <w:rPr>
          <w:rFonts w:ascii="Consolas" w:eastAsia="Times New Roman" w:hAnsi="Consolas" w:cs="Times New Roman"/>
          <w:color w:val="001080"/>
          <w:kern w:val="0"/>
          <w:sz w:val="21"/>
          <w:szCs w:val="21"/>
          <w:lang w:val="pt-PT" w:eastAsia="es-ES"/>
          <w14:ligatures w14:val="none"/>
        </w:rPr>
        <w:t>:</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F4A85"/>
          <w:kern w:val="0"/>
          <w:sz w:val="21"/>
          <w:szCs w:val="21"/>
          <w:lang w:val="pt-PT" w:eastAsia="es-ES"/>
          <w14:ligatures w14:val="none"/>
        </w:rPr>
        <w:t>function</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xhr</w:t>
      </w:r>
      <w:r w:rsidRPr="00FF7C7A">
        <w:rPr>
          <w:rFonts w:ascii="Consolas" w:eastAsia="Times New Roman" w:hAnsi="Consolas" w:cs="Times New Roman"/>
          <w:color w:val="292929"/>
          <w:kern w:val="0"/>
          <w:sz w:val="21"/>
          <w:szCs w:val="21"/>
          <w:lang w:val="pt-PT" w:eastAsia="es-ES"/>
          <w14:ligatures w14:val="none"/>
        </w:rPr>
        <w:t>) {</w:t>
      </w:r>
    </w:p>
    <w:p w14:paraId="5B00EEE2"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console</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5E2CBC"/>
          <w:kern w:val="0"/>
          <w:sz w:val="21"/>
          <w:szCs w:val="21"/>
          <w:lang w:val="pt-PT" w:eastAsia="es-ES"/>
          <w14:ligatures w14:val="none"/>
        </w:rPr>
        <w:t>log</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F4A85"/>
          <w:kern w:val="0"/>
          <w:sz w:val="21"/>
          <w:szCs w:val="21"/>
          <w:lang w:val="pt-PT" w:eastAsia="es-ES"/>
          <w14:ligatures w14:val="none"/>
        </w:rPr>
        <w:t>"cargando..."</w:t>
      </w:r>
      <w:r w:rsidRPr="00FF7C7A">
        <w:rPr>
          <w:rFonts w:ascii="Consolas" w:eastAsia="Times New Roman" w:hAnsi="Consolas" w:cs="Times New Roman"/>
          <w:color w:val="292929"/>
          <w:kern w:val="0"/>
          <w:sz w:val="21"/>
          <w:szCs w:val="21"/>
          <w:lang w:val="pt-PT" w:eastAsia="es-ES"/>
          <w14:ligatures w14:val="none"/>
        </w:rPr>
        <w:t>);</w:t>
      </w:r>
    </w:p>
    <w:p w14:paraId="4DD93DD3"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w:t>
      </w:r>
    </w:p>
    <w:p w14:paraId="2225ACCF"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5E2CBC"/>
          <w:kern w:val="0"/>
          <w:sz w:val="21"/>
          <w:szCs w:val="21"/>
          <w:lang w:val="pt-PT" w:eastAsia="es-ES"/>
          <w14:ligatures w14:val="none"/>
        </w:rPr>
        <w:t>success</w:t>
      </w:r>
      <w:r w:rsidRPr="00FF7C7A">
        <w:rPr>
          <w:rFonts w:ascii="Consolas" w:eastAsia="Times New Roman" w:hAnsi="Consolas" w:cs="Times New Roman"/>
          <w:color w:val="001080"/>
          <w:kern w:val="0"/>
          <w:sz w:val="21"/>
          <w:szCs w:val="21"/>
          <w:lang w:val="pt-PT" w:eastAsia="es-ES"/>
          <w14:ligatures w14:val="none"/>
        </w:rPr>
        <w:t>:</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F4A85"/>
          <w:kern w:val="0"/>
          <w:sz w:val="21"/>
          <w:szCs w:val="21"/>
          <w:lang w:val="pt-PT" w:eastAsia="es-ES"/>
          <w14:ligatures w14:val="none"/>
        </w:rPr>
        <w:t>function</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data</w:t>
      </w:r>
      <w:r w:rsidRPr="00FF7C7A">
        <w:rPr>
          <w:rFonts w:ascii="Consolas" w:eastAsia="Times New Roman" w:hAnsi="Consolas" w:cs="Times New Roman"/>
          <w:color w:val="292929"/>
          <w:kern w:val="0"/>
          <w:sz w:val="21"/>
          <w:szCs w:val="21"/>
          <w:lang w:val="pt-PT" w:eastAsia="es-ES"/>
          <w14:ligatures w14:val="none"/>
        </w:rPr>
        <w:t>) {</w:t>
      </w:r>
    </w:p>
    <w:p w14:paraId="1A633CEB"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location</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01080"/>
          <w:kern w:val="0"/>
          <w:sz w:val="21"/>
          <w:szCs w:val="21"/>
          <w:lang w:val="pt-PT" w:eastAsia="es-ES"/>
          <w14:ligatures w14:val="none"/>
        </w:rPr>
        <w:t>href</w:t>
      </w:r>
      <w:r w:rsidRPr="00FF7C7A">
        <w:rPr>
          <w:rFonts w:ascii="Consolas" w:eastAsia="Times New Roman" w:hAnsi="Consolas" w:cs="Times New Roman"/>
          <w:color w:val="000000"/>
          <w:kern w:val="0"/>
          <w:sz w:val="21"/>
          <w:szCs w:val="21"/>
          <w:lang w:val="pt-PT" w:eastAsia="es-ES"/>
          <w14:ligatures w14:val="none"/>
        </w:rPr>
        <w:t>=</w:t>
      </w:r>
      <w:r w:rsidRPr="00FF7C7A">
        <w:rPr>
          <w:rFonts w:ascii="Consolas" w:eastAsia="Times New Roman" w:hAnsi="Consolas" w:cs="Times New Roman"/>
          <w:color w:val="0F4A85"/>
          <w:kern w:val="0"/>
          <w:sz w:val="21"/>
          <w:szCs w:val="21"/>
          <w:lang w:val="pt-PT" w:eastAsia="es-ES"/>
          <w14:ligatures w14:val="none"/>
        </w:rPr>
        <w:t>"/viewFiresbase/"</w:t>
      </w:r>
    </w:p>
    <w:p w14:paraId="6C24D44B"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w:t>
      </w:r>
    </w:p>
    <w:p w14:paraId="5BF121AD"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5E2CBC"/>
          <w:kern w:val="0"/>
          <w:sz w:val="21"/>
          <w:szCs w:val="21"/>
          <w:lang w:val="pt-PT" w:eastAsia="es-ES"/>
          <w14:ligatures w14:val="none"/>
        </w:rPr>
        <w:t>error</w:t>
      </w:r>
      <w:r w:rsidRPr="00FF7C7A">
        <w:rPr>
          <w:rFonts w:ascii="Consolas" w:eastAsia="Times New Roman" w:hAnsi="Consolas" w:cs="Times New Roman"/>
          <w:color w:val="001080"/>
          <w:kern w:val="0"/>
          <w:sz w:val="21"/>
          <w:szCs w:val="21"/>
          <w:lang w:val="pt-PT" w:eastAsia="es-ES"/>
          <w14:ligatures w14:val="none"/>
        </w:rPr>
        <w:t>:</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F4A85"/>
          <w:kern w:val="0"/>
          <w:sz w:val="21"/>
          <w:szCs w:val="21"/>
          <w:lang w:val="pt-PT" w:eastAsia="es-ES"/>
          <w14:ligatures w14:val="none"/>
        </w:rPr>
        <w:t>function</w:t>
      </w: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001080"/>
          <w:kern w:val="0"/>
          <w:sz w:val="21"/>
          <w:szCs w:val="21"/>
          <w:lang w:val="pt-PT" w:eastAsia="es-ES"/>
          <w14:ligatures w14:val="none"/>
        </w:rPr>
        <w:t>objXMLHttpRequest</w:t>
      </w:r>
      <w:r w:rsidRPr="00FF7C7A">
        <w:rPr>
          <w:rFonts w:ascii="Consolas" w:eastAsia="Times New Roman" w:hAnsi="Consolas" w:cs="Times New Roman"/>
          <w:color w:val="292929"/>
          <w:kern w:val="0"/>
          <w:sz w:val="21"/>
          <w:szCs w:val="21"/>
          <w:lang w:val="pt-PT" w:eastAsia="es-ES"/>
          <w14:ligatures w14:val="none"/>
        </w:rPr>
        <w:t xml:space="preserve">) </w:t>
      </w:r>
    </w:p>
    <w:p w14:paraId="4CA5E15C"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w:t>
      </w:r>
    </w:p>
    <w:p w14:paraId="12C35566"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r w:rsidRPr="00FF7C7A">
        <w:rPr>
          <w:rFonts w:ascii="Consolas" w:eastAsia="Times New Roman" w:hAnsi="Consolas" w:cs="Times New Roman"/>
          <w:color w:val="5E2CBC"/>
          <w:kern w:val="0"/>
          <w:sz w:val="21"/>
          <w:szCs w:val="21"/>
          <w:lang w:val="pt-PT" w:eastAsia="es-ES"/>
          <w14:ligatures w14:val="none"/>
        </w:rPr>
        <w:t>message_toast</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01080"/>
          <w:kern w:val="0"/>
          <w:sz w:val="21"/>
          <w:szCs w:val="21"/>
          <w:lang w:val="pt-PT" w:eastAsia="es-ES"/>
          <w14:ligatures w14:val="none"/>
        </w:rPr>
        <w:t>objXMLHttpRequest</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01080"/>
          <w:kern w:val="0"/>
          <w:sz w:val="21"/>
          <w:szCs w:val="21"/>
          <w:lang w:val="pt-PT" w:eastAsia="es-ES"/>
          <w14:ligatures w14:val="none"/>
        </w:rPr>
        <w:t>responseJSON</w:t>
      </w:r>
      <w:r w:rsidRPr="00FF7C7A">
        <w:rPr>
          <w:rFonts w:ascii="Consolas" w:eastAsia="Times New Roman" w:hAnsi="Consolas" w:cs="Times New Roman"/>
          <w:color w:val="292929"/>
          <w:kern w:val="0"/>
          <w:sz w:val="21"/>
          <w:szCs w:val="21"/>
          <w:lang w:val="pt-PT" w:eastAsia="es-ES"/>
          <w14:ligatures w14:val="none"/>
        </w:rPr>
        <w:t>.</w:t>
      </w:r>
      <w:r w:rsidRPr="00FF7C7A">
        <w:rPr>
          <w:rFonts w:ascii="Consolas" w:eastAsia="Times New Roman" w:hAnsi="Consolas" w:cs="Times New Roman"/>
          <w:color w:val="001080"/>
          <w:kern w:val="0"/>
          <w:sz w:val="21"/>
          <w:szCs w:val="21"/>
          <w:lang w:val="pt-PT" w:eastAsia="es-ES"/>
          <w14:ligatures w14:val="none"/>
        </w:rPr>
        <w:t>error</w:t>
      </w:r>
      <w:r w:rsidRPr="00FF7C7A">
        <w:rPr>
          <w:rFonts w:ascii="Consolas" w:eastAsia="Times New Roman" w:hAnsi="Consolas" w:cs="Times New Roman"/>
          <w:color w:val="292929"/>
          <w:kern w:val="0"/>
          <w:sz w:val="21"/>
          <w:szCs w:val="21"/>
          <w:lang w:val="pt-PT" w:eastAsia="es-ES"/>
          <w14:ligatures w14:val="none"/>
        </w:rPr>
        <w:t>);</w:t>
      </w:r>
    </w:p>
    <w:p w14:paraId="6AAFEEC3"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pt-PT" w:eastAsia="es-ES"/>
          <w14:ligatures w14:val="none"/>
        </w:rPr>
        <w:t xml:space="preserve">                    </w:t>
      </w:r>
      <w:proofErr w:type="gramStart"/>
      <w:r w:rsidRPr="00FF7C7A">
        <w:rPr>
          <w:rFonts w:ascii="Consolas" w:eastAsia="Times New Roman" w:hAnsi="Consolas" w:cs="Times New Roman"/>
          <w:color w:val="001080"/>
          <w:kern w:val="0"/>
          <w:sz w:val="21"/>
          <w:szCs w:val="21"/>
          <w:lang w:val="es-ES" w:eastAsia="es-ES"/>
          <w14:ligatures w14:val="none"/>
        </w:rPr>
        <w:t>console</w:t>
      </w:r>
      <w:r w:rsidRPr="00FF7C7A">
        <w:rPr>
          <w:rFonts w:ascii="Consolas" w:eastAsia="Times New Roman" w:hAnsi="Consolas" w:cs="Times New Roman"/>
          <w:color w:val="292929"/>
          <w:kern w:val="0"/>
          <w:sz w:val="21"/>
          <w:szCs w:val="21"/>
          <w:lang w:val="es-ES" w:eastAsia="es-ES"/>
          <w14:ligatures w14:val="none"/>
        </w:rPr>
        <w:t>.</w:t>
      </w:r>
      <w:r w:rsidRPr="00FF7C7A">
        <w:rPr>
          <w:rFonts w:ascii="Consolas" w:eastAsia="Times New Roman" w:hAnsi="Consolas" w:cs="Times New Roman"/>
          <w:color w:val="5E2CBC"/>
          <w:kern w:val="0"/>
          <w:sz w:val="21"/>
          <w:szCs w:val="21"/>
          <w:lang w:val="es-ES" w:eastAsia="es-ES"/>
          <w14:ligatures w14:val="none"/>
        </w:rPr>
        <w:t>log</w:t>
      </w:r>
      <w:r w:rsidRPr="00FF7C7A">
        <w:rPr>
          <w:rFonts w:ascii="Consolas" w:eastAsia="Times New Roman" w:hAnsi="Consolas" w:cs="Times New Roman"/>
          <w:color w:val="292929"/>
          <w:kern w:val="0"/>
          <w:sz w:val="21"/>
          <w:szCs w:val="21"/>
          <w:lang w:val="es-ES" w:eastAsia="es-ES"/>
          <w14:ligatures w14:val="none"/>
        </w:rPr>
        <w:t>(</w:t>
      </w:r>
      <w:proofErr w:type="gramEnd"/>
      <w:r w:rsidRPr="00FF7C7A">
        <w:rPr>
          <w:rFonts w:ascii="Consolas" w:eastAsia="Times New Roman" w:hAnsi="Consolas" w:cs="Times New Roman"/>
          <w:color w:val="0F4A85"/>
          <w:kern w:val="0"/>
          <w:sz w:val="21"/>
          <w:szCs w:val="21"/>
          <w:lang w:val="es-ES" w:eastAsia="es-ES"/>
          <w14:ligatures w14:val="none"/>
        </w:rPr>
        <w:t>"error: "</w:t>
      </w:r>
      <w:r w:rsidRPr="00FF7C7A">
        <w:rPr>
          <w:rFonts w:ascii="Consolas" w:eastAsia="Times New Roman" w:hAnsi="Consolas" w:cs="Times New Roman"/>
          <w:color w:val="292929"/>
          <w:kern w:val="0"/>
          <w:sz w:val="21"/>
          <w:szCs w:val="21"/>
          <w:lang w:val="es-ES" w:eastAsia="es-ES"/>
          <w14:ligatures w14:val="none"/>
        </w:rPr>
        <w:t xml:space="preserve">, </w:t>
      </w:r>
      <w:proofErr w:type="spellStart"/>
      <w:r w:rsidRPr="00FF7C7A">
        <w:rPr>
          <w:rFonts w:ascii="Consolas" w:eastAsia="Times New Roman" w:hAnsi="Consolas" w:cs="Times New Roman"/>
          <w:color w:val="001080"/>
          <w:kern w:val="0"/>
          <w:sz w:val="21"/>
          <w:szCs w:val="21"/>
          <w:lang w:val="es-ES" w:eastAsia="es-ES"/>
          <w14:ligatures w14:val="none"/>
        </w:rPr>
        <w:t>objXMLHttpRequest</w:t>
      </w:r>
      <w:proofErr w:type="spellEnd"/>
      <w:r w:rsidRPr="00FF7C7A">
        <w:rPr>
          <w:rFonts w:ascii="Consolas" w:eastAsia="Times New Roman" w:hAnsi="Consolas" w:cs="Times New Roman"/>
          <w:color w:val="292929"/>
          <w:kern w:val="0"/>
          <w:sz w:val="21"/>
          <w:szCs w:val="21"/>
          <w:lang w:val="es-ES" w:eastAsia="es-ES"/>
          <w14:ligatures w14:val="none"/>
        </w:rPr>
        <w:t>);</w:t>
      </w:r>
    </w:p>
    <w:p w14:paraId="7A679E54"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w:t>
      </w:r>
    </w:p>
    <w:p w14:paraId="74320781"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w:t>
      </w:r>
    </w:p>
    <w:p w14:paraId="3E56DDF8"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gramStart"/>
      <w:r w:rsidRPr="00FF7C7A">
        <w:rPr>
          <w:rFonts w:ascii="Consolas" w:eastAsia="Times New Roman" w:hAnsi="Consolas" w:cs="Times New Roman"/>
          <w:color w:val="292929"/>
          <w:kern w:val="0"/>
          <w:sz w:val="21"/>
          <w:szCs w:val="21"/>
          <w:lang w:val="es-ES" w:eastAsia="es-ES"/>
          <w14:ligatures w14:val="none"/>
        </w:rPr>
        <w:t>}</w:t>
      </w:r>
      <w:proofErr w:type="spellStart"/>
      <w:r w:rsidRPr="00FF7C7A">
        <w:rPr>
          <w:rFonts w:ascii="Consolas" w:eastAsia="Times New Roman" w:hAnsi="Consolas" w:cs="Times New Roman"/>
          <w:color w:val="B5200D"/>
          <w:kern w:val="0"/>
          <w:sz w:val="21"/>
          <w:szCs w:val="21"/>
          <w:lang w:val="es-ES" w:eastAsia="es-ES"/>
          <w14:ligatures w14:val="none"/>
        </w:rPr>
        <w:t>else</w:t>
      </w:r>
      <w:proofErr w:type="spellEnd"/>
      <w:proofErr w:type="gramEnd"/>
      <w:r w:rsidRPr="00FF7C7A">
        <w:rPr>
          <w:rFonts w:ascii="Consolas" w:eastAsia="Times New Roman" w:hAnsi="Consolas" w:cs="Times New Roman"/>
          <w:color w:val="292929"/>
          <w:kern w:val="0"/>
          <w:sz w:val="21"/>
          <w:szCs w:val="21"/>
          <w:lang w:val="es-ES" w:eastAsia="es-ES"/>
          <w14:ligatures w14:val="none"/>
        </w:rPr>
        <w:t>{</w:t>
      </w:r>
    </w:p>
    <w:p w14:paraId="258E418C"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xml:space="preserve">            </w:t>
      </w:r>
      <w:proofErr w:type="spellStart"/>
      <w:r w:rsidRPr="00FF7C7A">
        <w:rPr>
          <w:rFonts w:ascii="Consolas" w:eastAsia="Times New Roman" w:hAnsi="Consolas" w:cs="Times New Roman"/>
          <w:color w:val="5E2CBC"/>
          <w:kern w:val="0"/>
          <w:sz w:val="21"/>
          <w:szCs w:val="21"/>
          <w:lang w:val="es-ES" w:eastAsia="es-ES"/>
          <w14:ligatures w14:val="none"/>
        </w:rPr>
        <w:t>message_</w:t>
      </w:r>
      <w:proofErr w:type="gramStart"/>
      <w:r w:rsidRPr="00FF7C7A">
        <w:rPr>
          <w:rFonts w:ascii="Consolas" w:eastAsia="Times New Roman" w:hAnsi="Consolas" w:cs="Times New Roman"/>
          <w:color w:val="5E2CBC"/>
          <w:kern w:val="0"/>
          <w:sz w:val="21"/>
          <w:szCs w:val="21"/>
          <w:lang w:val="es-ES" w:eastAsia="es-ES"/>
          <w14:ligatures w14:val="none"/>
        </w:rPr>
        <w:t>toast</w:t>
      </w:r>
      <w:proofErr w:type="spellEnd"/>
      <w:r w:rsidRPr="00FF7C7A">
        <w:rPr>
          <w:rFonts w:ascii="Consolas" w:eastAsia="Times New Roman" w:hAnsi="Consolas" w:cs="Times New Roman"/>
          <w:color w:val="292929"/>
          <w:kern w:val="0"/>
          <w:sz w:val="21"/>
          <w:szCs w:val="21"/>
          <w:lang w:val="es-ES" w:eastAsia="es-ES"/>
          <w14:ligatures w14:val="none"/>
        </w:rPr>
        <w:t>(</w:t>
      </w:r>
      <w:proofErr w:type="gramEnd"/>
      <w:r w:rsidRPr="00FF7C7A">
        <w:rPr>
          <w:rFonts w:ascii="Consolas" w:eastAsia="Times New Roman" w:hAnsi="Consolas" w:cs="Times New Roman"/>
          <w:color w:val="0F4A85"/>
          <w:kern w:val="0"/>
          <w:sz w:val="21"/>
          <w:szCs w:val="21"/>
          <w:lang w:val="es-ES" w:eastAsia="es-ES"/>
          <w14:ligatures w14:val="none"/>
        </w:rPr>
        <w:t xml:space="preserve">"Error campos </w:t>
      </w:r>
      <w:proofErr w:type="spellStart"/>
      <w:r w:rsidRPr="00FF7C7A">
        <w:rPr>
          <w:rFonts w:ascii="Consolas" w:eastAsia="Times New Roman" w:hAnsi="Consolas" w:cs="Times New Roman"/>
          <w:color w:val="0F4A85"/>
          <w:kern w:val="0"/>
          <w:sz w:val="21"/>
          <w:szCs w:val="21"/>
          <w:lang w:val="es-ES" w:eastAsia="es-ES"/>
          <w14:ligatures w14:val="none"/>
        </w:rPr>
        <w:t>vacios</w:t>
      </w:r>
      <w:proofErr w:type="spellEnd"/>
      <w:r w:rsidRPr="00FF7C7A">
        <w:rPr>
          <w:rFonts w:ascii="Consolas" w:eastAsia="Times New Roman" w:hAnsi="Consolas" w:cs="Times New Roman"/>
          <w:color w:val="0F4A85"/>
          <w:kern w:val="0"/>
          <w:sz w:val="21"/>
          <w:szCs w:val="21"/>
          <w:lang w:val="es-ES" w:eastAsia="es-ES"/>
          <w14:ligatures w14:val="none"/>
        </w:rPr>
        <w:t>"</w:t>
      </w:r>
      <w:r w:rsidRPr="00FF7C7A">
        <w:rPr>
          <w:rFonts w:ascii="Consolas" w:eastAsia="Times New Roman" w:hAnsi="Consolas" w:cs="Times New Roman"/>
          <w:color w:val="292929"/>
          <w:kern w:val="0"/>
          <w:sz w:val="21"/>
          <w:szCs w:val="21"/>
          <w:lang w:val="es-ES" w:eastAsia="es-ES"/>
          <w14:ligatures w14:val="none"/>
        </w:rPr>
        <w:t>);</w:t>
      </w:r>
    </w:p>
    <w:p w14:paraId="5D755227"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w:t>
      </w:r>
    </w:p>
    <w:p w14:paraId="78DD8824"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    }</w:t>
      </w:r>
    </w:p>
    <w:p w14:paraId="65BCD572" w14:textId="77777777" w:rsidR="00FF7C7A" w:rsidRPr="00FF7C7A" w:rsidRDefault="00FF7C7A" w:rsidP="00FF7C7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FF7C7A">
        <w:rPr>
          <w:rFonts w:ascii="Consolas" w:eastAsia="Times New Roman" w:hAnsi="Consolas" w:cs="Times New Roman"/>
          <w:color w:val="292929"/>
          <w:kern w:val="0"/>
          <w:sz w:val="21"/>
          <w:szCs w:val="21"/>
          <w:lang w:val="es-ES" w:eastAsia="es-ES"/>
          <w14:ligatures w14:val="none"/>
        </w:rPr>
        <w:t>});</w:t>
      </w:r>
    </w:p>
    <w:p w14:paraId="2C1F4D0B" w14:textId="77777777" w:rsidR="00E40130" w:rsidRDefault="00E40130" w:rsidP="00E40130">
      <w:pPr>
        <w:rPr>
          <w:lang w:val="es-ES"/>
        </w:rPr>
      </w:pPr>
    </w:p>
    <w:p w14:paraId="65E5B6AB" w14:textId="3A21A068" w:rsidR="001E566A" w:rsidRPr="001125EF" w:rsidRDefault="00E40130" w:rsidP="001E566A">
      <w:pPr>
        <w:pStyle w:val="Ttulo3"/>
        <w:rPr>
          <w:lang w:val="es-ES"/>
        </w:rPr>
      </w:pPr>
      <w:bookmarkStart w:id="68" w:name="_Toc158500183"/>
      <w:r>
        <w:rPr>
          <w:lang w:val="es-ES"/>
        </w:rPr>
        <w:t>Registro productos</w:t>
      </w:r>
      <w:bookmarkEnd w:id="68"/>
    </w:p>
    <w:p w14:paraId="76882087"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spellStart"/>
      <w:proofErr w:type="gramStart"/>
      <w:r w:rsidRPr="001E566A">
        <w:rPr>
          <w:rFonts w:ascii="Consolas" w:eastAsia="Times New Roman" w:hAnsi="Consolas" w:cs="Times New Roman"/>
          <w:color w:val="001080"/>
          <w:kern w:val="0"/>
          <w:sz w:val="21"/>
          <w:szCs w:val="21"/>
          <w:lang w:val="es-ES" w:eastAsia="es-ES"/>
          <w14:ligatures w14:val="none"/>
        </w:rPr>
        <w:t>angular</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module</w:t>
      </w:r>
      <w:proofErr w:type="spellEnd"/>
      <w:proofErr w:type="gram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"app"</w:t>
      </w:r>
      <w:r w:rsidRPr="001E566A">
        <w:rPr>
          <w:rFonts w:ascii="Consolas" w:eastAsia="Times New Roman" w:hAnsi="Consolas" w:cs="Times New Roman"/>
          <w:color w:val="292929"/>
          <w:kern w:val="0"/>
          <w:sz w:val="21"/>
          <w:szCs w:val="21"/>
          <w:lang w:val="es-ES" w:eastAsia="es-ES"/>
          <w14:ligatures w14:val="none"/>
        </w:rPr>
        <w:t>)</w:t>
      </w:r>
    </w:p>
    <w:p w14:paraId="5F54CC8F"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roofErr w:type="gramStart"/>
      <w:r w:rsidRPr="001E566A">
        <w:rPr>
          <w:rFonts w:ascii="Consolas" w:eastAsia="Times New Roman" w:hAnsi="Consolas" w:cs="Times New Roman"/>
          <w:color w:val="292929"/>
          <w:kern w:val="0"/>
          <w:sz w:val="21"/>
          <w:szCs w:val="21"/>
          <w:lang w:val="es-ES" w:eastAsia="es-ES"/>
          <w14:ligatures w14:val="none"/>
        </w:rPr>
        <w:t>.</w:t>
      </w:r>
      <w:proofErr w:type="spellStart"/>
      <w:r w:rsidRPr="001E566A">
        <w:rPr>
          <w:rFonts w:ascii="Consolas" w:eastAsia="Times New Roman" w:hAnsi="Consolas" w:cs="Times New Roman"/>
          <w:color w:val="5E2CBC"/>
          <w:kern w:val="0"/>
          <w:sz w:val="21"/>
          <w:szCs w:val="21"/>
          <w:lang w:val="es-ES" w:eastAsia="es-ES"/>
          <w14:ligatures w14:val="none"/>
        </w:rPr>
        <w:t>controller</w:t>
      </w:r>
      <w:proofErr w:type="spellEnd"/>
      <w:proofErr w:type="gram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proofErr w:type="spellStart"/>
      <w:r w:rsidRPr="001E566A">
        <w:rPr>
          <w:rFonts w:ascii="Consolas" w:eastAsia="Times New Roman" w:hAnsi="Consolas" w:cs="Times New Roman"/>
          <w:color w:val="0F4A85"/>
          <w:kern w:val="0"/>
          <w:sz w:val="21"/>
          <w:szCs w:val="21"/>
          <w:lang w:val="es-ES" w:eastAsia="es-ES"/>
          <w14:ligatures w14:val="none"/>
        </w:rPr>
        <w:t>rest_controller_productos</w:t>
      </w:r>
      <w:proofErr w:type="spellEnd"/>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0F4A85"/>
          <w:kern w:val="0"/>
          <w:sz w:val="21"/>
          <w:szCs w:val="21"/>
          <w:lang w:val="es-ES" w:eastAsia="es-ES"/>
          <w14:ligatures w14:val="none"/>
        </w:rPr>
        <w:t>function</w:t>
      </w:r>
      <w:proofErr w:type="spellEnd"/>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scope</w:t>
      </w:r>
      <w:proofErr w:type="spellEnd"/>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$http</w:t>
      </w:r>
      <w:r w:rsidRPr="001E566A">
        <w:rPr>
          <w:rFonts w:ascii="Consolas" w:eastAsia="Times New Roman" w:hAnsi="Consolas" w:cs="Times New Roman"/>
          <w:color w:val="292929"/>
          <w:kern w:val="0"/>
          <w:sz w:val="21"/>
          <w:szCs w:val="21"/>
          <w:lang w:val="es-ES" w:eastAsia="es-ES"/>
          <w14:ligatures w14:val="none"/>
        </w:rPr>
        <w:t>) {</w:t>
      </w:r>
    </w:p>
    <w:p w14:paraId="53386AFB"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366D01A4"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productos</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proofErr w:type="spellStart"/>
      <w:r w:rsidRPr="001E566A">
        <w:rPr>
          <w:rFonts w:ascii="Consolas" w:eastAsia="Times New Roman" w:hAnsi="Consolas" w:cs="Times New Roman"/>
          <w:color w:val="0F4A85"/>
          <w:kern w:val="0"/>
          <w:sz w:val="21"/>
          <w:szCs w:val="21"/>
          <w:lang w:val="es-ES" w:eastAsia="es-ES"/>
          <w14:ligatures w14:val="none"/>
        </w:rPr>
        <w:t>undefined</w:t>
      </w:r>
      <w:proofErr w:type="spellEnd"/>
      <w:r w:rsidRPr="001E566A">
        <w:rPr>
          <w:rFonts w:ascii="Consolas" w:eastAsia="Times New Roman" w:hAnsi="Consolas" w:cs="Times New Roman"/>
          <w:color w:val="292929"/>
          <w:kern w:val="0"/>
          <w:sz w:val="21"/>
          <w:szCs w:val="21"/>
          <w:lang w:val="es-ES" w:eastAsia="es-ES"/>
          <w14:ligatures w14:val="none"/>
        </w:rPr>
        <w:t>;</w:t>
      </w:r>
    </w:p>
    <w:p w14:paraId="0EE4BDFB"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url</w:t>
      </w:r>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'http://localhost:8081/api/producto'</w:t>
      </w:r>
      <w:r w:rsidRPr="001E566A">
        <w:rPr>
          <w:rFonts w:ascii="Consolas" w:eastAsia="Times New Roman" w:hAnsi="Consolas" w:cs="Times New Roman"/>
          <w:color w:val="292929"/>
          <w:kern w:val="0"/>
          <w:sz w:val="21"/>
          <w:szCs w:val="21"/>
          <w:lang w:val="es-ES" w:eastAsia="es-ES"/>
          <w14:ligatures w14:val="none"/>
        </w:rPr>
        <w:t>;</w:t>
      </w:r>
    </w:p>
    <w:p w14:paraId="7859120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0C14D00A"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id</w:t>
      </w:r>
      <w:proofErr w:type="spell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157DC61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lastRenderedPageBreak/>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nombre</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1525D5A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empresa</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6782F57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precio</w:t>
      </w:r>
      <w:proofErr w:type="gramEnd"/>
      <w:r w:rsidRPr="001E566A">
        <w:rPr>
          <w:rFonts w:ascii="Consolas" w:eastAsia="Times New Roman" w:hAnsi="Consolas" w:cs="Times New Roman"/>
          <w:color w:val="001080"/>
          <w:kern w:val="0"/>
          <w:sz w:val="21"/>
          <w:szCs w:val="21"/>
          <w:lang w:val="es-ES" w:eastAsia="es-ES"/>
          <w14:ligatures w14:val="none"/>
        </w:rPr>
        <w:t>_unitario</w:t>
      </w:r>
      <w:proofErr w:type="spell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2610734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descuento</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60228351"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proveedor</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27149A30"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descripcion</w:t>
      </w:r>
      <w:proofErr w:type="spellEnd"/>
      <w:proofErr w:type="gram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5C6BDC28"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p>
    <w:p w14:paraId="30E9D7A1"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w:t>
      </w:r>
      <w:proofErr w:type="spellStart"/>
      <w:proofErr w:type="gramStart"/>
      <w:r w:rsidRPr="001E566A">
        <w:rPr>
          <w:rFonts w:ascii="Consolas" w:eastAsia="Times New Roman" w:hAnsi="Consolas" w:cs="Times New Roman"/>
          <w:color w:val="001080"/>
          <w:kern w:val="0"/>
          <w:sz w:val="21"/>
          <w:szCs w:val="21"/>
          <w:lang w:val="es-ES" w:eastAsia="es-ES"/>
          <w14:ligatures w14:val="none"/>
        </w:rPr>
        <w:t>scope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actualizar</w:t>
      </w:r>
      <w:proofErr w:type="gramEnd"/>
      <w:r w:rsidRPr="001E566A">
        <w:rPr>
          <w:rFonts w:ascii="Consolas" w:eastAsia="Times New Roman" w:hAnsi="Consolas" w:cs="Times New Roman"/>
          <w:color w:val="5E2CBC"/>
          <w:kern w:val="0"/>
          <w:sz w:val="21"/>
          <w:szCs w:val="21"/>
          <w:lang w:val="es-ES" w:eastAsia="es-ES"/>
          <w14:ligatures w14:val="none"/>
        </w:rPr>
        <w:t>_guardar</w:t>
      </w:r>
      <w:proofErr w:type="spell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form</w:t>
      </w:r>
      <w:proofErr w:type="spell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=&gt;</w:t>
      </w:r>
      <w:r w:rsidRPr="001E566A">
        <w:rPr>
          <w:rFonts w:ascii="Consolas" w:eastAsia="Times New Roman" w:hAnsi="Consolas" w:cs="Times New Roman"/>
          <w:color w:val="292929"/>
          <w:kern w:val="0"/>
          <w:sz w:val="21"/>
          <w:szCs w:val="21"/>
          <w:lang w:val="es-ES" w:eastAsia="es-ES"/>
          <w14:ligatures w14:val="none"/>
        </w:rPr>
        <w:t xml:space="preserve"> {</w:t>
      </w:r>
    </w:p>
    <w:p w14:paraId="160200F3"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console</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log</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p>
    <w:p w14:paraId="65EB2C5D"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p>
    <w:p w14:paraId="0A11CD9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F4A85"/>
          <w:kern w:val="0"/>
          <w:sz w:val="21"/>
          <w:szCs w:val="21"/>
          <w:lang w:val="pt-PT" w:eastAsia="es-ES"/>
          <w14:ligatures w14:val="none"/>
        </w:rPr>
        <w:t>let</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new</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5E2CBC"/>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p>
    <w:p w14:paraId="68080F16"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B5200D"/>
          <w:kern w:val="0"/>
          <w:sz w:val="21"/>
          <w:szCs w:val="21"/>
          <w:lang w:val="pt-PT" w:eastAsia="es-ES"/>
          <w14:ligatures w14:val="none"/>
        </w:rPr>
        <w:t>if</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id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w:t>
      </w:r>
      <w:r w:rsidRPr="001E566A">
        <w:rPr>
          <w:rFonts w:ascii="Consolas" w:eastAsia="Times New Roman" w:hAnsi="Consolas" w:cs="Times New Roman"/>
          <w:color w:val="292929"/>
          <w:kern w:val="0"/>
          <w:sz w:val="21"/>
          <w:szCs w:val="21"/>
          <w:lang w:val="pt-PT" w:eastAsia="es-ES"/>
          <w14:ligatures w14:val="none"/>
        </w:rPr>
        <w:t>)</w:t>
      </w:r>
    </w:p>
    <w:p w14:paraId="1837AFE9"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append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"id"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id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292929"/>
          <w:kern w:val="0"/>
          <w:sz w:val="21"/>
          <w:szCs w:val="21"/>
          <w:lang w:val="pt-PT" w:eastAsia="es-ES"/>
          <w14:ligatures w14:val="none"/>
        </w:rPr>
        <w:t>);</w:t>
      </w:r>
    </w:p>
    <w:p w14:paraId="2B644D38"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proofErr w:type="spellStart"/>
      <w:r w:rsidRPr="001E566A">
        <w:rPr>
          <w:rFonts w:ascii="Consolas" w:eastAsia="Times New Roman" w:hAnsi="Consolas" w:cs="Times New Roman"/>
          <w:color w:val="001080"/>
          <w:kern w:val="0"/>
          <w:sz w:val="21"/>
          <w:szCs w:val="21"/>
          <w:lang w:val="es-ES" w:eastAsia="es-ES"/>
          <w14:ligatures w14:val="none"/>
        </w:rPr>
        <w:t>formData</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append</w:t>
      </w:r>
      <w:proofErr w:type="spell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"nombre</w:t>
      </w:r>
      <w:proofErr w:type="gramStart"/>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form</w:t>
      </w:r>
      <w:proofErr w:type="gram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nombre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viewValue</w:t>
      </w:r>
      <w:proofErr w:type="spellEnd"/>
      <w:r w:rsidRPr="001E566A">
        <w:rPr>
          <w:rFonts w:ascii="Consolas" w:eastAsia="Times New Roman" w:hAnsi="Consolas" w:cs="Times New Roman"/>
          <w:color w:val="292929"/>
          <w:kern w:val="0"/>
          <w:sz w:val="21"/>
          <w:szCs w:val="21"/>
          <w:lang w:val="es-ES" w:eastAsia="es-ES"/>
          <w14:ligatures w14:val="none"/>
        </w:rPr>
        <w:t>);</w:t>
      </w:r>
    </w:p>
    <w:p w14:paraId="41F33370"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append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"empresa"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empresa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292929"/>
          <w:kern w:val="0"/>
          <w:sz w:val="21"/>
          <w:szCs w:val="21"/>
          <w:lang w:val="pt-PT" w:eastAsia="es-ES"/>
          <w14:ligatures w14:val="none"/>
        </w:rPr>
        <w:t>);</w:t>
      </w:r>
    </w:p>
    <w:p w14:paraId="2A091E37"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append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"precio_unitario"</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precio_unitario</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292929"/>
          <w:kern w:val="0"/>
          <w:sz w:val="21"/>
          <w:szCs w:val="21"/>
          <w:lang w:val="pt-PT" w:eastAsia="es-ES"/>
          <w14:ligatures w14:val="none"/>
        </w:rPr>
        <w:t>);</w:t>
      </w:r>
    </w:p>
    <w:p w14:paraId="3AD8E53E"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append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"descuento"</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descuento</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292929"/>
          <w:kern w:val="0"/>
          <w:sz w:val="21"/>
          <w:szCs w:val="21"/>
          <w:lang w:val="pt-PT" w:eastAsia="es-ES"/>
          <w14:ligatures w14:val="none"/>
        </w:rPr>
        <w:t>);</w:t>
      </w:r>
    </w:p>
    <w:p w14:paraId="2DDF5D6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formData</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append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"proveedor"</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proveedor</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292929"/>
          <w:kern w:val="0"/>
          <w:sz w:val="21"/>
          <w:szCs w:val="21"/>
          <w:lang w:val="pt-PT" w:eastAsia="es-ES"/>
          <w14:ligatures w14:val="none"/>
        </w:rPr>
        <w:t>);</w:t>
      </w:r>
    </w:p>
    <w:p w14:paraId="6D0E349E"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proofErr w:type="spellStart"/>
      <w:r w:rsidRPr="001E566A">
        <w:rPr>
          <w:rFonts w:ascii="Consolas" w:eastAsia="Times New Roman" w:hAnsi="Consolas" w:cs="Times New Roman"/>
          <w:color w:val="001080"/>
          <w:kern w:val="0"/>
          <w:sz w:val="21"/>
          <w:szCs w:val="21"/>
          <w:lang w:val="es-ES" w:eastAsia="es-ES"/>
          <w14:ligatures w14:val="none"/>
        </w:rPr>
        <w:t>formData</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append</w:t>
      </w:r>
      <w:proofErr w:type="spell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proofErr w:type="spellStart"/>
      <w:r w:rsidRPr="001E566A">
        <w:rPr>
          <w:rFonts w:ascii="Consolas" w:eastAsia="Times New Roman" w:hAnsi="Consolas" w:cs="Times New Roman"/>
          <w:color w:val="0F4A85"/>
          <w:kern w:val="0"/>
          <w:sz w:val="21"/>
          <w:szCs w:val="21"/>
          <w:lang w:val="es-ES" w:eastAsia="es-ES"/>
          <w14:ligatures w14:val="none"/>
        </w:rPr>
        <w:t>descripcion</w:t>
      </w:r>
      <w:proofErr w:type="spellEnd"/>
      <w:proofErr w:type="gramStart"/>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form</w:t>
      </w:r>
      <w:proofErr w:type="gramEnd"/>
      <w:r w:rsidRPr="001E566A">
        <w:rPr>
          <w:rFonts w:ascii="Consolas" w:eastAsia="Times New Roman" w:hAnsi="Consolas" w:cs="Times New Roman"/>
          <w:color w:val="292929"/>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descripcion</w:t>
      </w:r>
      <w:proofErr w:type="spellEnd"/>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w:t>
      </w:r>
      <w:proofErr w:type="spellStart"/>
      <w:r w:rsidRPr="001E566A">
        <w:rPr>
          <w:rFonts w:ascii="Consolas" w:eastAsia="Times New Roman" w:hAnsi="Consolas" w:cs="Times New Roman"/>
          <w:color w:val="001080"/>
          <w:kern w:val="0"/>
          <w:sz w:val="21"/>
          <w:szCs w:val="21"/>
          <w:lang w:val="es-ES" w:eastAsia="es-ES"/>
          <w14:ligatures w14:val="none"/>
        </w:rPr>
        <w:t>viewValue</w:t>
      </w:r>
      <w:proofErr w:type="spellEnd"/>
      <w:r w:rsidRPr="001E566A">
        <w:rPr>
          <w:rFonts w:ascii="Consolas" w:eastAsia="Times New Roman" w:hAnsi="Consolas" w:cs="Times New Roman"/>
          <w:color w:val="292929"/>
          <w:kern w:val="0"/>
          <w:sz w:val="21"/>
          <w:szCs w:val="21"/>
          <w:lang w:val="es-ES" w:eastAsia="es-ES"/>
          <w14:ligatures w14:val="none"/>
        </w:rPr>
        <w:t>);</w:t>
      </w:r>
    </w:p>
    <w:p w14:paraId="55057E31"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ajax</w:t>
      </w:r>
      <w:r w:rsidRPr="001E566A">
        <w:rPr>
          <w:rFonts w:ascii="Consolas" w:eastAsia="Times New Roman" w:hAnsi="Consolas" w:cs="Times New Roman"/>
          <w:color w:val="292929"/>
          <w:kern w:val="0"/>
          <w:sz w:val="21"/>
          <w:szCs w:val="21"/>
          <w:lang w:val="pt-PT" w:eastAsia="es-ES"/>
          <w14:ligatures w14:val="none"/>
        </w:rPr>
        <w:t>({</w:t>
      </w:r>
    </w:p>
    <w:p w14:paraId="4EC7141D"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method:</w:t>
      </w:r>
      <w:r w:rsidRPr="001E566A">
        <w:rPr>
          <w:rFonts w:ascii="Consolas" w:eastAsia="Times New Roman" w:hAnsi="Consolas" w:cs="Times New Roman"/>
          <w:color w:val="0F4A85"/>
          <w:kern w:val="0"/>
          <w:sz w:val="21"/>
          <w:szCs w:val="21"/>
          <w:lang w:val="pt-PT" w:eastAsia="es-ES"/>
          <w14:ligatures w14:val="none"/>
        </w:rPr>
        <w:t>"POST"</w:t>
      </w:r>
      <w:r w:rsidRPr="001E566A">
        <w:rPr>
          <w:rFonts w:ascii="Consolas" w:eastAsia="Times New Roman" w:hAnsi="Consolas" w:cs="Times New Roman"/>
          <w:color w:val="292929"/>
          <w:kern w:val="0"/>
          <w:sz w:val="21"/>
          <w:szCs w:val="21"/>
          <w:lang w:val="pt-PT" w:eastAsia="es-ES"/>
          <w14:ligatures w14:val="none"/>
        </w:rPr>
        <w:t>,</w:t>
      </w:r>
    </w:p>
    <w:p w14:paraId="465B6F1B"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url:$scope</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url</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form</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id</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01080"/>
          <w:kern w:val="0"/>
          <w:sz w:val="21"/>
          <w:szCs w:val="21"/>
          <w:lang w:val="pt-PT" w:eastAsia="es-ES"/>
          <w14:ligatures w14:val="none"/>
        </w:rPr>
        <w:t>$viewValue</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"insertar"</w:t>
      </w:r>
      <w:r w:rsidRPr="001E566A">
        <w:rPr>
          <w:rFonts w:ascii="Consolas" w:eastAsia="Times New Roman" w:hAnsi="Consolas" w:cs="Times New Roman"/>
          <w:color w:val="000000"/>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"actualizar"</w:t>
      </w:r>
      <w:r w:rsidRPr="001E566A">
        <w:rPr>
          <w:rFonts w:ascii="Consolas" w:eastAsia="Times New Roman" w:hAnsi="Consolas" w:cs="Times New Roman"/>
          <w:color w:val="292929"/>
          <w:kern w:val="0"/>
          <w:sz w:val="21"/>
          <w:szCs w:val="21"/>
          <w:lang w:val="pt-PT" w:eastAsia="es-ES"/>
          <w14:ligatures w14:val="none"/>
        </w:rPr>
        <w:t>),</w:t>
      </w:r>
    </w:p>
    <w:p w14:paraId="3CC23F18"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processData:</w:t>
      </w:r>
      <w:r w:rsidRPr="001E566A">
        <w:rPr>
          <w:rFonts w:ascii="Consolas" w:eastAsia="Times New Roman" w:hAnsi="Consolas" w:cs="Times New Roman"/>
          <w:color w:val="0F4A85"/>
          <w:kern w:val="0"/>
          <w:sz w:val="21"/>
          <w:szCs w:val="21"/>
          <w:lang w:val="pt-PT" w:eastAsia="es-ES"/>
          <w14:ligatures w14:val="none"/>
        </w:rPr>
        <w:t>false</w:t>
      </w:r>
      <w:r w:rsidRPr="001E566A">
        <w:rPr>
          <w:rFonts w:ascii="Consolas" w:eastAsia="Times New Roman" w:hAnsi="Consolas" w:cs="Times New Roman"/>
          <w:color w:val="292929"/>
          <w:kern w:val="0"/>
          <w:sz w:val="21"/>
          <w:szCs w:val="21"/>
          <w:lang w:val="pt-PT" w:eastAsia="es-ES"/>
          <w14:ligatures w14:val="none"/>
        </w:rPr>
        <w:t>,</w:t>
      </w:r>
    </w:p>
    <w:p w14:paraId="02FB3ED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contentType:</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F4A85"/>
          <w:kern w:val="0"/>
          <w:sz w:val="21"/>
          <w:szCs w:val="21"/>
          <w:lang w:val="pt-PT" w:eastAsia="es-ES"/>
          <w14:ligatures w14:val="none"/>
        </w:rPr>
        <w:t>false</w:t>
      </w:r>
      <w:r w:rsidRPr="001E566A">
        <w:rPr>
          <w:rFonts w:ascii="Consolas" w:eastAsia="Times New Roman" w:hAnsi="Consolas" w:cs="Times New Roman"/>
          <w:color w:val="292929"/>
          <w:kern w:val="0"/>
          <w:sz w:val="21"/>
          <w:szCs w:val="21"/>
          <w:lang w:val="pt-PT" w:eastAsia="es-ES"/>
          <w14:ligatures w14:val="none"/>
        </w:rPr>
        <w:t>,</w:t>
      </w:r>
    </w:p>
    <w:p w14:paraId="7BA727CE"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data:formData</w:t>
      </w:r>
      <w:r w:rsidRPr="001E566A">
        <w:rPr>
          <w:rFonts w:ascii="Consolas" w:eastAsia="Times New Roman" w:hAnsi="Consolas" w:cs="Times New Roman"/>
          <w:color w:val="292929"/>
          <w:kern w:val="0"/>
          <w:sz w:val="21"/>
          <w:szCs w:val="21"/>
          <w:lang w:val="pt-PT" w:eastAsia="es-ES"/>
          <w14:ligatures w14:val="none"/>
        </w:rPr>
        <w:t>,</w:t>
      </w:r>
    </w:p>
    <w:p w14:paraId="56AEF848"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5E2CBC"/>
          <w:kern w:val="0"/>
          <w:sz w:val="21"/>
          <w:szCs w:val="21"/>
          <w:lang w:val="pt-PT" w:eastAsia="es-ES"/>
          <w14:ligatures w14:val="none"/>
        </w:rPr>
        <w:t>beforeSend</w:t>
      </w:r>
      <w:r w:rsidRPr="001E566A">
        <w:rPr>
          <w:rFonts w:ascii="Consolas" w:eastAsia="Times New Roman" w:hAnsi="Consolas" w:cs="Times New Roman"/>
          <w:color w:val="001080"/>
          <w:kern w:val="0"/>
          <w:sz w:val="21"/>
          <w:szCs w:val="21"/>
          <w:lang w:val="pt-PT" w:eastAsia="es-ES"/>
          <w14:ligatures w14:val="none"/>
        </w:rPr>
        <w:t>:</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F4A85"/>
          <w:kern w:val="0"/>
          <w:sz w:val="21"/>
          <w:szCs w:val="21"/>
          <w:lang w:val="pt-PT" w:eastAsia="es-ES"/>
          <w14:ligatures w14:val="none"/>
        </w:rPr>
        <w:t>function</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xhr</w:t>
      </w:r>
      <w:r w:rsidRPr="001E566A">
        <w:rPr>
          <w:rFonts w:ascii="Consolas" w:eastAsia="Times New Roman" w:hAnsi="Consolas" w:cs="Times New Roman"/>
          <w:color w:val="292929"/>
          <w:kern w:val="0"/>
          <w:sz w:val="21"/>
          <w:szCs w:val="21"/>
          <w:lang w:val="pt-PT" w:eastAsia="es-ES"/>
          <w14:ligatures w14:val="none"/>
        </w:rPr>
        <w:t>) {</w:t>
      </w:r>
    </w:p>
    <w:p w14:paraId="1177C909"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console</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log</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"cargando..."</w:t>
      </w:r>
      <w:r w:rsidRPr="001E566A">
        <w:rPr>
          <w:rFonts w:ascii="Consolas" w:eastAsia="Times New Roman" w:hAnsi="Consolas" w:cs="Times New Roman"/>
          <w:color w:val="292929"/>
          <w:kern w:val="0"/>
          <w:sz w:val="21"/>
          <w:szCs w:val="21"/>
          <w:lang w:val="pt-PT" w:eastAsia="es-ES"/>
          <w14:ligatures w14:val="none"/>
        </w:rPr>
        <w:t>);</w:t>
      </w:r>
    </w:p>
    <w:p w14:paraId="3B6820CE"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w:t>
      </w:r>
    </w:p>
    <w:p w14:paraId="24BF6411"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5E2CBC"/>
          <w:kern w:val="0"/>
          <w:sz w:val="21"/>
          <w:szCs w:val="21"/>
          <w:lang w:val="pt-PT" w:eastAsia="es-ES"/>
          <w14:ligatures w14:val="none"/>
        </w:rPr>
        <w:t>success</w:t>
      </w:r>
      <w:r w:rsidRPr="001E566A">
        <w:rPr>
          <w:rFonts w:ascii="Consolas" w:eastAsia="Times New Roman" w:hAnsi="Consolas" w:cs="Times New Roman"/>
          <w:color w:val="001080"/>
          <w:kern w:val="0"/>
          <w:sz w:val="21"/>
          <w:szCs w:val="21"/>
          <w:lang w:val="pt-PT" w:eastAsia="es-ES"/>
          <w14:ligatures w14:val="none"/>
        </w:rPr>
        <w:t>:</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F4A85"/>
          <w:kern w:val="0"/>
          <w:sz w:val="21"/>
          <w:szCs w:val="21"/>
          <w:lang w:val="pt-PT" w:eastAsia="es-ES"/>
          <w14:ligatures w14:val="none"/>
        </w:rPr>
        <w:t>function</w:t>
      </w: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data</w:t>
      </w:r>
      <w:r w:rsidRPr="001E566A">
        <w:rPr>
          <w:rFonts w:ascii="Consolas" w:eastAsia="Times New Roman" w:hAnsi="Consolas" w:cs="Times New Roman"/>
          <w:color w:val="292929"/>
          <w:kern w:val="0"/>
          <w:sz w:val="21"/>
          <w:szCs w:val="21"/>
          <w:lang w:val="pt-PT" w:eastAsia="es-ES"/>
          <w14:ligatures w14:val="none"/>
        </w:rPr>
        <w:t>) {</w:t>
      </w:r>
    </w:p>
    <w:p w14:paraId="5D6EA2D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pt-PT"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001080"/>
          <w:kern w:val="0"/>
          <w:sz w:val="21"/>
          <w:szCs w:val="21"/>
          <w:lang w:val="pt-PT" w:eastAsia="es-ES"/>
          <w14:ligatures w14:val="none"/>
        </w:rPr>
        <w:t>$scope</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5E2CBC"/>
          <w:kern w:val="0"/>
          <w:sz w:val="21"/>
          <w:szCs w:val="21"/>
          <w:lang w:val="pt-PT" w:eastAsia="es-ES"/>
          <w14:ligatures w14:val="none"/>
        </w:rPr>
        <w:t>$apply</w:t>
      </w:r>
      <w:r w:rsidRPr="001E566A">
        <w:rPr>
          <w:rFonts w:ascii="Consolas" w:eastAsia="Times New Roman" w:hAnsi="Consolas" w:cs="Times New Roman"/>
          <w:color w:val="292929"/>
          <w:kern w:val="0"/>
          <w:sz w:val="21"/>
          <w:szCs w:val="21"/>
          <w:lang w:val="pt-PT" w:eastAsia="es-ES"/>
          <w14:ligatures w14:val="none"/>
        </w:rPr>
        <w:t>(</w:t>
      </w:r>
      <w:r w:rsidRPr="001E566A">
        <w:rPr>
          <w:rFonts w:ascii="Consolas" w:eastAsia="Times New Roman" w:hAnsi="Consolas" w:cs="Times New Roman"/>
          <w:color w:val="0F4A85"/>
          <w:kern w:val="0"/>
          <w:sz w:val="21"/>
          <w:szCs w:val="21"/>
          <w:lang w:val="pt-PT" w:eastAsia="es-ES"/>
          <w14:ligatures w14:val="none"/>
        </w:rPr>
        <w:t>function</w:t>
      </w:r>
      <w:r w:rsidRPr="001E566A">
        <w:rPr>
          <w:rFonts w:ascii="Consolas" w:eastAsia="Times New Roman" w:hAnsi="Consolas" w:cs="Times New Roman"/>
          <w:color w:val="292929"/>
          <w:kern w:val="0"/>
          <w:sz w:val="21"/>
          <w:szCs w:val="21"/>
          <w:lang w:val="pt-PT" w:eastAsia="es-ES"/>
          <w14:ligatures w14:val="none"/>
        </w:rPr>
        <w:t xml:space="preserve">() </w:t>
      </w:r>
    </w:p>
    <w:p w14:paraId="786AC515"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pt-PT" w:eastAsia="es-ES"/>
          <w14:ligatures w14:val="none"/>
        </w:rPr>
        <w:t xml:space="preserve">                </w:t>
      </w:r>
      <w:r w:rsidRPr="001E566A">
        <w:rPr>
          <w:rFonts w:ascii="Consolas" w:eastAsia="Times New Roman" w:hAnsi="Consolas" w:cs="Times New Roman"/>
          <w:color w:val="292929"/>
          <w:kern w:val="0"/>
          <w:sz w:val="21"/>
          <w:szCs w:val="21"/>
          <w:lang w:val="es-ES" w:eastAsia="es-ES"/>
          <w14:ligatures w14:val="none"/>
        </w:rPr>
        <w:t>{</w:t>
      </w:r>
    </w:p>
    <w:p w14:paraId="3317BDCD"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5E2CBC"/>
          <w:kern w:val="0"/>
          <w:sz w:val="21"/>
          <w:szCs w:val="21"/>
          <w:lang w:val="es-ES" w:eastAsia="es-ES"/>
          <w14:ligatures w14:val="none"/>
        </w:rPr>
        <w:t>consumer_</w:t>
      </w:r>
      <w:proofErr w:type="gramStart"/>
      <w:r w:rsidRPr="001E566A">
        <w:rPr>
          <w:rFonts w:ascii="Consolas" w:eastAsia="Times New Roman" w:hAnsi="Consolas" w:cs="Times New Roman"/>
          <w:color w:val="5E2CBC"/>
          <w:kern w:val="0"/>
          <w:sz w:val="21"/>
          <w:szCs w:val="21"/>
          <w:lang w:val="es-ES" w:eastAsia="es-ES"/>
          <w14:ligatures w14:val="none"/>
        </w:rPr>
        <w:t>rest</w:t>
      </w:r>
      <w:proofErr w:type="spellEnd"/>
      <w:r w:rsidRPr="001E566A">
        <w:rPr>
          <w:rFonts w:ascii="Consolas" w:eastAsia="Times New Roman" w:hAnsi="Consolas" w:cs="Times New Roman"/>
          <w:color w:val="292929"/>
          <w:kern w:val="0"/>
          <w:sz w:val="21"/>
          <w:szCs w:val="21"/>
          <w:lang w:val="es-ES" w:eastAsia="es-ES"/>
          <w14:ligatures w14:val="none"/>
        </w:rPr>
        <w:t>(</w:t>
      </w:r>
      <w:proofErr w:type="gramEnd"/>
      <w:r w:rsidRPr="001E566A">
        <w:rPr>
          <w:rFonts w:ascii="Consolas" w:eastAsia="Times New Roman" w:hAnsi="Consolas" w:cs="Times New Roman"/>
          <w:color w:val="292929"/>
          <w:kern w:val="0"/>
          <w:sz w:val="21"/>
          <w:szCs w:val="21"/>
          <w:lang w:val="es-ES" w:eastAsia="es-ES"/>
          <w14:ligatures w14:val="none"/>
        </w:rPr>
        <w:t>);</w:t>
      </w:r>
    </w:p>
    <w:p w14:paraId="30D92F06"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B5200D"/>
          <w:kern w:val="0"/>
          <w:sz w:val="21"/>
          <w:szCs w:val="21"/>
          <w:lang w:val="es-ES" w:eastAsia="es-ES"/>
          <w14:ligatures w14:val="none"/>
        </w:rPr>
        <w:t>if</w:t>
      </w:r>
      <w:proofErr w:type="spellEnd"/>
      <w:r w:rsidRPr="001E566A">
        <w:rPr>
          <w:rFonts w:ascii="Consolas" w:eastAsia="Times New Roman" w:hAnsi="Consolas" w:cs="Times New Roman"/>
          <w:color w:val="292929"/>
          <w:kern w:val="0"/>
          <w:sz w:val="21"/>
          <w:szCs w:val="21"/>
          <w:lang w:val="es-ES" w:eastAsia="es-ES"/>
          <w14:ligatures w14:val="none"/>
        </w:rPr>
        <w:t>(</w:t>
      </w:r>
      <w:proofErr w:type="gramStart"/>
      <w:r w:rsidRPr="001E566A">
        <w:rPr>
          <w:rFonts w:ascii="Consolas" w:eastAsia="Times New Roman" w:hAnsi="Consolas" w:cs="Times New Roman"/>
          <w:color w:val="001080"/>
          <w:kern w:val="0"/>
          <w:sz w:val="21"/>
          <w:szCs w:val="21"/>
          <w:lang w:val="es-ES" w:eastAsia="es-ES"/>
          <w14:ligatures w14:val="none"/>
        </w:rPr>
        <w:t>form</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id</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w:t>
      </w:r>
      <w:proofErr w:type="spellStart"/>
      <w:proofErr w:type="gramEnd"/>
      <w:r w:rsidRPr="001E566A">
        <w:rPr>
          <w:rFonts w:ascii="Consolas" w:eastAsia="Times New Roman" w:hAnsi="Consolas" w:cs="Times New Roman"/>
          <w:color w:val="001080"/>
          <w:kern w:val="0"/>
          <w:sz w:val="21"/>
          <w:szCs w:val="21"/>
          <w:lang w:val="es-ES" w:eastAsia="es-ES"/>
          <w14:ligatures w14:val="none"/>
        </w:rPr>
        <w:t>viewValue</w:t>
      </w:r>
      <w:proofErr w:type="spellEnd"/>
      <w:r w:rsidRPr="001E566A">
        <w:rPr>
          <w:rFonts w:ascii="Consolas" w:eastAsia="Times New Roman" w:hAnsi="Consolas" w:cs="Times New Roman"/>
          <w:color w:val="000000"/>
          <w:kern w:val="0"/>
          <w:sz w:val="21"/>
          <w:szCs w:val="21"/>
          <w:lang w:val="es-ES" w:eastAsia="es-ES"/>
          <w14:ligatures w14:val="none"/>
        </w:rPr>
        <w:t>==</w:t>
      </w:r>
      <w:r w:rsidRPr="001E566A">
        <w:rPr>
          <w:rFonts w:ascii="Consolas" w:eastAsia="Times New Roman" w:hAnsi="Consolas" w:cs="Times New Roman"/>
          <w:color w:val="0F4A85"/>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w:t>
      </w:r>
    </w:p>
    <w:p w14:paraId="16EDD2F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5E2CBC"/>
          <w:kern w:val="0"/>
          <w:sz w:val="21"/>
          <w:szCs w:val="21"/>
          <w:lang w:val="es-ES" w:eastAsia="es-ES"/>
          <w14:ligatures w14:val="none"/>
        </w:rPr>
        <w:t>message_</w:t>
      </w:r>
      <w:proofErr w:type="gramStart"/>
      <w:r w:rsidRPr="001E566A">
        <w:rPr>
          <w:rFonts w:ascii="Consolas" w:eastAsia="Times New Roman" w:hAnsi="Consolas" w:cs="Times New Roman"/>
          <w:color w:val="5E2CBC"/>
          <w:kern w:val="0"/>
          <w:sz w:val="21"/>
          <w:szCs w:val="21"/>
          <w:lang w:val="es-ES" w:eastAsia="es-ES"/>
          <w14:ligatures w14:val="none"/>
        </w:rPr>
        <w:t>toast</w:t>
      </w:r>
      <w:proofErr w:type="spellEnd"/>
      <w:r w:rsidRPr="001E566A">
        <w:rPr>
          <w:rFonts w:ascii="Consolas" w:eastAsia="Times New Roman" w:hAnsi="Consolas" w:cs="Times New Roman"/>
          <w:color w:val="292929"/>
          <w:kern w:val="0"/>
          <w:sz w:val="21"/>
          <w:szCs w:val="21"/>
          <w:lang w:val="es-ES" w:eastAsia="es-ES"/>
          <w14:ligatures w14:val="none"/>
        </w:rPr>
        <w:t>(</w:t>
      </w:r>
      <w:proofErr w:type="gramEnd"/>
      <w:r w:rsidRPr="001E566A">
        <w:rPr>
          <w:rFonts w:ascii="Consolas" w:eastAsia="Times New Roman" w:hAnsi="Consolas" w:cs="Times New Roman"/>
          <w:color w:val="0F4A85"/>
          <w:kern w:val="0"/>
          <w:sz w:val="21"/>
          <w:szCs w:val="21"/>
          <w:lang w:val="es-ES" w:eastAsia="es-ES"/>
          <w14:ligatures w14:val="none"/>
        </w:rPr>
        <w:t>"Información insertada correctamente"</w:t>
      </w:r>
      <w:r w:rsidRPr="001E566A">
        <w:rPr>
          <w:rFonts w:ascii="Consolas" w:eastAsia="Times New Roman" w:hAnsi="Consolas" w:cs="Times New Roman"/>
          <w:color w:val="292929"/>
          <w:kern w:val="0"/>
          <w:sz w:val="21"/>
          <w:szCs w:val="21"/>
          <w:lang w:val="es-ES" w:eastAsia="es-ES"/>
          <w14:ligatures w14:val="none"/>
        </w:rPr>
        <w:t>);</w:t>
      </w:r>
    </w:p>
    <w:p w14:paraId="3CC2589E"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B5200D"/>
          <w:kern w:val="0"/>
          <w:sz w:val="21"/>
          <w:szCs w:val="21"/>
          <w:lang w:val="es-ES" w:eastAsia="es-ES"/>
          <w14:ligatures w14:val="none"/>
        </w:rPr>
        <w:t>else</w:t>
      </w:r>
      <w:proofErr w:type="spellEnd"/>
    </w:p>
    <w:p w14:paraId="06CE82EA"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5E2CBC"/>
          <w:kern w:val="0"/>
          <w:sz w:val="21"/>
          <w:szCs w:val="21"/>
          <w:lang w:val="es-ES" w:eastAsia="es-ES"/>
          <w14:ligatures w14:val="none"/>
        </w:rPr>
        <w:t>message_</w:t>
      </w:r>
      <w:proofErr w:type="gramStart"/>
      <w:r w:rsidRPr="001E566A">
        <w:rPr>
          <w:rFonts w:ascii="Consolas" w:eastAsia="Times New Roman" w:hAnsi="Consolas" w:cs="Times New Roman"/>
          <w:color w:val="5E2CBC"/>
          <w:kern w:val="0"/>
          <w:sz w:val="21"/>
          <w:szCs w:val="21"/>
          <w:lang w:val="es-ES" w:eastAsia="es-ES"/>
          <w14:ligatures w14:val="none"/>
        </w:rPr>
        <w:t>toast</w:t>
      </w:r>
      <w:proofErr w:type="spellEnd"/>
      <w:r w:rsidRPr="001E566A">
        <w:rPr>
          <w:rFonts w:ascii="Consolas" w:eastAsia="Times New Roman" w:hAnsi="Consolas" w:cs="Times New Roman"/>
          <w:color w:val="292929"/>
          <w:kern w:val="0"/>
          <w:sz w:val="21"/>
          <w:szCs w:val="21"/>
          <w:lang w:val="es-ES" w:eastAsia="es-ES"/>
          <w14:ligatures w14:val="none"/>
        </w:rPr>
        <w:t>(</w:t>
      </w:r>
      <w:proofErr w:type="gramEnd"/>
      <w:r w:rsidRPr="001E566A">
        <w:rPr>
          <w:rFonts w:ascii="Consolas" w:eastAsia="Times New Roman" w:hAnsi="Consolas" w:cs="Times New Roman"/>
          <w:color w:val="0F4A85"/>
          <w:kern w:val="0"/>
          <w:sz w:val="21"/>
          <w:szCs w:val="21"/>
          <w:lang w:val="es-ES" w:eastAsia="es-ES"/>
          <w14:ligatures w14:val="none"/>
        </w:rPr>
        <w:t>"Información actualizada correctamente"</w:t>
      </w:r>
      <w:r w:rsidRPr="001E566A">
        <w:rPr>
          <w:rFonts w:ascii="Consolas" w:eastAsia="Times New Roman" w:hAnsi="Consolas" w:cs="Times New Roman"/>
          <w:color w:val="292929"/>
          <w:kern w:val="0"/>
          <w:sz w:val="21"/>
          <w:szCs w:val="21"/>
          <w:lang w:val="es-ES" w:eastAsia="es-ES"/>
          <w14:ligatures w14:val="none"/>
        </w:rPr>
        <w:t>);</w:t>
      </w:r>
    </w:p>
    <w:p w14:paraId="3B80F27F"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5CE3C169"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001080"/>
          <w:kern w:val="0"/>
          <w:sz w:val="21"/>
          <w:szCs w:val="21"/>
          <w:lang w:val="es-ES" w:eastAsia="es-ES"/>
          <w14:ligatures w14:val="none"/>
        </w:rPr>
        <w:t>console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log</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data</w:t>
      </w:r>
      <w:r w:rsidRPr="001E566A">
        <w:rPr>
          <w:rFonts w:ascii="Consolas" w:eastAsia="Times New Roman" w:hAnsi="Consolas" w:cs="Times New Roman"/>
          <w:color w:val="292929"/>
          <w:kern w:val="0"/>
          <w:sz w:val="21"/>
          <w:szCs w:val="21"/>
          <w:lang w:val="es-ES" w:eastAsia="es-ES"/>
          <w14:ligatures w14:val="none"/>
        </w:rPr>
        <w:t>);</w:t>
      </w:r>
    </w:p>
    <w:p w14:paraId="287FB9BB"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4704F394"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r w:rsidRPr="001E566A">
        <w:rPr>
          <w:rFonts w:ascii="Consolas" w:eastAsia="Times New Roman" w:hAnsi="Consolas" w:cs="Times New Roman"/>
          <w:color w:val="5E2CBC"/>
          <w:kern w:val="0"/>
          <w:sz w:val="21"/>
          <w:szCs w:val="21"/>
          <w:lang w:val="es-ES" w:eastAsia="es-ES"/>
          <w14:ligatures w14:val="none"/>
        </w:rPr>
        <w:t>error</w:t>
      </w:r>
      <w:r w:rsidRPr="001E566A">
        <w:rPr>
          <w:rFonts w:ascii="Consolas" w:eastAsia="Times New Roman" w:hAnsi="Consolas" w:cs="Times New Roman"/>
          <w:color w:val="001080"/>
          <w:kern w:val="0"/>
          <w:sz w:val="21"/>
          <w:szCs w:val="21"/>
          <w:lang w:val="es-ES" w:eastAsia="es-ES"/>
          <w14:ligatures w14:val="none"/>
        </w:rPr>
        <w:t>:</w:t>
      </w: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0F4A85"/>
          <w:kern w:val="0"/>
          <w:sz w:val="21"/>
          <w:szCs w:val="21"/>
          <w:lang w:val="es-ES" w:eastAsia="es-ES"/>
          <w14:ligatures w14:val="none"/>
        </w:rPr>
        <w:t>function</w:t>
      </w:r>
      <w:proofErr w:type="spellEnd"/>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001080"/>
          <w:kern w:val="0"/>
          <w:sz w:val="21"/>
          <w:szCs w:val="21"/>
          <w:lang w:val="es-ES" w:eastAsia="es-ES"/>
          <w14:ligatures w14:val="none"/>
        </w:rPr>
        <w:t>objXMLHttpRequest</w:t>
      </w:r>
      <w:proofErr w:type="spellEnd"/>
      <w:r w:rsidRPr="001E566A">
        <w:rPr>
          <w:rFonts w:ascii="Consolas" w:eastAsia="Times New Roman" w:hAnsi="Consolas" w:cs="Times New Roman"/>
          <w:color w:val="292929"/>
          <w:kern w:val="0"/>
          <w:sz w:val="21"/>
          <w:szCs w:val="21"/>
          <w:lang w:val="es-ES" w:eastAsia="es-ES"/>
          <w14:ligatures w14:val="none"/>
        </w:rPr>
        <w:t xml:space="preserve">) </w:t>
      </w:r>
    </w:p>
    <w:p w14:paraId="24015AE5"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6308CCC5"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5E2CBC"/>
          <w:kern w:val="0"/>
          <w:sz w:val="21"/>
          <w:szCs w:val="21"/>
          <w:lang w:val="es-ES" w:eastAsia="es-ES"/>
          <w14:ligatures w14:val="none"/>
        </w:rPr>
        <w:t>message_</w:t>
      </w:r>
      <w:proofErr w:type="gramStart"/>
      <w:r w:rsidRPr="001E566A">
        <w:rPr>
          <w:rFonts w:ascii="Consolas" w:eastAsia="Times New Roman" w:hAnsi="Consolas" w:cs="Times New Roman"/>
          <w:color w:val="5E2CBC"/>
          <w:kern w:val="0"/>
          <w:sz w:val="21"/>
          <w:szCs w:val="21"/>
          <w:lang w:val="es-ES" w:eastAsia="es-ES"/>
          <w14:ligatures w14:val="none"/>
        </w:rPr>
        <w:t>toast</w:t>
      </w:r>
      <w:proofErr w:type="spellEnd"/>
      <w:r w:rsidRPr="001E566A">
        <w:rPr>
          <w:rFonts w:ascii="Consolas" w:eastAsia="Times New Roman" w:hAnsi="Consolas" w:cs="Times New Roman"/>
          <w:color w:val="292929"/>
          <w:kern w:val="0"/>
          <w:sz w:val="21"/>
          <w:szCs w:val="21"/>
          <w:lang w:val="es-ES" w:eastAsia="es-ES"/>
          <w14:ligatures w14:val="none"/>
        </w:rPr>
        <w:t>(</w:t>
      </w:r>
      <w:proofErr w:type="spellStart"/>
      <w:proofErr w:type="gramEnd"/>
      <w:r w:rsidRPr="001E566A">
        <w:rPr>
          <w:rFonts w:ascii="Consolas" w:eastAsia="Times New Roman" w:hAnsi="Consolas" w:cs="Times New Roman"/>
          <w:color w:val="001080"/>
          <w:kern w:val="0"/>
          <w:sz w:val="21"/>
          <w:szCs w:val="21"/>
          <w:lang w:val="es-ES" w:eastAsia="es-ES"/>
          <w14:ligatures w14:val="none"/>
        </w:rPr>
        <w:t>objXMLHttpRequest</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responseJSON</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001080"/>
          <w:kern w:val="0"/>
          <w:sz w:val="21"/>
          <w:szCs w:val="21"/>
          <w:lang w:val="es-ES" w:eastAsia="es-ES"/>
          <w14:ligatures w14:val="none"/>
        </w:rPr>
        <w:t>error</w:t>
      </w:r>
      <w:proofErr w:type="spellEnd"/>
      <w:r w:rsidRPr="001E566A">
        <w:rPr>
          <w:rFonts w:ascii="Consolas" w:eastAsia="Times New Roman" w:hAnsi="Consolas" w:cs="Times New Roman"/>
          <w:color w:val="292929"/>
          <w:kern w:val="0"/>
          <w:sz w:val="21"/>
          <w:szCs w:val="21"/>
          <w:lang w:val="es-ES" w:eastAsia="es-ES"/>
          <w14:ligatures w14:val="none"/>
        </w:rPr>
        <w:t>);</w:t>
      </w:r>
    </w:p>
    <w:p w14:paraId="63A489A4"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xml:space="preserve">                </w:t>
      </w:r>
      <w:proofErr w:type="gramStart"/>
      <w:r w:rsidRPr="001E566A">
        <w:rPr>
          <w:rFonts w:ascii="Consolas" w:eastAsia="Times New Roman" w:hAnsi="Consolas" w:cs="Times New Roman"/>
          <w:color w:val="001080"/>
          <w:kern w:val="0"/>
          <w:sz w:val="21"/>
          <w:szCs w:val="21"/>
          <w:lang w:val="es-ES" w:eastAsia="es-ES"/>
          <w14:ligatures w14:val="none"/>
        </w:rPr>
        <w:t>console</w:t>
      </w:r>
      <w:r w:rsidRPr="001E566A">
        <w:rPr>
          <w:rFonts w:ascii="Consolas" w:eastAsia="Times New Roman" w:hAnsi="Consolas" w:cs="Times New Roman"/>
          <w:color w:val="292929"/>
          <w:kern w:val="0"/>
          <w:sz w:val="21"/>
          <w:szCs w:val="21"/>
          <w:lang w:val="es-ES" w:eastAsia="es-ES"/>
          <w14:ligatures w14:val="none"/>
        </w:rPr>
        <w:t>.</w:t>
      </w:r>
      <w:r w:rsidRPr="001E566A">
        <w:rPr>
          <w:rFonts w:ascii="Consolas" w:eastAsia="Times New Roman" w:hAnsi="Consolas" w:cs="Times New Roman"/>
          <w:color w:val="5E2CBC"/>
          <w:kern w:val="0"/>
          <w:sz w:val="21"/>
          <w:szCs w:val="21"/>
          <w:lang w:val="es-ES" w:eastAsia="es-ES"/>
          <w14:ligatures w14:val="none"/>
        </w:rPr>
        <w:t>log</w:t>
      </w:r>
      <w:r w:rsidRPr="001E566A">
        <w:rPr>
          <w:rFonts w:ascii="Consolas" w:eastAsia="Times New Roman" w:hAnsi="Consolas" w:cs="Times New Roman"/>
          <w:color w:val="292929"/>
          <w:kern w:val="0"/>
          <w:sz w:val="21"/>
          <w:szCs w:val="21"/>
          <w:lang w:val="es-ES" w:eastAsia="es-ES"/>
          <w14:ligatures w14:val="none"/>
        </w:rPr>
        <w:t>(</w:t>
      </w:r>
      <w:proofErr w:type="gramEnd"/>
      <w:r w:rsidRPr="001E566A">
        <w:rPr>
          <w:rFonts w:ascii="Consolas" w:eastAsia="Times New Roman" w:hAnsi="Consolas" w:cs="Times New Roman"/>
          <w:color w:val="0F4A85"/>
          <w:kern w:val="0"/>
          <w:sz w:val="21"/>
          <w:szCs w:val="21"/>
          <w:lang w:val="es-ES" w:eastAsia="es-ES"/>
          <w14:ligatures w14:val="none"/>
        </w:rPr>
        <w:t>"error: "</w:t>
      </w:r>
      <w:r w:rsidRPr="001E566A">
        <w:rPr>
          <w:rFonts w:ascii="Consolas" w:eastAsia="Times New Roman" w:hAnsi="Consolas" w:cs="Times New Roman"/>
          <w:color w:val="292929"/>
          <w:kern w:val="0"/>
          <w:sz w:val="21"/>
          <w:szCs w:val="21"/>
          <w:lang w:val="es-ES" w:eastAsia="es-ES"/>
          <w14:ligatures w14:val="none"/>
        </w:rPr>
        <w:t xml:space="preserve">, </w:t>
      </w:r>
      <w:proofErr w:type="spellStart"/>
      <w:r w:rsidRPr="001E566A">
        <w:rPr>
          <w:rFonts w:ascii="Consolas" w:eastAsia="Times New Roman" w:hAnsi="Consolas" w:cs="Times New Roman"/>
          <w:color w:val="001080"/>
          <w:kern w:val="0"/>
          <w:sz w:val="21"/>
          <w:szCs w:val="21"/>
          <w:lang w:val="es-ES" w:eastAsia="es-ES"/>
          <w14:ligatures w14:val="none"/>
        </w:rPr>
        <w:t>objXMLHttpRequest</w:t>
      </w:r>
      <w:proofErr w:type="spellEnd"/>
      <w:r w:rsidRPr="001E566A">
        <w:rPr>
          <w:rFonts w:ascii="Consolas" w:eastAsia="Times New Roman" w:hAnsi="Consolas" w:cs="Times New Roman"/>
          <w:color w:val="292929"/>
          <w:kern w:val="0"/>
          <w:sz w:val="21"/>
          <w:szCs w:val="21"/>
          <w:lang w:val="es-ES" w:eastAsia="es-ES"/>
          <w14:ligatures w14:val="none"/>
        </w:rPr>
        <w:t>);</w:t>
      </w:r>
    </w:p>
    <w:p w14:paraId="3A413DE2"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73EFD0C1"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52286B28"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    }</w:t>
      </w:r>
    </w:p>
    <w:p w14:paraId="73A3BEDC" w14:textId="77777777" w:rsidR="001E566A" w:rsidRPr="001E566A" w:rsidRDefault="001E566A" w:rsidP="001E566A">
      <w:pPr>
        <w:shd w:val="clear" w:color="auto" w:fill="FFFFFF"/>
        <w:spacing w:after="0" w:line="285" w:lineRule="atLeast"/>
        <w:rPr>
          <w:rFonts w:ascii="Consolas" w:eastAsia="Times New Roman" w:hAnsi="Consolas" w:cs="Times New Roman"/>
          <w:color w:val="292929"/>
          <w:kern w:val="0"/>
          <w:sz w:val="21"/>
          <w:szCs w:val="21"/>
          <w:lang w:val="es-ES" w:eastAsia="es-ES"/>
          <w14:ligatures w14:val="none"/>
        </w:rPr>
      </w:pPr>
      <w:r w:rsidRPr="001E566A">
        <w:rPr>
          <w:rFonts w:ascii="Consolas" w:eastAsia="Times New Roman" w:hAnsi="Consolas" w:cs="Times New Roman"/>
          <w:color w:val="292929"/>
          <w:kern w:val="0"/>
          <w:sz w:val="21"/>
          <w:szCs w:val="21"/>
          <w:lang w:val="es-ES" w:eastAsia="es-ES"/>
          <w14:ligatures w14:val="none"/>
        </w:rPr>
        <w:t>});</w:t>
      </w:r>
    </w:p>
    <w:p w14:paraId="15D210E1" w14:textId="3AD12102" w:rsidR="001E566A" w:rsidRDefault="001125EF" w:rsidP="001125EF">
      <w:pPr>
        <w:pStyle w:val="Ttulo2"/>
        <w:rPr>
          <w:lang w:val="es-ES"/>
        </w:rPr>
      </w:pPr>
      <w:bookmarkStart w:id="69" w:name="_Toc158500184"/>
      <w:r>
        <w:rPr>
          <w:lang w:val="es-ES"/>
        </w:rPr>
        <w:lastRenderedPageBreak/>
        <w:t>Interfaces</w:t>
      </w:r>
      <w:bookmarkEnd w:id="69"/>
    </w:p>
    <w:p w14:paraId="205404E6" w14:textId="1A374E23" w:rsidR="001125EF" w:rsidRDefault="001125EF" w:rsidP="001125EF">
      <w:pPr>
        <w:rPr>
          <w:lang w:val="es-ES"/>
        </w:rPr>
      </w:pPr>
    </w:p>
    <w:p w14:paraId="57A21EF1" w14:textId="5509A391" w:rsidR="001125EF" w:rsidRDefault="0068689A" w:rsidP="001125EF">
      <w:pPr>
        <w:rPr>
          <w:lang w:val="es-ES"/>
        </w:rPr>
      </w:pPr>
      <w:r>
        <w:rPr>
          <w:noProof/>
        </w:rPr>
        <mc:AlternateContent>
          <mc:Choice Requires="wps">
            <w:drawing>
              <wp:anchor distT="0" distB="0" distL="114300" distR="114300" simplePos="0" relativeHeight="251716608" behindDoc="0" locked="0" layoutInCell="1" allowOverlap="1" wp14:anchorId="402E36A9" wp14:editId="1A171B87">
                <wp:simplePos x="0" y="0"/>
                <wp:positionH relativeFrom="column">
                  <wp:posOffset>705485</wp:posOffset>
                </wp:positionH>
                <wp:positionV relativeFrom="paragraph">
                  <wp:posOffset>3597910</wp:posOffset>
                </wp:positionV>
                <wp:extent cx="4333875" cy="635"/>
                <wp:effectExtent l="0" t="0" r="0" b="0"/>
                <wp:wrapNone/>
                <wp:docPr id="1195372995" name="Cuadro de texto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0BB7B487" w14:textId="2FD23E65" w:rsidR="0068689A" w:rsidRDefault="0068689A" w:rsidP="0068689A">
                            <w:pPr>
                              <w:pStyle w:val="Descripcin"/>
                              <w:spacing w:after="0"/>
                              <w:jc w:val="center"/>
                            </w:pPr>
                            <w:bookmarkStart w:id="70" w:name="_Toc158500198"/>
                            <w:r>
                              <w:t xml:space="preserve">Ilustración </w:t>
                            </w:r>
                            <w:r>
                              <w:fldChar w:fldCharType="begin"/>
                            </w:r>
                            <w:r>
                              <w:instrText xml:space="preserve"> SEQ Ilustración \* ARABIC </w:instrText>
                            </w:r>
                            <w:r>
                              <w:fldChar w:fldCharType="separate"/>
                            </w:r>
                            <w:r w:rsidR="005512E4">
                              <w:rPr>
                                <w:noProof/>
                              </w:rPr>
                              <w:t>11</w:t>
                            </w:r>
                            <w:r>
                              <w:fldChar w:fldCharType="end"/>
                            </w:r>
                            <w:r>
                              <w:t xml:space="preserve"> </w:t>
                            </w:r>
                            <w:proofErr w:type="spellStart"/>
                            <w:r>
                              <w:t>Login</w:t>
                            </w:r>
                            <w:bookmarkEnd w:id="70"/>
                            <w:proofErr w:type="spellEnd"/>
                          </w:p>
                          <w:p w14:paraId="18B40BBE" w14:textId="2F37D373" w:rsidR="0068689A" w:rsidRPr="00EA5593" w:rsidRDefault="0068689A" w:rsidP="0068689A">
                            <w:pPr>
                              <w:pStyle w:val="Descripcin"/>
                              <w:spacing w:after="0"/>
                              <w:jc w:val="center"/>
                              <w:rPr>
                                <w:noProof/>
                              </w:rPr>
                            </w:pPr>
                            <w:r w:rsidRPr="002D349E">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36A9" id="_x0000_s1036" type="#_x0000_t202" style="position:absolute;margin-left:55.55pt;margin-top:283.3pt;width:341.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FRGgIAAEA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" stroked="f">
                <v:textbox style="mso-fit-shape-to-text:t" inset="0,0,0,0">
                  <w:txbxContent>
                    <w:p w14:paraId="0BB7B487" w14:textId="2FD23E65" w:rsidR="0068689A" w:rsidRDefault="0068689A" w:rsidP="0068689A">
                      <w:pPr>
                        <w:pStyle w:val="Descripcin"/>
                        <w:spacing w:after="0"/>
                        <w:jc w:val="center"/>
                      </w:pPr>
                      <w:bookmarkStart w:id="71" w:name="_Toc158500198"/>
                      <w:r>
                        <w:t xml:space="preserve">Ilustración </w:t>
                      </w:r>
                      <w:r>
                        <w:fldChar w:fldCharType="begin"/>
                      </w:r>
                      <w:r>
                        <w:instrText xml:space="preserve"> SEQ Ilustración \* ARABIC </w:instrText>
                      </w:r>
                      <w:r>
                        <w:fldChar w:fldCharType="separate"/>
                      </w:r>
                      <w:r w:rsidR="005512E4">
                        <w:rPr>
                          <w:noProof/>
                        </w:rPr>
                        <w:t>11</w:t>
                      </w:r>
                      <w:r>
                        <w:fldChar w:fldCharType="end"/>
                      </w:r>
                      <w:r>
                        <w:t xml:space="preserve"> </w:t>
                      </w:r>
                      <w:proofErr w:type="spellStart"/>
                      <w:r>
                        <w:t>Login</w:t>
                      </w:r>
                      <w:bookmarkEnd w:id="71"/>
                      <w:proofErr w:type="spellEnd"/>
                    </w:p>
                    <w:p w14:paraId="18B40BBE" w14:textId="2F37D373" w:rsidR="0068689A" w:rsidRPr="00EA5593" w:rsidRDefault="0068689A" w:rsidP="0068689A">
                      <w:pPr>
                        <w:pStyle w:val="Descripcin"/>
                        <w:spacing w:after="0"/>
                        <w:jc w:val="center"/>
                        <w:rPr>
                          <w:noProof/>
                        </w:rPr>
                      </w:pPr>
                      <w:r w:rsidRPr="002D349E">
                        <w:t>Realizado por LETURNE PLUAS JHON BYRON &amp; CHICA VALFRE VALESKA SOFIA</w:t>
                      </w:r>
                    </w:p>
                  </w:txbxContent>
                </v:textbox>
              </v:shape>
            </w:pict>
          </mc:Fallback>
        </mc:AlternateContent>
      </w:r>
      <w:r w:rsidR="009C7AA6">
        <w:rPr>
          <w:noProof/>
        </w:rPr>
        <w:drawing>
          <wp:anchor distT="0" distB="0" distL="114300" distR="114300" simplePos="0" relativeHeight="251693056" behindDoc="0" locked="0" layoutInCell="1" allowOverlap="1" wp14:anchorId="611C0FE4" wp14:editId="7E6866D1">
            <wp:simplePos x="0" y="0"/>
            <wp:positionH relativeFrom="margin">
              <wp:align>center</wp:align>
            </wp:positionH>
            <wp:positionV relativeFrom="paragraph">
              <wp:posOffset>36830</wp:posOffset>
            </wp:positionV>
            <wp:extent cx="4333875" cy="3504269"/>
            <wp:effectExtent l="0" t="0" r="0" b="1270"/>
            <wp:wrapNone/>
            <wp:docPr id="458330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30315" name=""/>
                    <pic:cNvPicPr/>
                  </pic:nvPicPr>
                  <pic:blipFill>
                    <a:blip r:embed="rId29">
                      <a:extLst>
                        <a:ext uri="{28A0092B-C50C-407E-A947-70E740481C1C}">
                          <a14:useLocalDpi xmlns:a14="http://schemas.microsoft.com/office/drawing/2010/main" val="0"/>
                        </a:ext>
                      </a:extLst>
                    </a:blip>
                    <a:stretch>
                      <a:fillRect/>
                    </a:stretch>
                  </pic:blipFill>
                  <pic:spPr>
                    <a:xfrm>
                      <a:off x="0" y="0"/>
                      <a:ext cx="4333875" cy="3504269"/>
                    </a:xfrm>
                    <a:prstGeom prst="rect">
                      <a:avLst/>
                    </a:prstGeom>
                  </pic:spPr>
                </pic:pic>
              </a:graphicData>
            </a:graphic>
            <wp14:sizeRelH relativeFrom="page">
              <wp14:pctWidth>0</wp14:pctWidth>
            </wp14:sizeRelH>
            <wp14:sizeRelV relativeFrom="page">
              <wp14:pctHeight>0</wp14:pctHeight>
            </wp14:sizeRelV>
          </wp:anchor>
        </w:drawing>
      </w:r>
    </w:p>
    <w:p w14:paraId="2B2D400A" w14:textId="3CC67805" w:rsidR="001125EF" w:rsidRDefault="001125EF" w:rsidP="001125EF">
      <w:pPr>
        <w:rPr>
          <w:lang w:val="es-ES"/>
        </w:rPr>
      </w:pPr>
    </w:p>
    <w:p w14:paraId="1F0AABDD" w14:textId="5EDF1368" w:rsidR="001125EF" w:rsidRDefault="001125EF" w:rsidP="001125EF">
      <w:pPr>
        <w:rPr>
          <w:lang w:val="es-ES"/>
        </w:rPr>
      </w:pPr>
    </w:p>
    <w:p w14:paraId="0B40A623" w14:textId="00CC6A6C" w:rsidR="00C761CB" w:rsidRPr="00C761CB" w:rsidRDefault="00C761CB" w:rsidP="00C761CB">
      <w:pPr>
        <w:rPr>
          <w:lang w:val="es-ES"/>
        </w:rPr>
      </w:pPr>
    </w:p>
    <w:p w14:paraId="07D7C6D1" w14:textId="24DF6842" w:rsidR="00C761CB" w:rsidRPr="00C761CB" w:rsidRDefault="00C761CB" w:rsidP="00C761CB">
      <w:pPr>
        <w:rPr>
          <w:lang w:val="es-ES"/>
        </w:rPr>
      </w:pPr>
    </w:p>
    <w:p w14:paraId="3395BAE6" w14:textId="19DD8F2B" w:rsidR="00C761CB" w:rsidRPr="00C761CB" w:rsidRDefault="00C761CB" w:rsidP="00C761CB">
      <w:pPr>
        <w:rPr>
          <w:lang w:val="es-ES"/>
        </w:rPr>
      </w:pPr>
    </w:p>
    <w:p w14:paraId="5261694B" w14:textId="65327E8D" w:rsidR="00C761CB" w:rsidRPr="00C761CB" w:rsidRDefault="00C761CB" w:rsidP="00C761CB">
      <w:pPr>
        <w:rPr>
          <w:lang w:val="es-ES"/>
        </w:rPr>
      </w:pPr>
    </w:p>
    <w:p w14:paraId="77C797D0" w14:textId="753AAAA3" w:rsidR="00C761CB" w:rsidRPr="00C761CB" w:rsidRDefault="00C761CB" w:rsidP="00C761CB">
      <w:pPr>
        <w:rPr>
          <w:lang w:val="es-ES"/>
        </w:rPr>
      </w:pPr>
    </w:p>
    <w:p w14:paraId="18B9D417" w14:textId="140CE339" w:rsidR="00C761CB" w:rsidRPr="00C761CB" w:rsidRDefault="00C761CB" w:rsidP="00C761CB">
      <w:pPr>
        <w:rPr>
          <w:lang w:val="es-ES"/>
        </w:rPr>
      </w:pPr>
    </w:p>
    <w:p w14:paraId="1DCB385B" w14:textId="24A17F06" w:rsidR="00C761CB" w:rsidRPr="00C761CB" w:rsidRDefault="00C761CB" w:rsidP="00C761CB">
      <w:pPr>
        <w:rPr>
          <w:lang w:val="es-ES"/>
        </w:rPr>
      </w:pPr>
    </w:p>
    <w:p w14:paraId="10F8F3F9" w14:textId="0D59E45B" w:rsidR="00C761CB" w:rsidRPr="00C761CB" w:rsidRDefault="00C761CB" w:rsidP="00C761CB">
      <w:pPr>
        <w:rPr>
          <w:lang w:val="es-ES"/>
        </w:rPr>
      </w:pPr>
    </w:p>
    <w:p w14:paraId="5338B52E" w14:textId="5D7154C5" w:rsidR="00C761CB" w:rsidRPr="00C761CB" w:rsidRDefault="00C761CB" w:rsidP="00C761CB">
      <w:pPr>
        <w:rPr>
          <w:lang w:val="es-ES"/>
        </w:rPr>
      </w:pPr>
    </w:p>
    <w:p w14:paraId="1EC6001D" w14:textId="48EC6D7F" w:rsidR="00C761CB" w:rsidRPr="00C761CB" w:rsidRDefault="00C761CB" w:rsidP="00C761CB">
      <w:pPr>
        <w:rPr>
          <w:lang w:val="es-ES"/>
        </w:rPr>
      </w:pPr>
    </w:p>
    <w:p w14:paraId="5E497FDA" w14:textId="77777777" w:rsidR="008B34D9" w:rsidRPr="00C761CB" w:rsidRDefault="008B34D9" w:rsidP="00C761CB">
      <w:pPr>
        <w:rPr>
          <w:lang w:val="es-ES"/>
        </w:rPr>
      </w:pPr>
    </w:p>
    <w:p w14:paraId="2473F0EF" w14:textId="31316D57" w:rsidR="00C761CB" w:rsidRPr="00C761CB" w:rsidRDefault="00244706" w:rsidP="00C761CB">
      <w:pPr>
        <w:rPr>
          <w:lang w:val="es-ES"/>
        </w:rPr>
      </w:pPr>
      <w:r>
        <w:rPr>
          <w:noProof/>
        </w:rPr>
        <w:drawing>
          <wp:anchor distT="0" distB="0" distL="114300" distR="114300" simplePos="0" relativeHeight="251750400" behindDoc="0" locked="0" layoutInCell="1" allowOverlap="1" wp14:anchorId="3161024D" wp14:editId="523595D3">
            <wp:simplePos x="0" y="0"/>
            <wp:positionH relativeFrom="margin">
              <wp:align>center</wp:align>
            </wp:positionH>
            <wp:positionV relativeFrom="paragraph">
              <wp:posOffset>64770</wp:posOffset>
            </wp:positionV>
            <wp:extent cx="3886200" cy="3830955"/>
            <wp:effectExtent l="0" t="0" r="0" b="0"/>
            <wp:wrapNone/>
            <wp:docPr id="159190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5544" name=""/>
                    <pic:cNvPicPr/>
                  </pic:nvPicPr>
                  <pic:blipFill>
                    <a:blip r:embed="rId30">
                      <a:extLst>
                        <a:ext uri="{28A0092B-C50C-407E-A947-70E740481C1C}">
                          <a14:useLocalDpi xmlns:a14="http://schemas.microsoft.com/office/drawing/2010/main" val="0"/>
                        </a:ext>
                      </a:extLst>
                    </a:blip>
                    <a:stretch>
                      <a:fillRect/>
                    </a:stretch>
                  </pic:blipFill>
                  <pic:spPr>
                    <a:xfrm>
                      <a:off x="0" y="0"/>
                      <a:ext cx="3886200" cy="3830955"/>
                    </a:xfrm>
                    <a:prstGeom prst="rect">
                      <a:avLst/>
                    </a:prstGeom>
                  </pic:spPr>
                </pic:pic>
              </a:graphicData>
            </a:graphic>
            <wp14:sizeRelH relativeFrom="page">
              <wp14:pctWidth>0</wp14:pctWidth>
            </wp14:sizeRelH>
            <wp14:sizeRelV relativeFrom="page">
              <wp14:pctHeight>0</wp14:pctHeight>
            </wp14:sizeRelV>
          </wp:anchor>
        </w:drawing>
      </w:r>
      <w:r w:rsidR="0068689A">
        <w:rPr>
          <w:noProof/>
        </w:rPr>
        <mc:AlternateContent>
          <mc:Choice Requires="wps">
            <w:drawing>
              <wp:anchor distT="0" distB="0" distL="114300" distR="114300" simplePos="0" relativeHeight="251730944" behindDoc="0" locked="0" layoutInCell="1" allowOverlap="1" wp14:anchorId="60D5F818" wp14:editId="72437F1E">
                <wp:simplePos x="0" y="0"/>
                <wp:positionH relativeFrom="column">
                  <wp:posOffset>776605</wp:posOffset>
                </wp:positionH>
                <wp:positionV relativeFrom="paragraph">
                  <wp:posOffset>4058285</wp:posOffset>
                </wp:positionV>
                <wp:extent cx="4268470" cy="635"/>
                <wp:effectExtent l="0" t="0" r="0" b="0"/>
                <wp:wrapNone/>
                <wp:docPr id="2044037356" name="Cuadro de texto 1"/>
                <wp:cNvGraphicFramePr/>
                <a:graphic xmlns:a="http://schemas.openxmlformats.org/drawingml/2006/main">
                  <a:graphicData uri="http://schemas.microsoft.com/office/word/2010/wordprocessingShape">
                    <wps:wsp>
                      <wps:cNvSpPr txBox="1"/>
                      <wps:spPr>
                        <a:xfrm>
                          <a:off x="0" y="0"/>
                          <a:ext cx="4268470" cy="635"/>
                        </a:xfrm>
                        <a:prstGeom prst="rect">
                          <a:avLst/>
                        </a:prstGeom>
                        <a:solidFill>
                          <a:prstClr val="white"/>
                        </a:solidFill>
                        <a:ln>
                          <a:noFill/>
                        </a:ln>
                      </wps:spPr>
                      <wps:txbx>
                        <w:txbxContent>
                          <w:p w14:paraId="7E9C640D" w14:textId="7B555EDF" w:rsidR="0068689A" w:rsidRDefault="0068689A" w:rsidP="0068689A">
                            <w:pPr>
                              <w:pStyle w:val="Descripcin"/>
                              <w:spacing w:after="0"/>
                              <w:jc w:val="center"/>
                            </w:pPr>
                            <w:bookmarkStart w:id="72" w:name="_Toc158500199"/>
                            <w:r>
                              <w:t xml:space="preserve">Ilustración </w:t>
                            </w:r>
                            <w:r>
                              <w:fldChar w:fldCharType="begin"/>
                            </w:r>
                            <w:r>
                              <w:instrText xml:space="preserve"> SEQ Ilustración \* ARABIC </w:instrText>
                            </w:r>
                            <w:r>
                              <w:fldChar w:fldCharType="separate"/>
                            </w:r>
                            <w:r w:rsidR="005512E4">
                              <w:rPr>
                                <w:noProof/>
                              </w:rPr>
                              <w:t>12</w:t>
                            </w:r>
                            <w:r>
                              <w:fldChar w:fldCharType="end"/>
                            </w:r>
                            <w:r>
                              <w:t xml:space="preserve"> Registro usuario</w:t>
                            </w:r>
                            <w:bookmarkEnd w:id="72"/>
                            <w:r>
                              <w:t xml:space="preserve"> </w:t>
                            </w:r>
                          </w:p>
                          <w:p w14:paraId="4CF81813" w14:textId="0773C014" w:rsidR="0068689A" w:rsidRPr="003604CB" w:rsidRDefault="0068689A" w:rsidP="0068689A">
                            <w:pPr>
                              <w:pStyle w:val="Descripcin"/>
                              <w:spacing w:after="0"/>
                              <w:jc w:val="center"/>
                              <w:rPr>
                                <w:noProof/>
                              </w:rPr>
                            </w:pPr>
                            <w:r w:rsidRPr="00210868">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5F818" id="_x0000_s1037" type="#_x0000_t202" style="position:absolute;margin-left:61.15pt;margin-top:319.55pt;width:336.1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wJGgIAAEAEAAAOAAAAZHJzL2Uyb0RvYy54bWysU8Fu2zAMvQ/YPwi6L06yLi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ms9ubzxSSFJt9/B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" stroked="f">
                <v:textbox style="mso-fit-shape-to-text:t" inset="0,0,0,0">
                  <w:txbxContent>
                    <w:p w14:paraId="7E9C640D" w14:textId="7B555EDF" w:rsidR="0068689A" w:rsidRDefault="0068689A" w:rsidP="0068689A">
                      <w:pPr>
                        <w:pStyle w:val="Descripcin"/>
                        <w:spacing w:after="0"/>
                        <w:jc w:val="center"/>
                      </w:pPr>
                      <w:bookmarkStart w:id="73" w:name="_Toc158500199"/>
                      <w:r>
                        <w:t xml:space="preserve">Ilustración </w:t>
                      </w:r>
                      <w:r>
                        <w:fldChar w:fldCharType="begin"/>
                      </w:r>
                      <w:r>
                        <w:instrText xml:space="preserve"> SEQ Ilustración \* ARABIC </w:instrText>
                      </w:r>
                      <w:r>
                        <w:fldChar w:fldCharType="separate"/>
                      </w:r>
                      <w:r w:rsidR="005512E4">
                        <w:rPr>
                          <w:noProof/>
                        </w:rPr>
                        <w:t>12</w:t>
                      </w:r>
                      <w:r>
                        <w:fldChar w:fldCharType="end"/>
                      </w:r>
                      <w:r>
                        <w:t xml:space="preserve"> Registro usuario</w:t>
                      </w:r>
                      <w:bookmarkEnd w:id="73"/>
                      <w:r>
                        <w:t xml:space="preserve"> </w:t>
                      </w:r>
                    </w:p>
                    <w:p w14:paraId="4CF81813" w14:textId="0773C014" w:rsidR="0068689A" w:rsidRPr="003604CB" w:rsidRDefault="0068689A" w:rsidP="0068689A">
                      <w:pPr>
                        <w:pStyle w:val="Descripcin"/>
                        <w:spacing w:after="0"/>
                        <w:jc w:val="center"/>
                        <w:rPr>
                          <w:noProof/>
                        </w:rPr>
                      </w:pPr>
                      <w:r w:rsidRPr="00210868">
                        <w:t>Realizado por LETURNE PLUAS JHON BYRON &amp; CHICA VALFRE VALESKA SOFIA</w:t>
                      </w:r>
                    </w:p>
                  </w:txbxContent>
                </v:textbox>
              </v:shape>
            </w:pict>
          </mc:Fallback>
        </mc:AlternateContent>
      </w:r>
      <w:r w:rsidRPr="00244706">
        <w:rPr>
          <w:noProof/>
        </w:rPr>
        <w:t xml:space="preserve"> </w:t>
      </w:r>
    </w:p>
    <w:p w14:paraId="7867CA0B" w14:textId="55F920D7" w:rsidR="00C761CB" w:rsidRPr="00C761CB" w:rsidRDefault="00C761CB" w:rsidP="00C761CB">
      <w:pPr>
        <w:rPr>
          <w:lang w:val="es-ES"/>
        </w:rPr>
      </w:pPr>
    </w:p>
    <w:p w14:paraId="7BF23AF6" w14:textId="77777777" w:rsidR="00C761CB" w:rsidRDefault="00C761CB" w:rsidP="00C761CB">
      <w:pPr>
        <w:rPr>
          <w:lang w:val="es-ES"/>
        </w:rPr>
      </w:pPr>
    </w:p>
    <w:p w14:paraId="50CD11D1" w14:textId="6A460447" w:rsidR="00C761CB" w:rsidRDefault="00C761CB" w:rsidP="00C761CB">
      <w:pPr>
        <w:tabs>
          <w:tab w:val="left" w:pos="1050"/>
        </w:tabs>
        <w:rPr>
          <w:lang w:val="es-ES"/>
        </w:rPr>
      </w:pPr>
      <w:r>
        <w:rPr>
          <w:lang w:val="es-ES"/>
        </w:rPr>
        <w:tab/>
      </w:r>
    </w:p>
    <w:p w14:paraId="094F4726" w14:textId="77777777" w:rsidR="0068689A" w:rsidRPr="0068689A" w:rsidRDefault="0068689A" w:rsidP="0068689A">
      <w:pPr>
        <w:rPr>
          <w:lang w:val="es-ES"/>
        </w:rPr>
      </w:pPr>
    </w:p>
    <w:p w14:paraId="7B1D8F72" w14:textId="77777777" w:rsidR="0068689A" w:rsidRPr="0068689A" w:rsidRDefault="0068689A" w:rsidP="0068689A">
      <w:pPr>
        <w:rPr>
          <w:lang w:val="es-ES"/>
        </w:rPr>
      </w:pPr>
    </w:p>
    <w:p w14:paraId="19F2A768" w14:textId="77777777" w:rsidR="0068689A" w:rsidRPr="0068689A" w:rsidRDefault="0068689A" w:rsidP="0068689A">
      <w:pPr>
        <w:rPr>
          <w:lang w:val="es-ES"/>
        </w:rPr>
      </w:pPr>
    </w:p>
    <w:p w14:paraId="4739A02C" w14:textId="77777777" w:rsidR="0068689A" w:rsidRPr="0068689A" w:rsidRDefault="0068689A" w:rsidP="0068689A">
      <w:pPr>
        <w:rPr>
          <w:lang w:val="es-ES"/>
        </w:rPr>
      </w:pPr>
    </w:p>
    <w:p w14:paraId="2A6148D6" w14:textId="77777777" w:rsidR="0068689A" w:rsidRPr="0068689A" w:rsidRDefault="0068689A" w:rsidP="0068689A">
      <w:pPr>
        <w:rPr>
          <w:lang w:val="es-ES"/>
        </w:rPr>
      </w:pPr>
    </w:p>
    <w:p w14:paraId="73480AAC" w14:textId="77777777" w:rsidR="0068689A" w:rsidRPr="0068689A" w:rsidRDefault="0068689A" w:rsidP="0068689A">
      <w:pPr>
        <w:rPr>
          <w:lang w:val="es-ES"/>
        </w:rPr>
      </w:pPr>
    </w:p>
    <w:p w14:paraId="6173869D" w14:textId="77777777" w:rsidR="0068689A" w:rsidRPr="0068689A" w:rsidRDefault="0068689A" w:rsidP="0068689A">
      <w:pPr>
        <w:rPr>
          <w:lang w:val="es-ES"/>
        </w:rPr>
      </w:pPr>
    </w:p>
    <w:p w14:paraId="2A85DCA7" w14:textId="77777777" w:rsidR="0068689A" w:rsidRPr="0068689A" w:rsidRDefault="0068689A" w:rsidP="0068689A">
      <w:pPr>
        <w:rPr>
          <w:lang w:val="es-ES"/>
        </w:rPr>
      </w:pPr>
    </w:p>
    <w:p w14:paraId="70A2D4AA" w14:textId="77777777" w:rsidR="0068689A" w:rsidRDefault="0068689A" w:rsidP="0068689A">
      <w:pPr>
        <w:rPr>
          <w:lang w:val="es-ES"/>
        </w:rPr>
      </w:pPr>
    </w:p>
    <w:p w14:paraId="7F2527A1" w14:textId="4F6E4E03" w:rsidR="0068689A" w:rsidRDefault="0068689A" w:rsidP="0068689A">
      <w:pPr>
        <w:tabs>
          <w:tab w:val="left" w:pos="945"/>
        </w:tabs>
        <w:rPr>
          <w:lang w:val="es-ES"/>
        </w:rPr>
      </w:pPr>
      <w:r>
        <w:rPr>
          <w:lang w:val="es-ES"/>
        </w:rPr>
        <w:tab/>
      </w:r>
    </w:p>
    <w:p w14:paraId="61FF6342" w14:textId="77777777" w:rsidR="008B34D9" w:rsidRDefault="008B34D9" w:rsidP="0068689A">
      <w:pPr>
        <w:tabs>
          <w:tab w:val="left" w:pos="945"/>
        </w:tabs>
        <w:rPr>
          <w:lang w:val="es-ES"/>
        </w:rPr>
      </w:pPr>
    </w:p>
    <w:p w14:paraId="1487060D" w14:textId="32A3E697" w:rsidR="0068689A" w:rsidRDefault="00B31D79" w:rsidP="0068689A">
      <w:pPr>
        <w:tabs>
          <w:tab w:val="left" w:pos="945"/>
        </w:tabs>
        <w:rPr>
          <w:lang w:val="es-ES"/>
        </w:rPr>
      </w:pPr>
      <w:r>
        <w:rPr>
          <w:noProof/>
        </w:rPr>
        <w:lastRenderedPageBreak/>
        <mc:AlternateContent>
          <mc:Choice Requires="wps">
            <w:drawing>
              <wp:anchor distT="0" distB="0" distL="114300" distR="114300" simplePos="0" relativeHeight="251784192" behindDoc="0" locked="0" layoutInCell="1" allowOverlap="1" wp14:anchorId="3210B1D7" wp14:editId="54D1F703">
                <wp:simplePos x="0" y="0"/>
                <wp:positionH relativeFrom="column">
                  <wp:posOffset>-356235</wp:posOffset>
                </wp:positionH>
                <wp:positionV relativeFrom="paragraph">
                  <wp:posOffset>2169795</wp:posOffset>
                </wp:positionV>
                <wp:extent cx="6450330" cy="635"/>
                <wp:effectExtent l="0" t="0" r="0" b="0"/>
                <wp:wrapNone/>
                <wp:docPr id="1093997494" name="Cuadro de texto 1"/>
                <wp:cNvGraphicFramePr/>
                <a:graphic xmlns:a="http://schemas.openxmlformats.org/drawingml/2006/main">
                  <a:graphicData uri="http://schemas.microsoft.com/office/word/2010/wordprocessingShape">
                    <wps:wsp>
                      <wps:cNvSpPr txBox="1"/>
                      <wps:spPr>
                        <a:xfrm>
                          <a:off x="0" y="0"/>
                          <a:ext cx="6450330" cy="635"/>
                        </a:xfrm>
                        <a:prstGeom prst="rect">
                          <a:avLst/>
                        </a:prstGeom>
                        <a:solidFill>
                          <a:prstClr val="white"/>
                        </a:solidFill>
                        <a:ln>
                          <a:noFill/>
                        </a:ln>
                      </wps:spPr>
                      <wps:txbx>
                        <w:txbxContent>
                          <w:p w14:paraId="0E7DFAEA" w14:textId="4D5EB153" w:rsidR="00B31D79" w:rsidRDefault="00B31D79" w:rsidP="00B31D79">
                            <w:pPr>
                              <w:pStyle w:val="Descripcin"/>
                              <w:spacing w:after="0"/>
                              <w:jc w:val="center"/>
                            </w:pPr>
                            <w:bookmarkStart w:id="74" w:name="_Toc158500200"/>
                            <w:r>
                              <w:t xml:space="preserve">Ilustración </w:t>
                            </w:r>
                            <w:r>
                              <w:fldChar w:fldCharType="begin"/>
                            </w:r>
                            <w:r>
                              <w:instrText xml:space="preserve"> SEQ Ilustración \* ARABIC </w:instrText>
                            </w:r>
                            <w:r>
                              <w:fldChar w:fldCharType="separate"/>
                            </w:r>
                            <w:r w:rsidR="005512E4">
                              <w:rPr>
                                <w:noProof/>
                              </w:rPr>
                              <w:t>13</w:t>
                            </w:r>
                            <w:r>
                              <w:fldChar w:fldCharType="end"/>
                            </w:r>
                            <w:r>
                              <w:t xml:space="preserve"> Productos registrados</w:t>
                            </w:r>
                            <w:bookmarkEnd w:id="74"/>
                          </w:p>
                          <w:p w14:paraId="17268705" w14:textId="3CB88974" w:rsidR="00B31D79" w:rsidRPr="00E3410D" w:rsidRDefault="00B31D79" w:rsidP="00B31D79">
                            <w:pPr>
                              <w:pStyle w:val="Descripcin"/>
                              <w:spacing w:after="0"/>
                              <w:jc w:val="center"/>
                              <w:rPr>
                                <w:noProof/>
                              </w:rPr>
                            </w:pPr>
                            <w:r w:rsidRPr="00C97DD9">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B1D7" id="_x0000_s1038" type="#_x0000_t202" style="position:absolute;margin-left:-28.05pt;margin-top:170.85pt;width:507.9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mbLGg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" stroked="f">
                <v:textbox style="mso-fit-shape-to-text:t" inset="0,0,0,0">
                  <w:txbxContent>
                    <w:p w14:paraId="0E7DFAEA" w14:textId="4D5EB153" w:rsidR="00B31D79" w:rsidRDefault="00B31D79" w:rsidP="00B31D79">
                      <w:pPr>
                        <w:pStyle w:val="Descripcin"/>
                        <w:spacing w:after="0"/>
                        <w:jc w:val="center"/>
                      </w:pPr>
                      <w:bookmarkStart w:id="75" w:name="_Toc158500200"/>
                      <w:r>
                        <w:t xml:space="preserve">Ilustración </w:t>
                      </w:r>
                      <w:r>
                        <w:fldChar w:fldCharType="begin"/>
                      </w:r>
                      <w:r>
                        <w:instrText xml:space="preserve"> SEQ Ilustración \* ARABIC </w:instrText>
                      </w:r>
                      <w:r>
                        <w:fldChar w:fldCharType="separate"/>
                      </w:r>
                      <w:r w:rsidR="005512E4">
                        <w:rPr>
                          <w:noProof/>
                        </w:rPr>
                        <w:t>13</w:t>
                      </w:r>
                      <w:r>
                        <w:fldChar w:fldCharType="end"/>
                      </w:r>
                      <w:r>
                        <w:t xml:space="preserve"> Productos registrados</w:t>
                      </w:r>
                      <w:bookmarkEnd w:id="75"/>
                    </w:p>
                    <w:p w14:paraId="17268705" w14:textId="3CB88974" w:rsidR="00B31D79" w:rsidRPr="00E3410D" w:rsidRDefault="00B31D79" w:rsidP="00B31D79">
                      <w:pPr>
                        <w:pStyle w:val="Descripcin"/>
                        <w:spacing w:after="0"/>
                        <w:jc w:val="center"/>
                        <w:rPr>
                          <w:noProof/>
                        </w:rPr>
                      </w:pPr>
                      <w:r w:rsidRPr="00C97DD9">
                        <w:t>Realizado por LETURNE PLUAS JHON BYRON &amp; CHICA VALFRE VALESKA SOFIA</w:t>
                      </w:r>
                    </w:p>
                  </w:txbxContent>
                </v:textbox>
              </v:shape>
            </w:pict>
          </mc:Fallback>
        </mc:AlternateContent>
      </w:r>
      <w:r w:rsidR="00AA6036">
        <w:rPr>
          <w:noProof/>
        </w:rPr>
        <w:drawing>
          <wp:anchor distT="0" distB="0" distL="114300" distR="114300" simplePos="0" relativeHeight="251766784" behindDoc="0" locked="0" layoutInCell="1" allowOverlap="1" wp14:anchorId="6EB59B7D" wp14:editId="7F522F86">
            <wp:simplePos x="0" y="0"/>
            <wp:positionH relativeFrom="margin">
              <wp:align>center</wp:align>
            </wp:positionH>
            <wp:positionV relativeFrom="paragraph">
              <wp:posOffset>-2455</wp:posOffset>
            </wp:positionV>
            <wp:extent cx="6450589" cy="2114550"/>
            <wp:effectExtent l="0" t="0" r="7620" b="0"/>
            <wp:wrapNone/>
            <wp:docPr id="1460726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6084" name=""/>
                    <pic:cNvPicPr/>
                  </pic:nvPicPr>
                  <pic:blipFill>
                    <a:blip r:embed="rId31">
                      <a:extLst>
                        <a:ext uri="{28A0092B-C50C-407E-A947-70E740481C1C}">
                          <a14:useLocalDpi xmlns:a14="http://schemas.microsoft.com/office/drawing/2010/main" val="0"/>
                        </a:ext>
                      </a:extLst>
                    </a:blip>
                    <a:stretch>
                      <a:fillRect/>
                    </a:stretch>
                  </pic:blipFill>
                  <pic:spPr>
                    <a:xfrm>
                      <a:off x="0" y="0"/>
                      <a:ext cx="6450589" cy="2114550"/>
                    </a:xfrm>
                    <a:prstGeom prst="rect">
                      <a:avLst/>
                    </a:prstGeom>
                  </pic:spPr>
                </pic:pic>
              </a:graphicData>
            </a:graphic>
            <wp14:sizeRelH relativeFrom="page">
              <wp14:pctWidth>0</wp14:pctWidth>
            </wp14:sizeRelH>
            <wp14:sizeRelV relativeFrom="page">
              <wp14:pctHeight>0</wp14:pctHeight>
            </wp14:sizeRelV>
          </wp:anchor>
        </w:drawing>
      </w:r>
    </w:p>
    <w:p w14:paraId="64467AEF" w14:textId="77777777" w:rsidR="00FD4D0C" w:rsidRPr="00FD4D0C" w:rsidRDefault="00FD4D0C" w:rsidP="00FD4D0C">
      <w:pPr>
        <w:rPr>
          <w:lang w:val="es-ES"/>
        </w:rPr>
      </w:pPr>
    </w:p>
    <w:p w14:paraId="34A238C0" w14:textId="03258D1C" w:rsidR="00FD4D0C" w:rsidRPr="00FD4D0C" w:rsidRDefault="00FD4D0C" w:rsidP="00FD4D0C">
      <w:pPr>
        <w:rPr>
          <w:lang w:val="es-ES"/>
        </w:rPr>
      </w:pPr>
    </w:p>
    <w:p w14:paraId="022854D9" w14:textId="77777777" w:rsidR="00FD4D0C" w:rsidRPr="00FD4D0C" w:rsidRDefault="00FD4D0C" w:rsidP="00FD4D0C">
      <w:pPr>
        <w:rPr>
          <w:lang w:val="es-ES"/>
        </w:rPr>
      </w:pPr>
    </w:p>
    <w:p w14:paraId="5278CBE9" w14:textId="62DE84E3" w:rsidR="00FD4D0C" w:rsidRPr="00FD4D0C" w:rsidRDefault="00FD4D0C" w:rsidP="00FD4D0C">
      <w:pPr>
        <w:rPr>
          <w:lang w:val="es-ES"/>
        </w:rPr>
      </w:pPr>
    </w:p>
    <w:p w14:paraId="77141489" w14:textId="4DEC2758" w:rsidR="00FD4D0C" w:rsidRPr="00FD4D0C" w:rsidRDefault="00FD4D0C" w:rsidP="00FD4D0C">
      <w:pPr>
        <w:rPr>
          <w:lang w:val="es-ES"/>
        </w:rPr>
      </w:pPr>
    </w:p>
    <w:p w14:paraId="2A48CB5E" w14:textId="77777777" w:rsidR="00FD4D0C" w:rsidRPr="00FD4D0C" w:rsidRDefault="00FD4D0C" w:rsidP="00FD4D0C">
      <w:pPr>
        <w:rPr>
          <w:lang w:val="es-ES"/>
        </w:rPr>
      </w:pPr>
    </w:p>
    <w:p w14:paraId="12C67285" w14:textId="77777777" w:rsidR="008B34D9" w:rsidRDefault="008B34D9" w:rsidP="00FD4D0C">
      <w:pPr>
        <w:rPr>
          <w:lang w:val="es-ES"/>
        </w:rPr>
      </w:pPr>
    </w:p>
    <w:p w14:paraId="77C54B0D" w14:textId="7577DF82" w:rsidR="00FD4D0C" w:rsidRPr="00FD4D0C" w:rsidRDefault="00FD4D0C" w:rsidP="00FD4D0C">
      <w:pPr>
        <w:rPr>
          <w:lang w:val="es-ES"/>
        </w:rPr>
      </w:pPr>
      <w:r>
        <w:rPr>
          <w:noProof/>
        </w:rPr>
        <mc:AlternateContent>
          <mc:Choice Requires="wps">
            <w:drawing>
              <wp:anchor distT="0" distB="0" distL="114300" distR="114300" simplePos="0" relativeHeight="251814912" behindDoc="0" locked="0" layoutInCell="1" allowOverlap="1" wp14:anchorId="51D8D118" wp14:editId="78398FD3">
                <wp:simplePos x="0" y="0"/>
                <wp:positionH relativeFrom="column">
                  <wp:posOffset>962025</wp:posOffset>
                </wp:positionH>
                <wp:positionV relativeFrom="paragraph">
                  <wp:posOffset>4866005</wp:posOffset>
                </wp:positionV>
                <wp:extent cx="4008755" cy="635"/>
                <wp:effectExtent l="0" t="0" r="0" b="0"/>
                <wp:wrapNone/>
                <wp:docPr id="1705249252" name="Cuadro de texto 1"/>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wps:spPr>
                      <wps:txbx>
                        <w:txbxContent>
                          <w:p w14:paraId="51D121AE" w14:textId="3F25A438" w:rsidR="00FD4D0C" w:rsidRDefault="00FD4D0C" w:rsidP="00FD4D0C">
                            <w:pPr>
                              <w:pStyle w:val="Descripcin"/>
                              <w:spacing w:after="0"/>
                              <w:jc w:val="center"/>
                            </w:pPr>
                            <w:bookmarkStart w:id="76" w:name="_Toc158500201"/>
                            <w:r>
                              <w:t xml:space="preserve">Ilustración </w:t>
                            </w:r>
                            <w:r>
                              <w:fldChar w:fldCharType="begin"/>
                            </w:r>
                            <w:r>
                              <w:instrText xml:space="preserve"> SEQ Ilustración \* ARABIC </w:instrText>
                            </w:r>
                            <w:r>
                              <w:fldChar w:fldCharType="separate"/>
                            </w:r>
                            <w:r w:rsidR="005512E4">
                              <w:rPr>
                                <w:noProof/>
                              </w:rPr>
                              <w:t>14</w:t>
                            </w:r>
                            <w:r>
                              <w:fldChar w:fldCharType="end"/>
                            </w:r>
                            <w:r>
                              <w:t xml:space="preserve"> Formulario productos</w:t>
                            </w:r>
                            <w:bookmarkEnd w:id="76"/>
                            <w:r>
                              <w:t xml:space="preserve"> </w:t>
                            </w:r>
                          </w:p>
                          <w:p w14:paraId="2C593139" w14:textId="1E0C1D6A" w:rsidR="00FD4D0C" w:rsidRPr="00865482" w:rsidRDefault="00FD4D0C" w:rsidP="00FD4D0C">
                            <w:pPr>
                              <w:pStyle w:val="Descripcin"/>
                              <w:spacing w:after="0"/>
                              <w:jc w:val="center"/>
                              <w:rPr>
                                <w:noProof/>
                              </w:rPr>
                            </w:pPr>
                            <w:r w:rsidRPr="00984729">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8D118" id="_x0000_s1039" type="#_x0000_t202" style="position:absolute;margin-left:75.75pt;margin-top:383.15pt;width:315.6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BfGwIAAEAEAAAOAAAAZHJzL2Uyb0RvYy54bWysU8Fu2zAMvQ/YPwi6L3bapSu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" stroked="f">
                <v:textbox style="mso-fit-shape-to-text:t" inset="0,0,0,0">
                  <w:txbxContent>
                    <w:p w14:paraId="51D121AE" w14:textId="3F25A438" w:rsidR="00FD4D0C" w:rsidRDefault="00FD4D0C" w:rsidP="00FD4D0C">
                      <w:pPr>
                        <w:pStyle w:val="Descripcin"/>
                        <w:spacing w:after="0"/>
                        <w:jc w:val="center"/>
                      </w:pPr>
                      <w:bookmarkStart w:id="77" w:name="_Toc158500201"/>
                      <w:r>
                        <w:t xml:space="preserve">Ilustración </w:t>
                      </w:r>
                      <w:r>
                        <w:fldChar w:fldCharType="begin"/>
                      </w:r>
                      <w:r>
                        <w:instrText xml:space="preserve"> SEQ Ilustración \* ARABIC </w:instrText>
                      </w:r>
                      <w:r>
                        <w:fldChar w:fldCharType="separate"/>
                      </w:r>
                      <w:r w:rsidR="005512E4">
                        <w:rPr>
                          <w:noProof/>
                        </w:rPr>
                        <w:t>14</w:t>
                      </w:r>
                      <w:r>
                        <w:fldChar w:fldCharType="end"/>
                      </w:r>
                      <w:r>
                        <w:t xml:space="preserve"> Formulario productos</w:t>
                      </w:r>
                      <w:bookmarkEnd w:id="77"/>
                      <w:r>
                        <w:t xml:space="preserve"> </w:t>
                      </w:r>
                    </w:p>
                    <w:p w14:paraId="2C593139" w14:textId="1E0C1D6A" w:rsidR="00FD4D0C" w:rsidRPr="00865482" w:rsidRDefault="00FD4D0C" w:rsidP="00FD4D0C">
                      <w:pPr>
                        <w:pStyle w:val="Descripcin"/>
                        <w:spacing w:after="0"/>
                        <w:jc w:val="center"/>
                        <w:rPr>
                          <w:noProof/>
                        </w:rPr>
                      </w:pPr>
                      <w:r w:rsidRPr="00984729">
                        <w:t>Realizado por LETURNE PLUAS JHON BYRON &amp; CHICA VALFRE VALESKA SOFIA</w:t>
                      </w:r>
                    </w:p>
                  </w:txbxContent>
                </v:textbox>
              </v:shape>
            </w:pict>
          </mc:Fallback>
        </mc:AlternateContent>
      </w:r>
      <w:r>
        <w:rPr>
          <w:noProof/>
        </w:rPr>
        <w:drawing>
          <wp:anchor distT="0" distB="0" distL="114300" distR="114300" simplePos="0" relativeHeight="251802624" behindDoc="0" locked="0" layoutInCell="1" allowOverlap="1" wp14:anchorId="37D27FDA" wp14:editId="5FC2C975">
            <wp:simplePos x="0" y="0"/>
            <wp:positionH relativeFrom="margin">
              <wp:posOffset>962025</wp:posOffset>
            </wp:positionH>
            <wp:positionV relativeFrom="paragraph">
              <wp:posOffset>284480</wp:posOffset>
            </wp:positionV>
            <wp:extent cx="4008756" cy="4524375"/>
            <wp:effectExtent l="0" t="0" r="0" b="0"/>
            <wp:wrapNone/>
            <wp:docPr id="62104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5675" name=""/>
                    <pic:cNvPicPr/>
                  </pic:nvPicPr>
                  <pic:blipFill>
                    <a:blip r:embed="rId32">
                      <a:extLst>
                        <a:ext uri="{28A0092B-C50C-407E-A947-70E740481C1C}">
                          <a14:useLocalDpi xmlns:a14="http://schemas.microsoft.com/office/drawing/2010/main" val="0"/>
                        </a:ext>
                      </a:extLst>
                    </a:blip>
                    <a:stretch>
                      <a:fillRect/>
                    </a:stretch>
                  </pic:blipFill>
                  <pic:spPr>
                    <a:xfrm>
                      <a:off x="0" y="0"/>
                      <a:ext cx="4008756" cy="4524375"/>
                    </a:xfrm>
                    <a:prstGeom prst="rect">
                      <a:avLst/>
                    </a:prstGeom>
                  </pic:spPr>
                </pic:pic>
              </a:graphicData>
            </a:graphic>
            <wp14:sizeRelH relativeFrom="page">
              <wp14:pctWidth>0</wp14:pctWidth>
            </wp14:sizeRelH>
            <wp14:sizeRelV relativeFrom="page">
              <wp14:pctHeight>0</wp14:pctHeight>
            </wp14:sizeRelV>
          </wp:anchor>
        </w:drawing>
      </w:r>
    </w:p>
    <w:p w14:paraId="4E5B4839" w14:textId="03C5A875" w:rsidR="00FD4D0C" w:rsidRDefault="00FD4D0C" w:rsidP="00FD4D0C">
      <w:pPr>
        <w:rPr>
          <w:lang w:val="es-ES"/>
        </w:rPr>
      </w:pPr>
    </w:p>
    <w:p w14:paraId="3F2B58B3" w14:textId="64920670" w:rsidR="00FD4D0C" w:rsidRDefault="00FD4D0C" w:rsidP="00FD4D0C">
      <w:pPr>
        <w:tabs>
          <w:tab w:val="left" w:pos="2745"/>
        </w:tabs>
        <w:rPr>
          <w:lang w:val="es-ES"/>
        </w:rPr>
      </w:pPr>
      <w:r>
        <w:rPr>
          <w:lang w:val="es-ES"/>
        </w:rPr>
        <w:tab/>
      </w:r>
    </w:p>
    <w:p w14:paraId="7852F87A" w14:textId="77777777" w:rsidR="00FD4D0C" w:rsidRPr="00FD4D0C" w:rsidRDefault="00FD4D0C" w:rsidP="00FD4D0C">
      <w:pPr>
        <w:rPr>
          <w:lang w:val="es-ES"/>
        </w:rPr>
      </w:pPr>
    </w:p>
    <w:p w14:paraId="5B56D2D7" w14:textId="77777777" w:rsidR="00FD4D0C" w:rsidRPr="00FD4D0C" w:rsidRDefault="00FD4D0C" w:rsidP="00FD4D0C">
      <w:pPr>
        <w:rPr>
          <w:lang w:val="es-ES"/>
        </w:rPr>
      </w:pPr>
    </w:p>
    <w:p w14:paraId="2C1124A5" w14:textId="77777777" w:rsidR="00FD4D0C" w:rsidRPr="00FD4D0C" w:rsidRDefault="00FD4D0C" w:rsidP="00FD4D0C">
      <w:pPr>
        <w:rPr>
          <w:lang w:val="es-ES"/>
        </w:rPr>
      </w:pPr>
    </w:p>
    <w:p w14:paraId="258A7969" w14:textId="77777777" w:rsidR="00FD4D0C" w:rsidRPr="00FD4D0C" w:rsidRDefault="00FD4D0C" w:rsidP="00FD4D0C">
      <w:pPr>
        <w:rPr>
          <w:lang w:val="es-ES"/>
        </w:rPr>
      </w:pPr>
    </w:p>
    <w:p w14:paraId="2E8459F0" w14:textId="77777777" w:rsidR="00FD4D0C" w:rsidRPr="00FD4D0C" w:rsidRDefault="00FD4D0C" w:rsidP="00FD4D0C">
      <w:pPr>
        <w:rPr>
          <w:lang w:val="es-ES"/>
        </w:rPr>
      </w:pPr>
    </w:p>
    <w:p w14:paraId="59163E43" w14:textId="77777777" w:rsidR="00FD4D0C" w:rsidRPr="00FD4D0C" w:rsidRDefault="00FD4D0C" w:rsidP="00FD4D0C">
      <w:pPr>
        <w:rPr>
          <w:lang w:val="es-ES"/>
        </w:rPr>
      </w:pPr>
    </w:p>
    <w:p w14:paraId="7BB23343" w14:textId="77777777" w:rsidR="00FD4D0C" w:rsidRPr="00FD4D0C" w:rsidRDefault="00FD4D0C" w:rsidP="00FD4D0C">
      <w:pPr>
        <w:rPr>
          <w:lang w:val="es-ES"/>
        </w:rPr>
      </w:pPr>
    </w:p>
    <w:p w14:paraId="1A7628B2" w14:textId="77777777" w:rsidR="00FD4D0C" w:rsidRPr="00FD4D0C" w:rsidRDefault="00FD4D0C" w:rsidP="00FD4D0C">
      <w:pPr>
        <w:rPr>
          <w:lang w:val="es-ES"/>
        </w:rPr>
      </w:pPr>
    </w:p>
    <w:p w14:paraId="2C96EB9C" w14:textId="77777777" w:rsidR="00FD4D0C" w:rsidRPr="00FD4D0C" w:rsidRDefault="00FD4D0C" w:rsidP="00FD4D0C">
      <w:pPr>
        <w:rPr>
          <w:lang w:val="es-ES"/>
        </w:rPr>
      </w:pPr>
    </w:p>
    <w:p w14:paraId="1B674251" w14:textId="77777777" w:rsidR="00FD4D0C" w:rsidRPr="00FD4D0C" w:rsidRDefault="00FD4D0C" w:rsidP="00FD4D0C">
      <w:pPr>
        <w:rPr>
          <w:lang w:val="es-ES"/>
        </w:rPr>
      </w:pPr>
    </w:p>
    <w:p w14:paraId="210AFC7D" w14:textId="77777777" w:rsidR="00FD4D0C" w:rsidRPr="00FD4D0C" w:rsidRDefault="00FD4D0C" w:rsidP="00FD4D0C">
      <w:pPr>
        <w:rPr>
          <w:lang w:val="es-ES"/>
        </w:rPr>
      </w:pPr>
    </w:p>
    <w:p w14:paraId="33F54CFB" w14:textId="77777777" w:rsidR="00FD4D0C" w:rsidRPr="00FD4D0C" w:rsidRDefault="00FD4D0C" w:rsidP="00FD4D0C">
      <w:pPr>
        <w:rPr>
          <w:lang w:val="es-ES"/>
        </w:rPr>
      </w:pPr>
    </w:p>
    <w:p w14:paraId="0F7A449E" w14:textId="77777777" w:rsidR="00FD4D0C" w:rsidRPr="00FD4D0C" w:rsidRDefault="00FD4D0C" w:rsidP="00FD4D0C">
      <w:pPr>
        <w:rPr>
          <w:lang w:val="es-ES"/>
        </w:rPr>
      </w:pPr>
    </w:p>
    <w:p w14:paraId="06E3CF83" w14:textId="77777777" w:rsidR="00FD4D0C" w:rsidRPr="00FD4D0C" w:rsidRDefault="00FD4D0C" w:rsidP="00FD4D0C">
      <w:pPr>
        <w:rPr>
          <w:lang w:val="es-ES"/>
        </w:rPr>
      </w:pPr>
    </w:p>
    <w:p w14:paraId="4EA0A8E1" w14:textId="77777777" w:rsidR="00FD4D0C" w:rsidRDefault="00FD4D0C" w:rsidP="00FD4D0C">
      <w:pPr>
        <w:rPr>
          <w:lang w:val="es-ES"/>
        </w:rPr>
      </w:pPr>
    </w:p>
    <w:p w14:paraId="6E1B4943" w14:textId="77777777" w:rsidR="008B34D9" w:rsidRDefault="008B34D9" w:rsidP="00FD4D0C">
      <w:pPr>
        <w:rPr>
          <w:lang w:val="es-ES"/>
        </w:rPr>
      </w:pPr>
    </w:p>
    <w:p w14:paraId="6BD50A1B" w14:textId="77777777" w:rsidR="008B34D9" w:rsidRDefault="008B34D9" w:rsidP="00FD4D0C">
      <w:pPr>
        <w:rPr>
          <w:lang w:val="es-ES"/>
        </w:rPr>
      </w:pPr>
    </w:p>
    <w:p w14:paraId="610696E7" w14:textId="77777777" w:rsidR="008B34D9" w:rsidRPr="00FD4D0C" w:rsidRDefault="008B34D9" w:rsidP="00FD4D0C">
      <w:pPr>
        <w:rPr>
          <w:lang w:val="es-ES"/>
        </w:rPr>
      </w:pPr>
    </w:p>
    <w:p w14:paraId="7452F01E" w14:textId="77777777" w:rsidR="002A77A3" w:rsidRDefault="002A77A3" w:rsidP="00FD4D0C">
      <w:pPr>
        <w:rPr>
          <w:lang w:val="es-ES"/>
        </w:rPr>
      </w:pPr>
    </w:p>
    <w:p w14:paraId="6CE7D0D1" w14:textId="382603F0" w:rsidR="002A77A3" w:rsidRPr="00D90D15" w:rsidRDefault="002A77A3" w:rsidP="00D90D15">
      <w:pPr>
        <w:pStyle w:val="Ttulo2"/>
        <w:spacing w:line="360" w:lineRule="auto"/>
        <w:rPr>
          <w:lang w:val="es-ES"/>
        </w:rPr>
      </w:pPr>
      <w:bookmarkStart w:id="78" w:name="_Toc158500185"/>
      <w:r>
        <w:rPr>
          <w:lang w:val="es-ES"/>
        </w:rPr>
        <w:lastRenderedPageBreak/>
        <w:t>GitHub ejemplo</w:t>
      </w:r>
      <w:bookmarkEnd w:id="78"/>
    </w:p>
    <w:p w14:paraId="6018B54A" w14:textId="4311144B" w:rsidR="002A77A3" w:rsidRPr="00D90D15" w:rsidRDefault="00D90D15" w:rsidP="00D90D15">
      <w:pPr>
        <w:spacing w:line="360" w:lineRule="auto"/>
        <w:jc w:val="both"/>
        <w:rPr>
          <w:rFonts w:ascii="Times New Roman" w:hAnsi="Times New Roman" w:cs="Times New Roman"/>
          <w:sz w:val="24"/>
          <w:szCs w:val="24"/>
          <w:lang w:val="es-ES"/>
        </w:rPr>
      </w:pPr>
      <w:r w:rsidRPr="00D90D15">
        <w:rPr>
          <w:rFonts w:ascii="Times New Roman" w:hAnsi="Times New Roman" w:cs="Times New Roman"/>
          <w:sz w:val="24"/>
          <w:szCs w:val="24"/>
        </w:rPr>
        <w:t>Se podrá</w:t>
      </w:r>
      <w:r w:rsidRPr="00D90D15">
        <w:rPr>
          <w:rFonts w:ascii="Times New Roman" w:hAnsi="Times New Roman" w:cs="Times New Roman"/>
          <w:sz w:val="24"/>
          <w:szCs w:val="24"/>
        </w:rPr>
        <w:t xml:space="preserve"> descargar todos los archivos necesarios para ejecutar el ejemplo anteriormente creado</w:t>
      </w:r>
      <w:r>
        <w:rPr>
          <w:rFonts w:ascii="Times New Roman" w:hAnsi="Times New Roman" w:cs="Times New Roman"/>
          <w:sz w:val="24"/>
          <w:szCs w:val="24"/>
        </w:rPr>
        <w:t>.</w:t>
      </w:r>
    </w:p>
    <w:p w14:paraId="15D943FF" w14:textId="6FDED07F" w:rsidR="002A77A3" w:rsidRDefault="00D90D15" w:rsidP="00FD4D0C">
      <w:pPr>
        <w:rPr>
          <w:rFonts w:ascii="Times New Roman" w:hAnsi="Times New Roman" w:cs="Times New Roman"/>
          <w:b/>
          <w:bCs/>
          <w:sz w:val="24"/>
          <w:szCs w:val="24"/>
        </w:rPr>
      </w:pPr>
      <w:r w:rsidRPr="00D90D15">
        <w:rPr>
          <w:rFonts w:ascii="Times New Roman" w:hAnsi="Times New Roman" w:cs="Times New Roman"/>
          <w:b/>
          <w:bCs/>
          <w:sz w:val="24"/>
          <w:szCs w:val="24"/>
        </w:rPr>
        <w:t>Enlace</w:t>
      </w:r>
      <w:r w:rsidRPr="00D90D15">
        <w:rPr>
          <w:rFonts w:ascii="Times New Roman" w:hAnsi="Times New Roman" w:cs="Times New Roman"/>
          <w:b/>
          <w:bCs/>
          <w:sz w:val="24"/>
          <w:szCs w:val="24"/>
        </w:rPr>
        <w:t>:</w:t>
      </w:r>
      <w:r w:rsidR="00D236C1">
        <w:rPr>
          <w:rFonts w:ascii="Times New Roman" w:hAnsi="Times New Roman" w:cs="Times New Roman"/>
          <w:b/>
          <w:bCs/>
          <w:sz w:val="24"/>
          <w:szCs w:val="24"/>
        </w:rPr>
        <w:t xml:space="preserve"> </w:t>
      </w:r>
      <w:hyperlink r:id="rId33" w:history="1">
        <w:r w:rsidR="00D236C1" w:rsidRPr="000F15ED">
          <w:rPr>
            <w:rStyle w:val="Hipervnculo"/>
            <w:rFonts w:ascii="Times New Roman" w:hAnsi="Times New Roman" w:cs="Times New Roman"/>
            <w:b/>
            <w:bCs/>
            <w:sz w:val="24"/>
            <w:szCs w:val="24"/>
          </w:rPr>
          <w:t>https://github.com/jhonleturne192005/ejemploClienteProductoFirebase.git</w:t>
        </w:r>
      </w:hyperlink>
    </w:p>
    <w:p w14:paraId="4EB19BFB" w14:textId="73DAB78E" w:rsidR="00D236C1" w:rsidRPr="00D90D15" w:rsidRDefault="008B34D9" w:rsidP="00FD4D0C">
      <w:pPr>
        <w:rPr>
          <w:rFonts w:ascii="Times New Roman" w:hAnsi="Times New Roman" w:cs="Times New Roman"/>
          <w:b/>
          <w:bCs/>
          <w:sz w:val="24"/>
          <w:szCs w:val="24"/>
          <w:lang w:val="es-ES"/>
        </w:rPr>
      </w:pPr>
      <w:r>
        <w:rPr>
          <w:noProof/>
        </w:rPr>
        <w:drawing>
          <wp:anchor distT="0" distB="0" distL="114300" distR="114300" simplePos="0" relativeHeight="251831296" behindDoc="0" locked="0" layoutInCell="1" allowOverlap="1" wp14:anchorId="53E98303" wp14:editId="15DA76BE">
            <wp:simplePos x="0" y="0"/>
            <wp:positionH relativeFrom="margin">
              <wp:posOffset>178435</wp:posOffset>
            </wp:positionH>
            <wp:positionV relativeFrom="paragraph">
              <wp:posOffset>167640</wp:posOffset>
            </wp:positionV>
            <wp:extent cx="5372100" cy="2212844"/>
            <wp:effectExtent l="0" t="0" r="0" b="0"/>
            <wp:wrapNone/>
            <wp:docPr id="663432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32864" name=""/>
                    <pic:cNvPicPr/>
                  </pic:nvPicPr>
                  <pic:blipFill>
                    <a:blip r:embed="rId34">
                      <a:extLst>
                        <a:ext uri="{28A0092B-C50C-407E-A947-70E740481C1C}">
                          <a14:useLocalDpi xmlns:a14="http://schemas.microsoft.com/office/drawing/2010/main" val="0"/>
                        </a:ext>
                      </a:extLst>
                    </a:blip>
                    <a:stretch>
                      <a:fillRect/>
                    </a:stretch>
                  </pic:blipFill>
                  <pic:spPr>
                    <a:xfrm>
                      <a:off x="0" y="0"/>
                      <a:ext cx="5372100" cy="2212844"/>
                    </a:xfrm>
                    <a:prstGeom prst="rect">
                      <a:avLst/>
                    </a:prstGeom>
                  </pic:spPr>
                </pic:pic>
              </a:graphicData>
            </a:graphic>
            <wp14:sizeRelH relativeFrom="page">
              <wp14:pctWidth>0</wp14:pctWidth>
            </wp14:sizeRelH>
            <wp14:sizeRelV relativeFrom="page">
              <wp14:pctHeight>0</wp14:pctHeight>
            </wp14:sizeRelV>
          </wp:anchor>
        </w:drawing>
      </w:r>
    </w:p>
    <w:p w14:paraId="1672A60C" w14:textId="41BFEF0D" w:rsidR="002A77A3" w:rsidRDefault="002A77A3" w:rsidP="00FD4D0C">
      <w:pPr>
        <w:rPr>
          <w:lang w:val="es-ES"/>
        </w:rPr>
      </w:pPr>
    </w:p>
    <w:p w14:paraId="34FCFAFE" w14:textId="77777777" w:rsidR="002A77A3" w:rsidRDefault="002A77A3" w:rsidP="00FD4D0C">
      <w:pPr>
        <w:rPr>
          <w:lang w:val="es-ES"/>
        </w:rPr>
      </w:pPr>
    </w:p>
    <w:p w14:paraId="6F61E302" w14:textId="77777777" w:rsidR="002A77A3" w:rsidRDefault="002A77A3" w:rsidP="00FD4D0C">
      <w:pPr>
        <w:rPr>
          <w:lang w:val="es-ES"/>
        </w:rPr>
      </w:pPr>
    </w:p>
    <w:p w14:paraId="7B948C3D" w14:textId="77777777" w:rsidR="002A77A3" w:rsidRDefault="002A77A3" w:rsidP="00FD4D0C">
      <w:pPr>
        <w:rPr>
          <w:lang w:val="es-ES"/>
        </w:rPr>
      </w:pPr>
    </w:p>
    <w:p w14:paraId="62F75C0B" w14:textId="77777777" w:rsidR="002A77A3" w:rsidRDefault="002A77A3" w:rsidP="00FD4D0C">
      <w:pPr>
        <w:rPr>
          <w:lang w:val="es-ES"/>
        </w:rPr>
      </w:pPr>
    </w:p>
    <w:p w14:paraId="11A431EC" w14:textId="77777777" w:rsidR="002A77A3" w:rsidRDefault="002A77A3" w:rsidP="00FD4D0C">
      <w:pPr>
        <w:rPr>
          <w:lang w:val="es-ES"/>
        </w:rPr>
      </w:pPr>
    </w:p>
    <w:p w14:paraId="3D7682D1" w14:textId="28C0C7BC" w:rsidR="002A77A3" w:rsidRDefault="008B34D9" w:rsidP="00FD4D0C">
      <w:pPr>
        <w:rPr>
          <w:lang w:val="es-ES"/>
        </w:rPr>
      </w:pPr>
      <w:r>
        <w:rPr>
          <w:noProof/>
        </w:rPr>
        <mc:AlternateContent>
          <mc:Choice Requires="wps">
            <w:drawing>
              <wp:anchor distT="0" distB="0" distL="114300" distR="114300" simplePos="0" relativeHeight="251847680" behindDoc="0" locked="0" layoutInCell="1" allowOverlap="1" wp14:anchorId="4FA48EBD" wp14:editId="6DF75B12">
                <wp:simplePos x="0" y="0"/>
                <wp:positionH relativeFrom="margin">
                  <wp:posOffset>-356235</wp:posOffset>
                </wp:positionH>
                <wp:positionV relativeFrom="paragraph">
                  <wp:posOffset>325755</wp:posOffset>
                </wp:positionV>
                <wp:extent cx="6391275" cy="635"/>
                <wp:effectExtent l="0" t="0" r="9525" b="6985"/>
                <wp:wrapNone/>
                <wp:docPr id="644139987"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6AC73501" w14:textId="309E7F2A" w:rsidR="00D236C1" w:rsidRDefault="00D236C1" w:rsidP="00D236C1">
                            <w:pPr>
                              <w:pStyle w:val="Descripcin"/>
                              <w:spacing w:after="0"/>
                              <w:jc w:val="center"/>
                            </w:pPr>
                            <w:bookmarkStart w:id="79" w:name="_Toc158500202"/>
                            <w:r>
                              <w:t xml:space="preserve">Ilustración </w:t>
                            </w:r>
                            <w:r>
                              <w:fldChar w:fldCharType="begin"/>
                            </w:r>
                            <w:r>
                              <w:instrText xml:space="preserve"> SEQ Ilustración \* ARABIC </w:instrText>
                            </w:r>
                            <w:r>
                              <w:fldChar w:fldCharType="separate"/>
                            </w:r>
                            <w:r w:rsidR="005512E4">
                              <w:rPr>
                                <w:noProof/>
                              </w:rPr>
                              <w:t>15</w:t>
                            </w:r>
                            <w:r>
                              <w:fldChar w:fldCharType="end"/>
                            </w:r>
                            <w:r>
                              <w:t xml:space="preserve"> GitHub</w:t>
                            </w:r>
                            <w:bookmarkEnd w:id="79"/>
                          </w:p>
                          <w:p w14:paraId="5B867E37" w14:textId="7749494B" w:rsidR="00D236C1" w:rsidRPr="00334601" w:rsidRDefault="00D236C1" w:rsidP="00D236C1">
                            <w:pPr>
                              <w:pStyle w:val="Descripcin"/>
                              <w:spacing w:after="0"/>
                              <w:jc w:val="center"/>
                              <w:rPr>
                                <w:noProof/>
                              </w:rPr>
                            </w:pPr>
                            <w:r w:rsidRPr="00895F85">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48EBD" id="_x0000_s1040" type="#_x0000_t202" style="position:absolute;margin-left:-28.05pt;margin-top:25.65pt;width:503.25pt;height:.05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7sGwIAAEAEAAAOAAAAZHJzL2Uyb0RvYy54bWysU8Fu2zAMvQ/YPwi6L07SNd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" stroked="f">
                <v:textbox style="mso-fit-shape-to-text:t" inset="0,0,0,0">
                  <w:txbxContent>
                    <w:p w14:paraId="6AC73501" w14:textId="309E7F2A" w:rsidR="00D236C1" w:rsidRDefault="00D236C1" w:rsidP="00D236C1">
                      <w:pPr>
                        <w:pStyle w:val="Descripcin"/>
                        <w:spacing w:after="0"/>
                        <w:jc w:val="center"/>
                      </w:pPr>
                      <w:bookmarkStart w:id="80" w:name="_Toc158500202"/>
                      <w:r>
                        <w:t xml:space="preserve">Ilustración </w:t>
                      </w:r>
                      <w:r>
                        <w:fldChar w:fldCharType="begin"/>
                      </w:r>
                      <w:r>
                        <w:instrText xml:space="preserve"> SEQ Ilustración \* ARABIC </w:instrText>
                      </w:r>
                      <w:r>
                        <w:fldChar w:fldCharType="separate"/>
                      </w:r>
                      <w:r w:rsidR="005512E4">
                        <w:rPr>
                          <w:noProof/>
                        </w:rPr>
                        <w:t>15</w:t>
                      </w:r>
                      <w:r>
                        <w:fldChar w:fldCharType="end"/>
                      </w:r>
                      <w:r>
                        <w:t xml:space="preserve"> GitHub</w:t>
                      </w:r>
                      <w:bookmarkEnd w:id="80"/>
                    </w:p>
                    <w:p w14:paraId="5B867E37" w14:textId="7749494B" w:rsidR="00D236C1" w:rsidRPr="00334601" w:rsidRDefault="00D236C1" w:rsidP="00D236C1">
                      <w:pPr>
                        <w:pStyle w:val="Descripcin"/>
                        <w:spacing w:after="0"/>
                        <w:jc w:val="center"/>
                        <w:rPr>
                          <w:noProof/>
                        </w:rPr>
                      </w:pPr>
                      <w:r w:rsidRPr="00895F85">
                        <w:t>Realizado por LETURNE PLUAS JHON BYRON &amp; CHICA VALFRE VALESKA SOFIA</w:t>
                      </w:r>
                    </w:p>
                  </w:txbxContent>
                </v:textbox>
                <w10:wrap anchorx="margin"/>
              </v:shape>
            </w:pict>
          </mc:Fallback>
        </mc:AlternateContent>
      </w:r>
    </w:p>
    <w:p w14:paraId="2AEB08DF" w14:textId="77777777" w:rsidR="00D236C1" w:rsidRDefault="00D236C1" w:rsidP="00FD4D0C">
      <w:pPr>
        <w:tabs>
          <w:tab w:val="left" w:pos="2985"/>
        </w:tabs>
        <w:rPr>
          <w:lang w:val="es-ES"/>
        </w:rPr>
      </w:pPr>
    </w:p>
    <w:p w14:paraId="7C1B83B9" w14:textId="77777777" w:rsidR="008B34D9" w:rsidRDefault="008B34D9" w:rsidP="008B34D9">
      <w:pPr>
        <w:pStyle w:val="Ttulo1"/>
        <w:numPr>
          <w:ilvl w:val="0"/>
          <w:numId w:val="0"/>
        </w:numPr>
        <w:rPr>
          <w:lang w:val="es-ES"/>
        </w:rPr>
      </w:pPr>
    </w:p>
    <w:p w14:paraId="6892C2D6" w14:textId="54D7F695" w:rsidR="00FD4D0C" w:rsidRDefault="00A84A3F" w:rsidP="00A84A3F">
      <w:pPr>
        <w:pStyle w:val="Ttulo1"/>
        <w:rPr>
          <w:lang w:val="es-ES"/>
        </w:rPr>
      </w:pPr>
      <w:bookmarkStart w:id="81" w:name="_Toc158500186"/>
      <w:r>
        <w:rPr>
          <w:lang w:val="es-ES"/>
        </w:rPr>
        <w:t>Conclusión</w:t>
      </w:r>
      <w:bookmarkEnd w:id="81"/>
    </w:p>
    <w:p w14:paraId="007A0C1E" w14:textId="77777777" w:rsidR="00793661" w:rsidRDefault="00793661" w:rsidP="00793661">
      <w:pPr>
        <w:rPr>
          <w:lang w:val="es-ES"/>
        </w:rPr>
      </w:pPr>
    </w:p>
    <w:p w14:paraId="5E9FB5FB" w14:textId="344CA63F" w:rsidR="00793661" w:rsidRPr="00793661" w:rsidRDefault="00793661" w:rsidP="00793661">
      <w:pPr>
        <w:spacing w:line="360" w:lineRule="auto"/>
        <w:jc w:val="both"/>
        <w:rPr>
          <w:rFonts w:ascii="Times New Roman" w:hAnsi="Times New Roman" w:cs="Times New Roman"/>
          <w:sz w:val="24"/>
          <w:szCs w:val="24"/>
          <w:lang w:val="es-ES"/>
        </w:rPr>
      </w:pPr>
      <w:r w:rsidRPr="00793661">
        <w:rPr>
          <w:rFonts w:ascii="Times New Roman" w:hAnsi="Times New Roman" w:cs="Times New Roman"/>
          <w:sz w:val="24"/>
          <w:szCs w:val="24"/>
          <w:lang w:val="es-ES"/>
        </w:rPr>
        <w:t xml:space="preserve">El enfoque de desarrollo de aplicaciones en capas, al dividir una aplicación en componentes independientes, proporciona una estructura organizada y modular. Al implementar capas claramente definidas, como </w:t>
      </w:r>
      <w:proofErr w:type="spellStart"/>
      <w:r w:rsidRPr="00793661">
        <w:rPr>
          <w:rFonts w:ascii="Times New Roman" w:hAnsi="Times New Roman" w:cs="Times New Roman"/>
          <w:sz w:val="24"/>
          <w:szCs w:val="24"/>
          <w:lang w:val="es-ES"/>
        </w:rPr>
        <w:t>frontend</w:t>
      </w:r>
      <w:proofErr w:type="spellEnd"/>
      <w:r w:rsidRPr="00793661">
        <w:rPr>
          <w:rFonts w:ascii="Times New Roman" w:hAnsi="Times New Roman" w:cs="Times New Roman"/>
          <w:sz w:val="24"/>
          <w:szCs w:val="24"/>
          <w:lang w:val="es-ES"/>
        </w:rPr>
        <w:t xml:space="preserve"> y </w:t>
      </w:r>
      <w:proofErr w:type="spellStart"/>
      <w:r w:rsidRPr="00793661">
        <w:rPr>
          <w:rFonts w:ascii="Times New Roman" w:hAnsi="Times New Roman" w:cs="Times New Roman"/>
          <w:sz w:val="24"/>
          <w:szCs w:val="24"/>
          <w:lang w:val="es-ES"/>
        </w:rPr>
        <w:t>backend</w:t>
      </w:r>
      <w:proofErr w:type="spellEnd"/>
      <w:r w:rsidRPr="00793661">
        <w:rPr>
          <w:rFonts w:ascii="Times New Roman" w:hAnsi="Times New Roman" w:cs="Times New Roman"/>
          <w:sz w:val="24"/>
          <w:szCs w:val="24"/>
          <w:lang w:val="es-ES"/>
        </w:rPr>
        <w:t xml:space="preserve">, se facilita el mantenimiento, la escalabilidad y la colaboración en el desarrollo de software. Con </w:t>
      </w:r>
      <w:proofErr w:type="spellStart"/>
      <w:r w:rsidRPr="00793661">
        <w:rPr>
          <w:rFonts w:ascii="Times New Roman" w:hAnsi="Times New Roman" w:cs="Times New Roman"/>
          <w:sz w:val="24"/>
          <w:szCs w:val="24"/>
          <w:lang w:val="es-ES"/>
        </w:rPr>
        <w:t>Firebase</w:t>
      </w:r>
      <w:proofErr w:type="spellEnd"/>
      <w:r w:rsidRPr="00793661">
        <w:rPr>
          <w:rFonts w:ascii="Times New Roman" w:hAnsi="Times New Roman" w:cs="Times New Roman"/>
          <w:sz w:val="24"/>
          <w:szCs w:val="24"/>
          <w:lang w:val="es-ES"/>
        </w:rPr>
        <w:t xml:space="preserve">, la capa </w:t>
      </w:r>
      <w:proofErr w:type="spellStart"/>
      <w:r w:rsidRPr="00793661">
        <w:rPr>
          <w:rFonts w:ascii="Times New Roman" w:hAnsi="Times New Roman" w:cs="Times New Roman"/>
          <w:sz w:val="24"/>
          <w:szCs w:val="24"/>
          <w:lang w:val="es-ES"/>
        </w:rPr>
        <w:t>backend</w:t>
      </w:r>
      <w:proofErr w:type="spellEnd"/>
      <w:r w:rsidRPr="00793661">
        <w:rPr>
          <w:rFonts w:ascii="Times New Roman" w:hAnsi="Times New Roman" w:cs="Times New Roman"/>
          <w:sz w:val="24"/>
          <w:szCs w:val="24"/>
          <w:lang w:val="es-ES"/>
        </w:rPr>
        <w:t xml:space="preserve"> puede gestionar eficientemente la lógica de la aplicación y la interacción con la base de datos, mientras que la capa </w:t>
      </w:r>
      <w:proofErr w:type="spellStart"/>
      <w:r w:rsidRPr="00793661">
        <w:rPr>
          <w:rFonts w:ascii="Times New Roman" w:hAnsi="Times New Roman" w:cs="Times New Roman"/>
          <w:sz w:val="24"/>
          <w:szCs w:val="24"/>
          <w:lang w:val="es-ES"/>
        </w:rPr>
        <w:t>frontend</w:t>
      </w:r>
      <w:proofErr w:type="spellEnd"/>
      <w:r w:rsidRPr="00793661">
        <w:rPr>
          <w:rFonts w:ascii="Times New Roman" w:hAnsi="Times New Roman" w:cs="Times New Roman"/>
          <w:sz w:val="24"/>
          <w:szCs w:val="24"/>
          <w:lang w:val="es-ES"/>
        </w:rPr>
        <w:t xml:space="preserve"> se centra en la presentación de datos al usuario, permitiendo un desarrollo más estructurado y eficiente.</w:t>
      </w:r>
    </w:p>
    <w:p w14:paraId="6C44ECBF" w14:textId="301551F3" w:rsidR="00793661" w:rsidRDefault="00793661" w:rsidP="00793661">
      <w:pPr>
        <w:spacing w:line="360" w:lineRule="auto"/>
        <w:jc w:val="both"/>
        <w:rPr>
          <w:rFonts w:ascii="Times New Roman" w:hAnsi="Times New Roman" w:cs="Times New Roman"/>
          <w:sz w:val="24"/>
          <w:szCs w:val="24"/>
          <w:lang w:val="es-ES"/>
        </w:rPr>
      </w:pPr>
      <w:r w:rsidRPr="00793661">
        <w:rPr>
          <w:rFonts w:ascii="Times New Roman" w:hAnsi="Times New Roman" w:cs="Times New Roman"/>
          <w:sz w:val="24"/>
          <w:szCs w:val="24"/>
          <w:lang w:val="es-ES"/>
        </w:rPr>
        <w:t xml:space="preserve">A través de este ejemplo, podemos observar cómo se gestionan diversos procesos para el manejo de datos con </w:t>
      </w:r>
      <w:proofErr w:type="spellStart"/>
      <w:r w:rsidRPr="00793661">
        <w:rPr>
          <w:rFonts w:ascii="Times New Roman" w:hAnsi="Times New Roman" w:cs="Times New Roman"/>
          <w:sz w:val="24"/>
          <w:szCs w:val="24"/>
          <w:lang w:val="es-ES"/>
        </w:rPr>
        <w:t>Firebase</w:t>
      </w:r>
      <w:proofErr w:type="spellEnd"/>
      <w:r w:rsidRPr="00793661">
        <w:rPr>
          <w:rFonts w:ascii="Times New Roman" w:hAnsi="Times New Roman" w:cs="Times New Roman"/>
          <w:sz w:val="24"/>
          <w:szCs w:val="24"/>
          <w:lang w:val="es-ES"/>
        </w:rPr>
        <w:t xml:space="preserve">. Es importante destacar que la lógica de </w:t>
      </w:r>
      <w:proofErr w:type="spellStart"/>
      <w:r w:rsidRPr="00793661">
        <w:rPr>
          <w:rFonts w:ascii="Times New Roman" w:hAnsi="Times New Roman" w:cs="Times New Roman"/>
          <w:sz w:val="24"/>
          <w:szCs w:val="24"/>
          <w:lang w:val="es-ES"/>
        </w:rPr>
        <w:t>Firebase</w:t>
      </w:r>
      <w:proofErr w:type="spellEnd"/>
      <w:r w:rsidRPr="00793661">
        <w:rPr>
          <w:rFonts w:ascii="Times New Roman" w:hAnsi="Times New Roman" w:cs="Times New Roman"/>
          <w:sz w:val="24"/>
          <w:szCs w:val="24"/>
          <w:lang w:val="es-ES"/>
        </w:rPr>
        <w:t xml:space="preserve"> se centra en documentos, donde cada documento representa atributos y la colección equivale a una tabla. Al subdividir la lógica de la aplicación, obtenemos un mayor control ante posibles cambios en el futuro, además de contar con un código más organizado, accesible y fácil de mantener.</w:t>
      </w:r>
    </w:p>
    <w:p w14:paraId="041BCBB2" w14:textId="77777777" w:rsidR="00D236C1" w:rsidRDefault="00D236C1" w:rsidP="00793661">
      <w:pPr>
        <w:spacing w:line="360" w:lineRule="auto"/>
        <w:jc w:val="both"/>
        <w:rPr>
          <w:rFonts w:ascii="Times New Roman" w:hAnsi="Times New Roman" w:cs="Times New Roman"/>
          <w:sz w:val="24"/>
          <w:szCs w:val="24"/>
          <w:lang w:val="es-ES"/>
        </w:rPr>
      </w:pPr>
    </w:p>
    <w:p w14:paraId="057F4C2D" w14:textId="77777777" w:rsidR="00D236C1" w:rsidRDefault="00D236C1" w:rsidP="00793661">
      <w:pPr>
        <w:spacing w:line="360" w:lineRule="auto"/>
        <w:jc w:val="both"/>
        <w:rPr>
          <w:rFonts w:ascii="Times New Roman" w:hAnsi="Times New Roman" w:cs="Times New Roman"/>
          <w:sz w:val="24"/>
          <w:szCs w:val="24"/>
          <w:lang w:val="es-ES"/>
        </w:rPr>
      </w:pPr>
    </w:p>
    <w:p w14:paraId="1F5D6BDF" w14:textId="77777777" w:rsidR="008B34D9" w:rsidRDefault="008B34D9" w:rsidP="00793661">
      <w:pPr>
        <w:spacing w:line="360" w:lineRule="auto"/>
        <w:jc w:val="both"/>
        <w:rPr>
          <w:rFonts w:ascii="Times New Roman" w:hAnsi="Times New Roman" w:cs="Times New Roman"/>
          <w:sz w:val="24"/>
          <w:szCs w:val="24"/>
          <w:lang w:val="es-ES"/>
        </w:rPr>
      </w:pPr>
    </w:p>
    <w:p w14:paraId="0C7D8A62" w14:textId="35F4C1E0" w:rsidR="00D236C1" w:rsidRDefault="00D236C1" w:rsidP="00917067">
      <w:pPr>
        <w:pStyle w:val="Ttulo1"/>
        <w:rPr>
          <w:lang w:val="es-ES"/>
        </w:rPr>
      </w:pPr>
      <w:bookmarkStart w:id="82" w:name="_Toc158500187"/>
      <w:r>
        <w:rPr>
          <w:lang w:val="es-ES"/>
        </w:rPr>
        <w:lastRenderedPageBreak/>
        <w:t>Bibliografía</w:t>
      </w:r>
      <w:bookmarkEnd w:id="82"/>
    </w:p>
    <w:p w14:paraId="6CD2DF48" w14:textId="77777777" w:rsidR="00917067" w:rsidRPr="00917067" w:rsidRDefault="00917067" w:rsidP="00917067">
      <w:pPr>
        <w:rPr>
          <w:lang w:val="es-ES"/>
        </w:rPr>
      </w:pPr>
    </w:p>
    <w:sdt>
      <w:sdtPr>
        <w:rPr>
          <w:rFonts w:ascii="Times New Roman" w:hAnsi="Times New Roman" w:cs="Times New Roman"/>
          <w:sz w:val="28"/>
          <w:szCs w:val="28"/>
          <w:lang w:val="es-ES"/>
        </w:rPr>
        <w:tag w:val="MENDELEY_BIBLIOGRAPHY"/>
        <w:id w:val="1633212279"/>
        <w:placeholder>
          <w:docPart w:val="DefaultPlaceholder_-1854013440"/>
        </w:placeholder>
      </w:sdtPr>
      <w:sdtEndPr>
        <w:rPr>
          <w:sz w:val="32"/>
          <w:szCs w:val="32"/>
        </w:rPr>
      </w:sdtEndPr>
      <w:sdtContent>
        <w:p w14:paraId="71391EAB" w14:textId="77777777" w:rsidR="00B0799F" w:rsidRPr="00775192" w:rsidRDefault="00B0799F">
          <w:pPr>
            <w:autoSpaceDE w:val="0"/>
            <w:autoSpaceDN w:val="0"/>
            <w:ind w:hanging="640"/>
            <w:divId w:val="1822042335"/>
            <w:rPr>
              <w:rFonts w:ascii="Times New Roman" w:eastAsia="Times New Roman" w:hAnsi="Times New Roman" w:cs="Times New Roman"/>
              <w:kern w:val="0"/>
              <w:sz w:val="28"/>
              <w:szCs w:val="28"/>
              <w14:ligatures w14:val="none"/>
            </w:rPr>
          </w:pPr>
          <w:r w:rsidRPr="00775192">
            <w:rPr>
              <w:rFonts w:ascii="Times New Roman" w:eastAsia="Times New Roman" w:hAnsi="Times New Roman" w:cs="Times New Roman"/>
              <w:sz w:val="24"/>
              <w:szCs w:val="24"/>
            </w:rPr>
            <w:t>[1]</w:t>
          </w:r>
          <w:r w:rsidRPr="00775192">
            <w:rPr>
              <w:rFonts w:ascii="Times New Roman" w:eastAsia="Times New Roman" w:hAnsi="Times New Roman" w:cs="Times New Roman"/>
              <w:sz w:val="24"/>
              <w:szCs w:val="24"/>
            </w:rPr>
            <w:tab/>
            <w:t>A. Wang, “</w:t>
          </w:r>
          <w:proofErr w:type="spellStart"/>
          <w:r w:rsidRPr="00775192">
            <w:rPr>
              <w:rFonts w:ascii="Times New Roman" w:eastAsia="Times New Roman" w:hAnsi="Times New Roman" w:cs="Times New Roman"/>
              <w:sz w:val="24"/>
              <w:szCs w:val="24"/>
            </w:rPr>
            <w:t>Discussion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the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Application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Layering</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Technology</w:t>
          </w:r>
          <w:proofErr w:type="spellEnd"/>
          <w:r w:rsidRPr="00775192">
            <w:rPr>
              <w:rFonts w:ascii="Times New Roman" w:eastAsia="Times New Roman" w:hAnsi="Times New Roman" w:cs="Times New Roman"/>
              <w:sz w:val="24"/>
              <w:szCs w:val="24"/>
            </w:rPr>
            <w:t xml:space="preserve"> in </w:t>
          </w:r>
          <w:proofErr w:type="spellStart"/>
          <w:r w:rsidRPr="00775192">
            <w:rPr>
              <w:rFonts w:ascii="Times New Roman" w:eastAsia="Times New Roman" w:hAnsi="Times New Roman" w:cs="Times New Roman"/>
              <w:sz w:val="24"/>
              <w:szCs w:val="24"/>
            </w:rPr>
            <w:t>the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Development</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Computer</w:t>
          </w:r>
          <w:proofErr w:type="spellEnd"/>
          <w:r w:rsidRPr="00775192">
            <w:rPr>
              <w:rFonts w:ascii="Times New Roman" w:eastAsia="Times New Roman" w:hAnsi="Times New Roman" w:cs="Times New Roman"/>
              <w:sz w:val="24"/>
              <w:szCs w:val="24"/>
            </w:rPr>
            <w:t xml:space="preserve"> Software,” </w:t>
          </w:r>
          <w:r w:rsidRPr="00775192">
            <w:rPr>
              <w:rFonts w:ascii="Times New Roman" w:eastAsia="Times New Roman" w:hAnsi="Times New Roman" w:cs="Times New Roman"/>
              <w:i/>
              <w:iCs/>
              <w:sz w:val="24"/>
              <w:szCs w:val="24"/>
            </w:rPr>
            <w:t xml:space="preserve">J </w:t>
          </w:r>
          <w:proofErr w:type="spellStart"/>
          <w:r w:rsidRPr="00775192">
            <w:rPr>
              <w:rFonts w:ascii="Times New Roman" w:eastAsia="Times New Roman" w:hAnsi="Times New Roman" w:cs="Times New Roman"/>
              <w:i/>
              <w:iCs/>
              <w:sz w:val="24"/>
              <w:szCs w:val="24"/>
            </w:rPr>
            <w:t>Phys</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Conf</w:t>
          </w:r>
          <w:proofErr w:type="spellEnd"/>
          <w:r w:rsidRPr="00775192">
            <w:rPr>
              <w:rFonts w:ascii="Times New Roman" w:eastAsia="Times New Roman" w:hAnsi="Times New Roman" w:cs="Times New Roman"/>
              <w:i/>
              <w:iCs/>
              <w:sz w:val="24"/>
              <w:szCs w:val="24"/>
            </w:rPr>
            <w:t xml:space="preserve"> Ser</w:t>
          </w:r>
          <w:r w:rsidRPr="00775192">
            <w:rPr>
              <w:rFonts w:ascii="Times New Roman" w:eastAsia="Times New Roman" w:hAnsi="Times New Roman" w:cs="Times New Roman"/>
              <w:sz w:val="24"/>
              <w:szCs w:val="24"/>
            </w:rPr>
            <w:t xml:space="preserve">, vol. 1748, no. 2, p. 022003, Jan. 2021,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10.1088/1742-6596/1748/2/022003.</w:t>
          </w:r>
        </w:p>
        <w:p w14:paraId="375A7697" w14:textId="77777777" w:rsidR="00B0799F" w:rsidRPr="00775192" w:rsidRDefault="00B0799F">
          <w:pPr>
            <w:autoSpaceDE w:val="0"/>
            <w:autoSpaceDN w:val="0"/>
            <w:ind w:hanging="640"/>
            <w:divId w:val="225380760"/>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[2]</w:t>
          </w:r>
          <w:r w:rsidRPr="00775192">
            <w:rPr>
              <w:rFonts w:ascii="Times New Roman" w:eastAsia="Times New Roman" w:hAnsi="Times New Roman" w:cs="Times New Roman"/>
              <w:sz w:val="24"/>
              <w:szCs w:val="24"/>
            </w:rPr>
            <w:tab/>
          </w:r>
          <w:proofErr w:type="spellStart"/>
          <w:r w:rsidRPr="00775192">
            <w:rPr>
              <w:rFonts w:ascii="Times New Roman" w:eastAsia="Times New Roman" w:hAnsi="Times New Roman" w:cs="Times New Roman"/>
              <w:sz w:val="24"/>
              <w:szCs w:val="24"/>
            </w:rPr>
            <w:t>Luo</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Qiqiang</w:t>
          </w:r>
          <w:proofErr w:type="spellEnd"/>
          <w:r w:rsidRPr="00775192">
            <w:rPr>
              <w:rFonts w:ascii="Times New Roman" w:eastAsia="Times New Roman" w:hAnsi="Times New Roman" w:cs="Times New Roman"/>
              <w:sz w:val="24"/>
              <w:szCs w:val="24"/>
            </w:rPr>
            <w:t xml:space="preserve"> and Chen </w:t>
          </w:r>
          <w:proofErr w:type="spellStart"/>
          <w:r w:rsidRPr="00775192">
            <w:rPr>
              <w:rFonts w:ascii="Times New Roman" w:eastAsia="Times New Roman" w:hAnsi="Times New Roman" w:cs="Times New Roman"/>
              <w:sz w:val="24"/>
              <w:szCs w:val="24"/>
            </w:rPr>
            <w:t>Shuang</w:t>
          </w:r>
          <w:proofErr w:type="spellEnd"/>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The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Application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Layering</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Technology</w:t>
          </w:r>
          <w:proofErr w:type="spellEnd"/>
          <w:r w:rsidRPr="00775192">
            <w:rPr>
              <w:rFonts w:ascii="Times New Roman" w:eastAsia="Times New Roman" w:hAnsi="Times New Roman" w:cs="Times New Roman"/>
              <w:sz w:val="24"/>
              <w:szCs w:val="24"/>
            </w:rPr>
            <w:t xml:space="preserve"> in </w:t>
          </w:r>
          <w:proofErr w:type="spellStart"/>
          <w:r w:rsidRPr="00775192">
            <w:rPr>
              <w:rFonts w:ascii="Times New Roman" w:eastAsia="Times New Roman" w:hAnsi="Times New Roman" w:cs="Times New Roman"/>
              <w:sz w:val="24"/>
              <w:szCs w:val="24"/>
            </w:rPr>
            <w:t>Computer</w:t>
          </w:r>
          <w:proofErr w:type="spellEnd"/>
          <w:r w:rsidRPr="00775192">
            <w:rPr>
              <w:rFonts w:ascii="Times New Roman" w:eastAsia="Times New Roman" w:hAnsi="Times New Roman" w:cs="Times New Roman"/>
              <w:sz w:val="24"/>
              <w:szCs w:val="24"/>
            </w:rPr>
            <w:t xml:space="preserve"> Software </w:t>
          </w:r>
          <w:proofErr w:type="spellStart"/>
          <w:r w:rsidRPr="00775192">
            <w:rPr>
              <w:rFonts w:ascii="Times New Roman" w:eastAsia="Times New Roman" w:hAnsi="Times New Roman" w:cs="Times New Roman"/>
              <w:sz w:val="24"/>
              <w:szCs w:val="24"/>
            </w:rPr>
            <w:t>Development</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2018 7th International </w:t>
          </w:r>
          <w:proofErr w:type="spellStart"/>
          <w:r w:rsidRPr="00775192">
            <w:rPr>
              <w:rFonts w:ascii="Times New Roman" w:eastAsia="Times New Roman" w:hAnsi="Times New Roman" w:cs="Times New Roman"/>
              <w:i/>
              <w:iCs/>
              <w:sz w:val="24"/>
              <w:szCs w:val="24"/>
            </w:rPr>
            <w:t>Conference</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on</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Advanced</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Materials</w:t>
          </w:r>
          <w:proofErr w:type="spellEnd"/>
          <w:r w:rsidRPr="00775192">
            <w:rPr>
              <w:rFonts w:ascii="Times New Roman" w:eastAsia="Times New Roman" w:hAnsi="Times New Roman" w:cs="Times New Roman"/>
              <w:i/>
              <w:iCs/>
              <w:sz w:val="24"/>
              <w:szCs w:val="24"/>
            </w:rPr>
            <w:t xml:space="preserve"> and </w:t>
          </w:r>
          <w:proofErr w:type="spellStart"/>
          <w:r w:rsidRPr="00775192">
            <w:rPr>
              <w:rFonts w:ascii="Times New Roman" w:eastAsia="Times New Roman" w:hAnsi="Times New Roman" w:cs="Times New Roman"/>
              <w:i/>
              <w:iCs/>
              <w:sz w:val="24"/>
              <w:szCs w:val="24"/>
            </w:rPr>
            <w:t>Computer</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Science</w:t>
          </w:r>
          <w:proofErr w:type="spellEnd"/>
          <w:r w:rsidRPr="00775192">
            <w:rPr>
              <w:rFonts w:ascii="Times New Roman" w:eastAsia="Times New Roman" w:hAnsi="Times New Roman" w:cs="Times New Roman"/>
              <w:i/>
              <w:iCs/>
              <w:sz w:val="24"/>
              <w:szCs w:val="24"/>
            </w:rPr>
            <w:t xml:space="preserve"> (ICAMCS 2018)</w:t>
          </w:r>
          <w:r w:rsidRPr="00775192">
            <w:rPr>
              <w:rFonts w:ascii="Times New Roman" w:eastAsia="Times New Roman" w:hAnsi="Times New Roman" w:cs="Times New Roman"/>
              <w:sz w:val="24"/>
              <w:szCs w:val="24"/>
            </w:rPr>
            <w:t xml:space="preserve">, Clausius </w:t>
          </w:r>
          <w:proofErr w:type="spellStart"/>
          <w:r w:rsidRPr="00775192">
            <w:rPr>
              <w:rFonts w:ascii="Times New Roman" w:eastAsia="Times New Roman" w:hAnsi="Times New Roman" w:cs="Times New Roman"/>
              <w:sz w:val="24"/>
              <w:szCs w:val="24"/>
            </w:rPr>
            <w:t>Scientific</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Press</w:t>
          </w:r>
          <w:proofErr w:type="spellEnd"/>
          <w:r w:rsidRPr="00775192">
            <w:rPr>
              <w:rFonts w:ascii="Times New Roman" w:eastAsia="Times New Roman" w:hAnsi="Times New Roman" w:cs="Times New Roman"/>
              <w:sz w:val="24"/>
              <w:szCs w:val="24"/>
            </w:rPr>
            <w:t xml:space="preserve">, 2018.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10.23977/icamcs.2018.090.</w:t>
          </w:r>
        </w:p>
        <w:p w14:paraId="24844B0F" w14:textId="77777777" w:rsidR="00B0799F" w:rsidRPr="00775192" w:rsidRDefault="00B0799F">
          <w:pPr>
            <w:autoSpaceDE w:val="0"/>
            <w:autoSpaceDN w:val="0"/>
            <w:ind w:hanging="640"/>
            <w:divId w:val="101189852"/>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w:t>
          </w:r>
          <w:r w:rsidRPr="00775192">
            <w:rPr>
              <w:rFonts w:ascii="Times New Roman" w:eastAsia="Times New Roman" w:hAnsi="Times New Roman" w:cs="Times New Roman"/>
              <w:sz w:val="24"/>
              <w:szCs w:val="24"/>
            </w:rPr>
            <w:tab/>
            <w:t xml:space="preserve">W. </w:t>
          </w:r>
          <w:proofErr w:type="spellStart"/>
          <w:r w:rsidRPr="00775192">
            <w:rPr>
              <w:rFonts w:ascii="Times New Roman" w:eastAsia="Times New Roman" w:hAnsi="Times New Roman" w:cs="Times New Roman"/>
              <w:sz w:val="24"/>
              <w:szCs w:val="24"/>
            </w:rPr>
            <w:t>Zhuxian</w:t>
          </w:r>
          <w:proofErr w:type="spellEnd"/>
          <w:r w:rsidRPr="00775192">
            <w:rPr>
              <w:rFonts w:ascii="Times New Roman" w:eastAsia="Times New Roman" w:hAnsi="Times New Roman" w:cs="Times New Roman"/>
              <w:sz w:val="24"/>
              <w:szCs w:val="24"/>
            </w:rPr>
            <w:t xml:space="preserve">, G. </w:t>
          </w:r>
          <w:proofErr w:type="spellStart"/>
          <w:r w:rsidRPr="00775192">
            <w:rPr>
              <w:rFonts w:ascii="Times New Roman" w:eastAsia="Times New Roman" w:hAnsi="Times New Roman" w:cs="Times New Roman"/>
              <w:sz w:val="24"/>
              <w:szCs w:val="24"/>
            </w:rPr>
            <w:t>Xingmin</w:t>
          </w:r>
          <w:proofErr w:type="spellEnd"/>
          <w:r w:rsidRPr="00775192">
            <w:rPr>
              <w:rFonts w:ascii="Times New Roman" w:eastAsia="Times New Roman" w:hAnsi="Times New Roman" w:cs="Times New Roman"/>
              <w:sz w:val="24"/>
              <w:szCs w:val="24"/>
            </w:rPr>
            <w:t xml:space="preserve">, and F. </w:t>
          </w:r>
          <w:proofErr w:type="spellStart"/>
          <w:r w:rsidRPr="00775192">
            <w:rPr>
              <w:rFonts w:ascii="Times New Roman" w:eastAsia="Times New Roman" w:hAnsi="Times New Roman" w:cs="Times New Roman"/>
              <w:sz w:val="24"/>
              <w:szCs w:val="24"/>
            </w:rPr>
            <w:t>Peng</w:t>
          </w:r>
          <w:proofErr w:type="spellEnd"/>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The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Application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Layering</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Technology</w:t>
          </w:r>
          <w:proofErr w:type="spellEnd"/>
          <w:r w:rsidRPr="00775192">
            <w:rPr>
              <w:rFonts w:ascii="Times New Roman" w:eastAsia="Times New Roman" w:hAnsi="Times New Roman" w:cs="Times New Roman"/>
              <w:sz w:val="24"/>
              <w:szCs w:val="24"/>
            </w:rPr>
            <w:t xml:space="preserve"> in </w:t>
          </w:r>
          <w:proofErr w:type="spellStart"/>
          <w:r w:rsidRPr="00775192">
            <w:rPr>
              <w:rFonts w:ascii="Times New Roman" w:eastAsia="Times New Roman" w:hAnsi="Times New Roman" w:cs="Times New Roman"/>
              <w:sz w:val="24"/>
              <w:szCs w:val="24"/>
            </w:rPr>
            <w:t>Computer</w:t>
          </w:r>
          <w:proofErr w:type="spellEnd"/>
          <w:r w:rsidRPr="00775192">
            <w:rPr>
              <w:rFonts w:ascii="Times New Roman" w:eastAsia="Times New Roman" w:hAnsi="Times New Roman" w:cs="Times New Roman"/>
              <w:sz w:val="24"/>
              <w:szCs w:val="24"/>
            </w:rPr>
            <w:t xml:space="preserve"> Software </w:t>
          </w:r>
          <w:proofErr w:type="spellStart"/>
          <w:r w:rsidRPr="00775192">
            <w:rPr>
              <w:rFonts w:ascii="Times New Roman" w:eastAsia="Times New Roman" w:hAnsi="Times New Roman" w:cs="Times New Roman"/>
              <w:sz w:val="24"/>
              <w:szCs w:val="24"/>
            </w:rPr>
            <w:t>Development</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2017 International </w:t>
          </w:r>
          <w:proofErr w:type="spellStart"/>
          <w:r w:rsidRPr="00775192">
            <w:rPr>
              <w:rFonts w:ascii="Times New Roman" w:eastAsia="Times New Roman" w:hAnsi="Times New Roman" w:cs="Times New Roman"/>
              <w:i/>
              <w:iCs/>
              <w:sz w:val="24"/>
              <w:szCs w:val="24"/>
            </w:rPr>
            <w:t>Conference</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on</w:t>
          </w:r>
          <w:proofErr w:type="spellEnd"/>
          <w:r w:rsidRPr="00775192">
            <w:rPr>
              <w:rFonts w:ascii="Times New Roman" w:eastAsia="Times New Roman" w:hAnsi="Times New Roman" w:cs="Times New Roman"/>
              <w:i/>
              <w:iCs/>
              <w:sz w:val="24"/>
              <w:szCs w:val="24"/>
            </w:rPr>
            <w:t xml:space="preserve"> Robots &amp; </w:t>
          </w:r>
          <w:proofErr w:type="spellStart"/>
          <w:r w:rsidRPr="00775192">
            <w:rPr>
              <w:rFonts w:ascii="Times New Roman" w:eastAsia="Times New Roman" w:hAnsi="Times New Roman" w:cs="Times New Roman"/>
              <w:i/>
              <w:iCs/>
              <w:sz w:val="24"/>
              <w:szCs w:val="24"/>
            </w:rPr>
            <w:t>Intelligent</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System</w:t>
          </w:r>
          <w:proofErr w:type="spellEnd"/>
          <w:r w:rsidRPr="00775192">
            <w:rPr>
              <w:rFonts w:ascii="Times New Roman" w:eastAsia="Times New Roman" w:hAnsi="Times New Roman" w:cs="Times New Roman"/>
              <w:i/>
              <w:iCs/>
              <w:sz w:val="24"/>
              <w:szCs w:val="24"/>
            </w:rPr>
            <w:t xml:space="preserve"> (ICRIS)</w:t>
          </w:r>
          <w:r w:rsidRPr="00775192">
            <w:rPr>
              <w:rFonts w:ascii="Times New Roman" w:eastAsia="Times New Roman" w:hAnsi="Times New Roman" w:cs="Times New Roman"/>
              <w:sz w:val="24"/>
              <w:szCs w:val="24"/>
            </w:rPr>
            <w:t xml:space="preserve">, IEEE, </w:t>
          </w:r>
          <w:proofErr w:type="gramStart"/>
          <w:r w:rsidRPr="00775192">
            <w:rPr>
              <w:rFonts w:ascii="Times New Roman" w:eastAsia="Times New Roman" w:hAnsi="Times New Roman" w:cs="Times New Roman"/>
              <w:sz w:val="24"/>
              <w:szCs w:val="24"/>
            </w:rPr>
            <w:t>Oct.</w:t>
          </w:r>
          <w:proofErr w:type="gramEnd"/>
          <w:r w:rsidRPr="00775192">
            <w:rPr>
              <w:rFonts w:ascii="Times New Roman" w:eastAsia="Times New Roman" w:hAnsi="Times New Roman" w:cs="Times New Roman"/>
              <w:sz w:val="24"/>
              <w:szCs w:val="24"/>
            </w:rPr>
            <w:t xml:space="preserve"> 2017, pp. 329–333.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10.1109/ICRIS.2017.89.</w:t>
          </w:r>
        </w:p>
        <w:p w14:paraId="02404DE1" w14:textId="77777777" w:rsidR="00B0799F" w:rsidRPr="00775192" w:rsidRDefault="00B0799F">
          <w:pPr>
            <w:autoSpaceDE w:val="0"/>
            <w:autoSpaceDN w:val="0"/>
            <w:ind w:hanging="640"/>
            <w:divId w:val="1919316237"/>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[4]</w:t>
          </w:r>
          <w:r w:rsidRPr="00775192">
            <w:rPr>
              <w:rFonts w:ascii="Times New Roman" w:eastAsia="Times New Roman" w:hAnsi="Times New Roman" w:cs="Times New Roman"/>
              <w:sz w:val="24"/>
              <w:szCs w:val="24"/>
            </w:rPr>
            <w:tab/>
            <w:t xml:space="preserve">P. </w:t>
          </w:r>
          <w:proofErr w:type="spellStart"/>
          <w:r w:rsidRPr="00775192">
            <w:rPr>
              <w:rFonts w:ascii="Times New Roman" w:eastAsia="Times New Roman" w:hAnsi="Times New Roman" w:cs="Times New Roman"/>
              <w:sz w:val="24"/>
              <w:szCs w:val="24"/>
            </w:rPr>
            <w:t>Späth</w:t>
          </w:r>
          <w:proofErr w:type="spellEnd"/>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Firebase</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Pro Android </w:t>
          </w:r>
          <w:proofErr w:type="spellStart"/>
          <w:r w:rsidRPr="00775192">
            <w:rPr>
              <w:rFonts w:ascii="Times New Roman" w:eastAsia="Times New Roman" w:hAnsi="Times New Roman" w:cs="Times New Roman"/>
              <w:i/>
              <w:iCs/>
              <w:sz w:val="24"/>
              <w:szCs w:val="24"/>
            </w:rPr>
            <w:t>with</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Kotlin</w:t>
          </w:r>
          <w:proofErr w:type="spellEnd"/>
          <w:r w:rsidRPr="00775192">
            <w:rPr>
              <w:rFonts w:ascii="Times New Roman" w:eastAsia="Times New Roman" w:hAnsi="Times New Roman" w:cs="Times New Roman"/>
              <w:sz w:val="24"/>
              <w:szCs w:val="24"/>
            </w:rPr>
            <w:t xml:space="preserve">, Berkeley, CA: </w:t>
          </w:r>
          <w:proofErr w:type="spellStart"/>
          <w:r w:rsidRPr="00775192">
            <w:rPr>
              <w:rFonts w:ascii="Times New Roman" w:eastAsia="Times New Roman" w:hAnsi="Times New Roman" w:cs="Times New Roman"/>
              <w:sz w:val="24"/>
              <w:szCs w:val="24"/>
            </w:rPr>
            <w:t>Apress</w:t>
          </w:r>
          <w:proofErr w:type="spellEnd"/>
          <w:r w:rsidRPr="00775192">
            <w:rPr>
              <w:rFonts w:ascii="Times New Roman" w:eastAsia="Times New Roman" w:hAnsi="Times New Roman" w:cs="Times New Roman"/>
              <w:sz w:val="24"/>
              <w:szCs w:val="24"/>
            </w:rPr>
            <w:t xml:space="preserve">, 2022, pp. 363–366.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10.1007/978-1-4842-8745-3_10.</w:t>
          </w:r>
        </w:p>
        <w:p w14:paraId="77F85287" w14:textId="77777777" w:rsidR="00B0799F" w:rsidRPr="00775192" w:rsidRDefault="00B0799F">
          <w:pPr>
            <w:autoSpaceDE w:val="0"/>
            <w:autoSpaceDN w:val="0"/>
            <w:ind w:hanging="640"/>
            <w:divId w:val="835531193"/>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[5]</w:t>
          </w:r>
          <w:r w:rsidRPr="00775192">
            <w:rPr>
              <w:rFonts w:ascii="Times New Roman" w:eastAsia="Times New Roman" w:hAnsi="Times New Roman" w:cs="Times New Roman"/>
              <w:sz w:val="24"/>
              <w:szCs w:val="24"/>
            </w:rPr>
            <w:tab/>
            <w:t xml:space="preserve">L. </w:t>
          </w:r>
          <w:proofErr w:type="spellStart"/>
          <w:r w:rsidRPr="00775192">
            <w:rPr>
              <w:rFonts w:ascii="Times New Roman" w:eastAsia="Times New Roman" w:hAnsi="Times New Roman" w:cs="Times New Roman"/>
              <w:sz w:val="24"/>
              <w:szCs w:val="24"/>
            </w:rPr>
            <w:t>Moroney</w:t>
          </w:r>
          <w:proofErr w:type="spellEnd"/>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Firebase</w:t>
          </w:r>
          <w:proofErr w:type="spellEnd"/>
          <w:r w:rsidRPr="00775192">
            <w:rPr>
              <w:rFonts w:ascii="Times New Roman" w:eastAsia="Times New Roman" w:hAnsi="Times New Roman" w:cs="Times New Roman"/>
              <w:sz w:val="24"/>
              <w:szCs w:val="24"/>
            </w:rPr>
            <w:t xml:space="preserve"> App </w:t>
          </w:r>
          <w:proofErr w:type="spellStart"/>
          <w:r w:rsidRPr="00775192">
            <w:rPr>
              <w:rFonts w:ascii="Times New Roman" w:eastAsia="Times New Roman" w:hAnsi="Times New Roman" w:cs="Times New Roman"/>
              <w:sz w:val="24"/>
              <w:szCs w:val="24"/>
            </w:rPr>
            <w:t>Indexing</w:t>
          </w:r>
          <w:proofErr w:type="spellEnd"/>
          <w:r w:rsidRPr="00775192">
            <w:rPr>
              <w:rFonts w:ascii="Times New Roman" w:eastAsia="Times New Roman" w:hAnsi="Times New Roman" w:cs="Times New Roman"/>
              <w:sz w:val="24"/>
              <w:szCs w:val="24"/>
            </w:rPr>
            <w:t xml:space="preserve">,” in </w:t>
          </w:r>
          <w:proofErr w:type="spellStart"/>
          <w:r w:rsidRPr="00775192">
            <w:rPr>
              <w:rFonts w:ascii="Times New Roman" w:eastAsia="Times New Roman" w:hAnsi="Times New Roman" w:cs="Times New Roman"/>
              <w:i/>
              <w:iCs/>
              <w:sz w:val="24"/>
              <w:szCs w:val="24"/>
            </w:rPr>
            <w:t>The</w:t>
          </w:r>
          <w:proofErr w:type="spellEnd"/>
          <w:r w:rsidRPr="00775192">
            <w:rPr>
              <w:rFonts w:ascii="Times New Roman" w:eastAsia="Times New Roman" w:hAnsi="Times New Roman" w:cs="Times New Roman"/>
              <w:i/>
              <w:iCs/>
              <w:sz w:val="24"/>
              <w:szCs w:val="24"/>
            </w:rPr>
            <w:t xml:space="preserve"> Definitive Guide </w:t>
          </w:r>
          <w:proofErr w:type="spellStart"/>
          <w:r w:rsidRPr="00775192">
            <w:rPr>
              <w:rFonts w:ascii="Times New Roman" w:eastAsia="Times New Roman" w:hAnsi="Times New Roman" w:cs="Times New Roman"/>
              <w:i/>
              <w:iCs/>
              <w:sz w:val="24"/>
              <w:szCs w:val="24"/>
            </w:rPr>
            <w:t>to</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Firebase</w:t>
          </w:r>
          <w:proofErr w:type="spellEnd"/>
          <w:r w:rsidRPr="00775192">
            <w:rPr>
              <w:rFonts w:ascii="Times New Roman" w:eastAsia="Times New Roman" w:hAnsi="Times New Roman" w:cs="Times New Roman"/>
              <w:sz w:val="24"/>
              <w:szCs w:val="24"/>
            </w:rPr>
            <w:t xml:space="preserve">, Berkeley, CA: </w:t>
          </w:r>
          <w:proofErr w:type="spellStart"/>
          <w:r w:rsidRPr="00775192">
            <w:rPr>
              <w:rFonts w:ascii="Times New Roman" w:eastAsia="Times New Roman" w:hAnsi="Times New Roman" w:cs="Times New Roman"/>
              <w:sz w:val="24"/>
              <w:szCs w:val="24"/>
            </w:rPr>
            <w:t>Apress</w:t>
          </w:r>
          <w:proofErr w:type="spellEnd"/>
          <w:r w:rsidRPr="00775192">
            <w:rPr>
              <w:rFonts w:ascii="Times New Roman" w:eastAsia="Times New Roman" w:hAnsi="Times New Roman" w:cs="Times New Roman"/>
              <w:sz w:val="24"/>
              <w:szCs w:val="24"/>
            </w:rPr>
            <w:t xml:space="preserve">, 2017, pp. 189–201.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10.1007/978-1-4842-2943-9_10.</w:t>
          </w:r>
        </w:p>
        <w:p w14:paraId="0C83022E" w14:textId="77777777" w:rsidR="00B0799F" w:rsidRPr="00775192" w:rsidRDefault="00B0799F">
          <w:pPr>
            <w:autoSpaceDE w:val="0"/>
            <w:autoSpaceDN w:val="0"/>
            <w:ind w:hanging="640"/>
            <w:divId w:val="298612472"/>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[6]</w:t>
          </w:r>
          <w:r w:rsidRPr="00775192">
            <w:rPr>
              <w:rFonts w:ascii="Times New Roman" w:eastAsia="Times New Roman" w:hAnsi="Times New Roman" w:cs="Times New Roman"/>
              <w:sz w:val="24"/>
              <w:szCs w:val="24"/>
            </w:rPr>
            <w:tab/>
            <w:t xml:space="preserve">P. R. </w:t>
          </w:r>
          <w:proofErr w:type="spellStart"/>
          <w:r w:rsidRPr="00775192">
            <w:rPr>
              <w:rFonts w:ascii="Times New Roman" w:eastAsia="Times New Roman" w:hAnsi="Times New Roman" w:cs="Times New Roman"/>
              <w:sz w:val="24"/>
              <w:szCs w:val="24"/>
            </w:rPr>
            <w:t>Saraf</w:t>
          </w:r>
          <w:proofErr w:type="spellEnd"/>
          <w:r w:rsidRPr="00775192">
            <w:rPr>
              <w:rFonts w:ascii="Times New Roman" w:eastAsia="Times New Roman" w:hAnsi="Times New Roman" w:cs="Times New Roman"/>
              <w:sz w:val="24"/>
              <w:szCs w:val="24"/>
            </w:rPr>
            <w:t xml:space="preserve">, “A </w:t>
          </w:r>
          <w:proofErr w:type="spellStart"/>
          <w:r w:rsidRPr="00775192">
            <w:rPr>
              <w:rFonts w:ascii="Times New Roman" w:eastAsia="Times New Roman" w:hAnsi="Times New Roman" w:cs="Times New Roman"/>
              <w:sz w:val="24"/>
              <w:szCs w:val="24"/>
            </w:rPr>
            <w:t>Review</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Firebase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Backend</w:t>
          </w:r>
          <w:proofErr w:type="spellEnd"/>
          <w:r w:rsidRPr="00775192">
            <w:rPr>
              <w:rFonts w:ascii="Times New Roman" w:eastAsia="Times New Roman" w:hAnsi="Times New Roman" w:cs="Times New Roman"/>
              <w:sz w:val="24"/>
              <w:szCs w:val="24"/>
            </w:rPr>
            <w:t xml:space="preserve"> as A </w:t>
          </w:r>
          <w:proofErr w:type="spellStart"/>
          <w:r w:rsidRPr="00775192">
            <w:rPr>
              <w:rFonts w:ascii="Times New Roman" w:eastAsia="Times New Roman" w:hAnsi="Times New Roman" w:cs="Times New Roman"/>
              <w:sz w:val="24"/>
              <w:szCs w:val="24"/>
            </w:rPr>
            <w:t>Service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for</w:t>
          </w:r>
          <w:proofErr w:type="spellEnd"/>
          <w:r w:rsidRPr="00775192">
            <w:rPr>
              <w:rFonts w:ascii="Times New Roman" w:eastAsia="Times New Roman" w:hAnsi="Times New Roman" w:cs="Times New Roman"/>
              <w:sz w:val="24"/>
              <w:szCs w:val="24"/>
            </w:rPr>
            <w:t xml:space="preserve"> Mobile </w:t>
          </w:r>
          <w:proofErr w:type="spellStart"/>
          <w:r w:rsidRPr="00775192">
            <w:rPr>
              <w:rFonts w:ascii="Times New Roman" w:eastAsia="Times New Roman" w:hAnsi="Times New Roman" w:cs="Times New Roman"/>
              <w:sz w:val="24"/>
              <w:szCs w:val="24"/>
            </w:rPr>
            <w:t>Application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Development</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i/>
              <w:iCs/>
              <w:sz w:val="24"/>
              <w:szCs w:val="24"/>
            </w:rPr>
            <w:t>Int</w:t>
          </w:r>
          <w:proofErr w:type="spellEnd"/>
          <w:r w:rsidRPr="00775192">
            <w:rPr>
              <w:rFonts w:ascii="Times New Roman" w:eastAsia="Times New Roman" w:hAnsi="Times New Roman" w:cs="Times New Roman"/>
              <w:i/>
              <w:iCs/>
              <w:sz w:val="24"/>
              <w:szCs w:val="24"/>
            </w:rPr>
            <w:t xml:space="preserve"> J Res </w:t>
          </w:r>
          <w:proofErr w:type="spellStart"/>
          <w:r w:rsidRPr="00775192">
            <w:rPr>
              <w:rFonts w:ascii="Times New Roman" w:eastAsia="Times New Roman" w:hAnsi="Times New Roman" w:cs="Times New Roman"/>
              <w:i/>
              <w:iCs/>
              <w:sz w:val="24"/>
              <w:szCs w:val="24"/>
            </w:rPr>
            <w:t>Appl</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Sci</w:t>
          </w:r>
          <w:proofErr w:type="spellEnd"/>
          <w:r w:rsidRPr="00775192">
            <w:rPr>
              <w:rFonts w:ascii="Times New Roman" w:eastAsia="Times New Roman" w:hAnsi="Times New Roman" w:cs="Times New Roman"/>
              <w:i/>
              <w:iCs/>
              <w:sz w:val="24"/>
              <w:szCs w:val="24"/>
            </w:rPr>
            <w:t xml:space="preserve"> Eng </w:t>
          </w:r>
          <w:proofErr w:type="spellStart"/>
          <w:r w:rsidRPr="00775192">
            <w:rPr>
              <w:rFonts w:ascii="Times New Roman" w:eastAsia="Times New Roman" w:hAnsi="Times New Roman" w:cs="Times New Roman"/>
              <w:i/>
              <w:iCs/>
              <w:sz w:val="24"/>
              <w:szCs w:val="24"/>
            </w:rPr>
            <w:t>Technol</w:t>
          </w:r>
          <w:proofErr w:type="spellEnd"/>
          <w:r w:rsidRPr="00775192">
            <w:rPr>
              <w:rFonts w:ascii="Times New Roman" w:eastAsia="Times New Roman" w:hAnsi="Times New Roman" w:cs="Times New Roman"/>
              <w:sz w:val="24"/>
              <w:szCs w:val="24"/>
            </w:rPr>
            <w:t xml:space="preserve">, vol. 10, no. 1, pp. 967–971, Jan. 2022,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10.22214/ijraset.2022.39958.</w:t>
          </w:r>
        </w:p>
        <w:p w14:paraId="18F74FF1" w14:textId="77777777" w:rsidR="00B0799F" w:rsidRPr="00775192" w:rsidRDefault="00B0799F">
          <w:pPr>
            <w:autoSpaceDE w:val="0"/>
            <w:autoSpaceDN w:val="0"/>
            <w:ind w:hanging="640"/>
            <w:divId w:val="867068696"/>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[7]</w:t>
          </w:r>
          <w:r w:rsidRPr="00775192">
            <w:rPr>
              <w:rFonts w:ascii="Times New Roman" w:eastAsia="Times New Roman" w:hAnsi="Times New Roman" w:cs="Times New Roman"/>
              <w:sz w:val="24"/>
              <w:szCs w:val="24"/>
              <w:lang w:val="pt-PT"/>
            </w:rPr>
            <w:tab/>
            <w:t xml:space="preserve">P. R. Saraf, “A Review on Firebase (Backend as A Service) for Mobile Application Development,” </w:t>
          </w:r>
          <w:r w:rsidRPr="00775192">
            <w:rPr>
              <w:rFonts w:ascii="Times New Roman" w:eastAsia="Times New Roman" w:hAnsi="Times New Roman" w:cs="Times New Roman"/>
              <w:i/>
              <w:iCs/>
              <w:sz w:val="24"/>
              <w:szCs w:val="24"/>
              <w:lang w:val="pt-PT"/>
            </w:rPr>
            <w:t>Int J Res Appl Sci Eng Technol</w:t>
          </w:r>
          <w:r w:rsidRPr="00775192">
            <w:rPr>
              <w:rFonts w:ascii="Times New Roman" w:eastAsia="Times New Roman" w:hAnsi="Times New Roman" w:cs="Times New Roman"/>
              <w:sz w:val="24"/>
              <w:szCs w:val="24"/>
              <w:lang w:val="pt-PT"/>
            </w:rPr>
            <w:t>, vol. 10, no. 1, pp. 967–971, Jan. 2022, doi: 10.22214/ijraset.2022.39958.</w:t>
          </w:r>
        </w:p>
        <w:p w14:paraId="62C290FD" w14:textId="77777777" w:rsidR="00B0799F" w:rsidRPr="00775192" w:rsidRDefault="00B0799F">
          <w:pPr>
            <w:autoSpaceDE w:val="0"/>
            <w:autoSpaceDN w:val="0"/>
            <w:ind w:hanging="640"/>
            <w:divId w:val="590160133"/>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[8]</w:t>
          </w:r>
          <w:r w:rsidRPr="00775192">
            <w:rPr>
              <w:rFonts w:ascii="Times New Roman" w:eastAsia="Times New Roman" w:hAnsi="Times New Roman" w:cs="Times New Roman"/>
              <w:sz w:val="24"/>
              <w:szCs w:val="24"/>
              <w:lang w:val="pt-PT"/>
            </w:rPr>
            <w:tab/>
            <w:t xml:space="preserve">A. Bahtiar Semma, M. Ali, M. Saerozi, M. Mansur, and K. Kusrini, “Cloud computing: google firebase firestore optimization analysis,” </w:t>
          </w:r>
          <w:r w:rsidRPr="00775192">
            <w:rPr>
              <w:rFonts w:ascii="Times New Roman" w:eastAsia="Times New Roman" w:hAnsi="Times New Roman" w:cs="Times New Roman"/>
              <w:i/>
              <w:iCs/>
              <w:sz w:val="24"/>
              <w:szCs w:val="24"/>
              <w:lang w:val="pt-PT"/>
            </w:rPr>
            <w:t>Indonesian Journal of Electrical Engineering and Computer Science</w:t>
          </w:r>
          <w:r w:rsidRPr="00775192">
            <w:rPr>
              <w:rFonts w:ascii="Times New Roman" w:eastAsia="Times New Roman" w:hAnsi="Times New Roman" w:cs="Times New Roman"/>
              <w:sz w:val="24"/>
              <w:szCs w:val="24"/>
              <w:lang w:val="pt-PT"/>
            </w:rPr>
            <w:t>, vol. 29, no. 3, p. 1719, Mar. 2023, doi: 10.11591/ijeecs.v29.i3.pp1719-1728.</w:t>
          </w:r>
        </w:p>
        <w:p w14:paraId="5D411BD7" w14:textId="77777777" w:rsidR="00B0799F" w:rsidRPr="00775192" w:rsidRDefault="00B0799F">
          <w:pPr>
            <w:autoSpaceDE w:val="0"/>
            <w:autoSpaceDN w:val="0"/>
            <w:ind w:hanging="640"/>
            <w:divId w:val="1352100800"/>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[9]</w:t>
          </w:r>
          <w:r w:rsidRPr="00775192">
            <w:rPr>
              <w:rFonts w:ascii="Times New Roman" w:eastAsia="Times New Roman" w:hAnsi="Times New Roman" w:cs="Times New Roman"/>
              <w:sz w:val="24"/>
              <w:szCs w:val="24"/>
              <w:lang w:val="pt-PT"/>
            </w:rPr>
            <w:tab/>
            <w:t xml:space="preserve">Md. S. A. Khan, A. R. Farabi, and A. Iqbal, “What Do Firebase Developers Discuss About? An Empirical Study on Stack Overflow Posts,” in </w:t>
          </w:r>
          <w:r w:rsidRPr="00775192">
            <w:rPr>
              <w:rFonts w:ascii="Times New Roman" w:eastAsia="Times New Roman" w:hAnsi="Times New Roman" w:cs="Times New Roman"/>
              <w:i/>
              <w:iCs/>
              <w:sz w:val="24"/>
              <w:szCs w:val="24"/>
              <w:lang w:val="pt-PT"/>
            </w:rPr>
            <w:t>Proceedings of the 9th International Conference on Networking, Systems and Security</w:t>
          </w:r>
          <w:r w:rsidRPr="00775192">
            <w:rPr>
              <w:rFonts w:ascii="Times New Roman" w:eastAsia="Times New Roman" w:hAnsi="Times New Roman" w:cs="Times New Roman"/>
              <w:sz w:val="24"/>
              <w:szCs w:val="24"/>
              <w:lang w:val="pt-PT"/>
            </w:rPr>
            <w:t>, New York, NY, USA: ACM, Dec. 2022, pp. 63–74. doi: 10.1145/3569551.3569558.</w:t>
          </w:r>
        </w:p>
        <w:p w14:paraId="25D5F075" w14:textId="77777777" w:rsidR="00B0799F" w:rsidRPr="00775192" w:rsidRDefault="00B0799F">
          <w:pPr>
            <w:autoSpaceDE w:val="0"/>
            <w:autoSpaceDN w:val="0"/>
            <w:ind w:hanging="640"/>
            <w:divId w:val="1285581220"/>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[10]</w:t>
          </w:r>
          <w:r w:rsidRPr="00775192">
            <w:rPr>
              <w:rFonts w:ascii="Times New Roman" w:eastAsia="Times New Roman" w:hAnsi="Times New Roman" w:cs="Times New Roman"/>
              <w:sz w:val="24"/>
              <w:szCs w:val="24"/>
              <w:lang w:val="pt-PT"/>
            </w:rPr>
            <w:tab/>
            <w:t>R. Patnaik, R. Pradhan, S. Rath, C. Mishra, and L. Mohanty, “Study on Google Firebase for Real-Time Web Messaging,” 2021, pp. 461–469. doi: 10.1007/978-981-15-5971-6_50.</w:t>
          </w:r>
        </w:p>
        <w:p w14:paraId="1B767AD1" w14:textId="77777777" w:rsidR="00B0799F" w:rsidRPr="00775192" w:rsidRDefault="00B0799F">
          <w:pPr>
            <w:autoSpaceDE w:val="0"/>
            <w:autoSpaceDN w:val="0"/>
            <w:ind w:hanging="640"/>
            <w:divId w:val="1406143981"/>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[11]</w:t>
          </w:r>
          <w:r w:rsidRPr="00775192">
            <w:rPr>
              <w:rFonts w:ascii="Times New Roman" w:eastAsia="Times New Roman" w:hAnsi="Times New Roman" w:cs="Times New Roman"/>
              <w:sz w:val="24"/>
              <w:szCs w:val="24"/>
              <w:lang w:val="pt-PT"/>
            </w:rPr>
            <w:tab/>
            <w:t xml:space="preserve">L. Moroney, “The Firebase Realtime Database,” in </w:t>
          </w:r>
          <w:r w:rsidRPr="00775192">
            <w:rPr>
              <w:rFonts w:ascii="Times New Roman" w:eastAsia="Times New Roman" w:hAnsi="Times New Roman" w:cs="Times New Roman"/>
              <w:i/>
              <w:iCs/>
              <w:sz w:val="24"/>
              <w:szCs w:val="24"/>
              <w:lang w:val="pt-PT"/>
            </w:rPr>
            <w:t>The Definitive Guide to Firebase</w:t>
          </w:r>
          <w:r w:rsidRPr="00775192">
            <w:rPr>
              <w:rFonts w:ascii="Times New Roman" w:eastAsia="Times New Roman" w:hAnsi="Times New Roman" w:cs="Times New Roman"/>
              <w:sz w:val="24"/>
              <w:szCs w:val="24"/>
              <w:lang w:val="pt-PT"/>
            </w:rPr>
            <w:t>, Berkeley, CA: Apress, 2017, pp. 51–71. doi: 10.1007/978-1-4842-2943-9_3.</w:t>
          </w:r>
        </w:p>
        <w:p w14:paraId="2B527440" w14:textId="77777777" w:rsidR="00B0799F" w:rsidRPr="00775192" w:rsidRDefault="00B0799F">
          <w:pPr>
            <w:autoSpaceDE w:val="0"/>
            <w:autoSpaceDN w:val="0"/>
            <w:ind w:hanging="640"/>
            <w:divId w:val="939798036"/>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[12]</w:t>
          </w:r>
          <w:r w:rsidRPr="00775192">
            <w:rPr>
              <w:rFonts w:ascii="Times New Roman" w:eastAsia="Times New Roman" w:hAnsi="Times New Roman" w:cs="Times New Roman"/>
              <w:sz w:val="24"/>
              <w:szCs w:val="24"/>
              <w:lang w:val="pt-PT"/>
            </w:rPr>
            <w:tab/>
            <w:t xml:space="preserve">S. De Carli, “Introduction to Firebase,” in </w:t>
          </w:r>
          <w:r w:rsidRPr="00775192">
            <w:rPr>
              <w:rFonts w:ascii="Times New Roman" w:eastAsia="Times New Roman" w:hAnsi="Times New Roman" w:cs="Times New Roman"/>
              <w:i/>
              <w:iCs/>
              <w:sz w:val="24"/>
              <w:szCs w:val="24"/>
              <w:lang w:val="pt-PT"/>
            </w:rPr>
            <w:t>Build Mobile Apps with SwiftUI and Firebase</w:t>
          </w:r>
          <w:r w:rsidRPr="00775192">
            <w:rPr>
              <w:rFonts w:ascii="Times New Roman" w:eastAsia="Times New Roman" w:hAnsi="Times New Roman" w:cs="Times New Roman"/>
              <w:sz w:val="24"/>
              <w:szCs w:val="24"/>
              <w:lang w:val="pt-PT"/>
            </w:rPr>
            <w:t>, Berkeley, CA: Apress, 2023, pp. 17–42. doi: 10.1007/978-1-4842-9452-9_2.</w:t>
          </w:r>
        </w:p>
        <w:p w14:paraId="15428A4D" w14:textId="77777777" w:rsidR="00B0799F" w:rsidRPr="00775192" w:rsidRDefault="00B0799F">
          <w:pPr>
            <w:autoSpaceDE w:val="0"/>
            <w:autoSpaceDN w:val="0"/>
            <w:ind w:hanging="640"/>
            <w:divId w:val="1356997217"/>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lastRenderedPageBreak/>
            <w:t>[13]</w:t>
          </w:r>
          <w:r w:rsidRPr="00775192">
            <w:rPr>
              <w:rFonts w:ascii="Times New Roman" w:eastAsia="Times New Roman" w:hAnsi="Times New Roman" w:cs="Times New Roman"/>
              <w:sz w:val="24"/>
              <w:szCs w:val="24"/>
              <w:lang w:val="pt-PT"/>
            </w:rPr>
            <w:tab/>
            <w:t>R. Patnaik, R. Pradhan, S. Rath, C. Mishra, and L. Mohanty, “Study on Google Firebase for Real-Time Web Messaging,” 2021, pp. 461–469. doi: 10.1007/978-981-15-5971-6_50.</w:t>
          </w:r>
        </w:p>
        <w:p w14:paraId="34C077A7" w14:textId="77777777" w:rsidR="00B0799F" w:rsidRPr="00775192" w:rsidRDefault="00B0799F">
          <w:pPr>
            <w:autoSpaceDE w:val="0"/>
            <w:autoSpaceDN w:val="0"/>
            <w:ind w:hanging="640"/>
            <w:divId w:val="2011635953"/>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[14]</w:t>
          </w:r>
          <w:r w:rsidRPr="00775192">
            <w:rPr>
              <w:rFonts w:ascii="Times New Roman" w:eastAsia="Times New Roman" w:hAnsi="Times New Roman" w:cs="Times New Roman"/>
              <w:sz w:val="24"/>
              <w:szCs w:val="24"/>
              <w:lang w:val="pt-PT"/>
            </w:rPr>
            <w:tab/>
            <w:t xml:space="preserve">H. Gupta, D. Roy, A. Garg, H. Agarwal, and T. Dudeja, “Firebase Cloud: Web-Based Streaming Platform,” in </w:t>
          </w:r>
          <w:r w:rsidRPr="00775192">
            <w:rPr>
              <w:rFonts w:ascii="Times New Roman" w:eastAsia="Times New Roman" w:hAnsi="Times New Roman" w:cs="Times New Roman"/>
              <w:i/>
              <w:iCs/>
              <w:sz w:val="24"/>
              <w:szCs w:val="24"/>
              <w:lang w:val="pt-PT"/>
            </w:rPr>
            <w:t>2022 Fifth International Conference on Computational Intelligence and Communication Technologies (CCICT)</w:t>
          </w:r>
          <w:r w:rsidRPr="00775192">
            <w:rPr>
              <w:rFonts w:ascii="Times New Roman" w:eastAsia="Times New Roman" w:hAnsi="Times New Roman" w:cs="Times New Roman"/>
              <w:sz w:val="24"/>
              <w:szCs w:val="24"/>
              <w:lang w:val="pt-PT"/>
            </w:rPr>
            <w:t>, IEEE, Jul. 2022, pp. 526–532. doi: 10.1109/CCiCT56684.2022.00098.</w:t>
          </w:r>
        </w:p>
        <w:p w14:paraId="56BB06AD" w14:textId="77777777" w:rsidR="00B0799F" w:rsidRPr="00775192" w:rsidRDefault="00B0799F">
          <w:pPr>
            <w:autoSpaceDE w:val="0"/>
            <w:autoSpaceDN w:val="0"/>
            <w:ind w:hanging="640"/>
            <w:divId w:val="1465150139"/>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[15]</w:t>
          </w:r>
          <w:r w:rsidRPr="00775192">
            <w:rPr>
              <w:rFonts w:ascii="Times New Roman" w:eastAsia="Times New Roman" w:hAnsi="Times New Roman" w:cs="Times New Roman"/>
              <w:sz w:val="24"/>
              <w:szCs w:val="24"/>
              <w:lang w:val="pt-PT"/>
            </w:rPr>
            <w:tab/>
            <w:t xml:space="preserve">M. Copeland, J. Soh, A. Puca, M. Manning, and D. Gollob, “Microsoft Azure and Cloud Computing,” in </w:t>
          </w:r>
          <w:r w:rsidRPr="00775192">
            <w:rPr>
              <w:rFonts w:ascii="Times New Roman" w:eastAsia="Times New Roman" w:hAnsi="Times New Roman" w:cs="Times New Roman"/>
              <w:i/>
              <w:iCs/>
              <w:sz w:val="24"/>
              <w:szCs w:val="24"/>
              <w:lang w:val="pt-PT"/>
            </w:rPr>
            <w:t>Microsoft Azure</w:t>
          </w:r>
          <w:r w:rsidRPr="00775192">
            <w:rPr>
              <w:rFonts w:ascii="Times New Roman" w:eastAsia="Times New Roman" w:hAnsi="Times New Roman" w:cs="Times New Roman"/>
              <w:sz w:val="24"/>
              <w:szCs w:val="24"/>
              <w:lang w:val="pt-PT"/>
            </w:rPr>
            <w:t>, Berkeley, CA: Apress, 2015, pp. 3–26. doi: 10.1007/978-1-4842-1043-7_1.</w:t>
          </w:r>
        </w:p>
        <w:p w14:paraId="5FFBFFD9" w14:textId="77777777" w:rsidR="00B0799F" w:rsidRPr="00775192" w:rsidRDefault="00B0799F">
          <w:pPr>
            <w:autoSpaceDE w:val="0"/>
            <w:autoSpaceDN w:val="0"/>
            <w:ind w:hanging="640"/>
            <w:divId w:val="541989449"/>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[16]</w:t>
          </w:r>
          <w:r w:rsidRPr="00775192">
            <w:rPr>
              <w:rFonts w:ascii="Times New Roman" w:eastAsia="Times New Roman" w:hAnsi="Times New Roman" w:cs="Times New Roman"/>
              <w:sz w:val="24"/>
              <w:szCs w:val="24"/>
              <w:lang w:val="pt-PT"/>
            </w:rPr>
            <w:tab/>
            <w:t xml:space="preserve">P. Mazumdar, S. Agarwal, and A. Banerjee, “Microsoft Azure Storage,” in </w:t>
          </w:r>
          <w:r w:rsidRPr="00775192">
            <w:rPr>
              <w:rFonts w:ascii="Times New Roman" w:eastAsia="Times New Roman" w:hAnsi="Times New Roman" w:cs="Times New Roman"/>
              <w:i/>
              <w:iCs/>
              <w:sz w:val="24"/>
              <w:szCs w:val="24"/>
              <w:lang w:val="pt-PT"/>
            </w:rPr>
            <w:t>Pro SQL Server on Microsoft Azure</w:t>
          </w:r>
          <w:r w:rsidRPr="00775192">
            <w:rPr>
              <w:rFonts w:ascii="Times New Roman" w:eastAsia="Times New Roman" w:hAnsi="Times New Roman" w:cs="Times New Roman"/>
              <w:sz w:val="24"/>
              <w:szCs w:val="24"/>
              <w:lang w:val="pt-PT"/>
            </w:rPr>
            <w:t>, Berkeley, CA: Apress, 2016, pp. 35–52. doi: 10.1007/978-1-4842-2083-2_3.</w:t>
          </w:r>
        </w:p>
        <w:p w14:paraId="61932257" w14:textId="77777777" w:rsidR="00B0799F" w:rsidRPr="00775192" w:rsidRDefault="00B0799F">
          <w:pPr>
            <w:autoSpaceDE w:val="0"/>
            <w:autoSpaceDN w:val="0"/>
            <w:ind w:hanging="640"/>
            <w:divId w:val="1647004159"/>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[17]</w:t>
          </w:r>
          <w:r w:rsidRPr="00775192">
            <w:rPr>
              <w:rFonts w:ascii="Times New Roman" w:eastAsia="Times New Roman" w:hAnsi="Times New Roman" w:cs="Times New Roman"/>
              <w:sz w:val="24"/>
              <w:szCs w:val="24"/>
            </w:rPr>
            <w:tab/>
            <w:t xml:space="preserve">O. </w:t>
          </w:r>
          <w:proofErr w:type="spellStart"/>
          <w:r w:rsidRPr="00775192">
            <w:rPr>
              <w:rFonts w:ascii="Times New Roman" w:eastAsia="Times New Roman" w:hAnsi="Times New Roman" w:cs="Times New Roman"/>
              <w:sz w:val="24"/>
              <w:szCs w:val="24"/>
            </w:rPr>
            <w:t>Poppe</w:t>
          </w:r>
          <w:proofErr w:type="spellEnd"/>
          <w:r w:rsidRPr="00775192">
            <w:rPr>
              <w:rFonts w:ascii="Times New Roman" w:eastAsia="Times New Roman" w:hAnsi="Times New Roman" w:cs="Times New Roman"/>
              <w:sz w:val="24"/>
              <w:szCs w:val="24"/>
            </w:rPr>
            <w:t xml:space="preserve"> </w:t>
          </w:r>
          <w:r w:rsidRPr="00775192">
            <w:rPr>
              <w:rFonts w:ascii="Times New Roman" w:eastAsia="Times New Roman" w:hAnsi="Times New Roman" w:cs="Times New Roman"/>
              <w:i/>
              <w:iCs/>
              <w:sz w:val="24"/>
              <w:szCs w:val="24"/>
            </w:rPr>
            <w:t>et al.</w:t>
          </w:r>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Seagull</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an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infrastructure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for</w:t>
          </w:r>
          <w:proofErr w:type="spellEnd"/>
          <w:r w:rsidRPr="00775192">
            <w:rPr>
              <w:rFonts w:ascii="Times New Roman" w:eastAsia="Times New Roman" w:hAnsi="Times New Roman" w:cs="Times New Roman"/>
              <w:sz w:val="24"/>
              <w:szCs w:val="24"/>
            </w:rPr>
            <w:t xml:space="preserve"> load </w:t>
          </w:r>
          <w:proofErr w:type="spellStart"/>
          <w:r w:rsidRPr="00775192">
            <w:rPr>
              <w:rFonts w:ascii="Times New Roman" w:eastAsia="Times New Roman" w:hAnsi="Times New Roman" w:cs="Times New Roman"/>
              <w:sz w:val="24"/>
              <w:szCs w:val="24"/>
            </w:rPr>
            <w:t>prediction</w:t>
          </w:r>
          <w:proofErr w:type="spellEnd"/>
          <w:r w:rsidRPr="00775192">
            <w:rPr>
              <w:rFonts w:ascii="Times New Roman" w:eastAsia="Times New Roman" w:hAnsi="Times New Roman" w:cs="Times New Roman"/>
              <w:sz w:val="24"/>
              <w:szCs w:val="24"/>
            </w:rPr>
            <w:t xml:space="preserve"> and </w:t>
          </w:r>
          <w:proofErr w:type="spellStart"/>
          <w:r w:rsidRPr="00775192">
            <w:rPr>
              <w:rFonts w:ascii="Times New Roman" w:eastAsia="Times New Roman" w:hAnsi="Times New Roman" w:cs="Times New Roman"/>
              <w:sz w:val="24"/>
              <w:szCs w:val="24"/>
            </w:rPr>
            <w:t>optimized</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resource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allocation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i/>
              <w:iCs/>
              <w:sz w:val="24"/>
              <w:szCs w:val="24"/>
            </w:rPr>
            <w:t>Proceedings</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of</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the</w:t>
          </w:r>
          <w:proofErr w:type="spellEnd"/>
          <w:r w:rsidRPr="00775192">
            <w:rPr>
              <w:rFonts w:ascii="Times New Roman" w:eastAsia="Times New Roman" w:hAnsi="Times New Roman" w:cs="Times New Roman"/>
              <w:i/>
              <w:iCs/>
              <w:sz w:val="24"/>
              <w:szCs w:val="24"/>
            </w:rPr>
            <w:t xml:space="preserve"> VLDB </w:t>
          </w:r>
          <w:proofErr w:type="spellStart"/>
          <w:r w:rsidRPr="00775192">
            <w:rPr>
              <w:rFonts w:ascii="Times New Roman" w:eastAsia="Times New Roman" w:hAnsi="Times New Roman" w:cs="Times New Roman"/>
              <w:i/>
              <w:iCs/>
              <w:sz w:val="24"/>
              <w:szCs w:val="24"/>
            </w:rPr>
            <w:t>Endowment</w:t>
          </w:r>
          <w:proofErr w:type="spellEnd"/>
          <w:r w:rsidRPr="00775192">
            <w:rPr>
              <w:rFonts w:ascii="Times New Roman" w:eastAsia="Times New Roman" w:hAnsi="Times New Roman" w:cs="Times New Roman"/>
              <w:sz w:val="24"/>
              <w:szCs w:val="24"/>
            </w:rPr>
            <w:t xml:space="preserve">, vol. 14, no. 2, pp. 154–162, </w:t>
          </w:r>
          <w:proofErr w:type="gramStart"/>
          <w:r w:rsidRPr="00775192">
            <w:rPr>
              <w:rFonts w:ascii="Times New Roman" w:eastAsia="Times New Roman" w:hAnsi="Times New Roman" w:cs="Times New Roman"/>
              <w:sz w:val="24"/>
              <w:szCs w:val="24"/>
            </w:rPr>
            <w:t>Oct.</w:t>
          </w:r>
          <w:proofErr w:type="gramEnd"/>
          <w:r w:rsidRPr="00775192">
            <w:rPr>
              <w:rFonts w:ascii="Times New Roman" w:eastAsia="Times New Roman" w:hAnsi="Times New Roman" w:cs="Times New Roman"/>
              <w:sz w:val="24"/>
              <w:szCs w:val="24"/>
            </w:rPr>
            <w:t xml:space="preserve"> 2020,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10.14778/3425879.3425886.</w:t>
          </w:r>
        </w:p>
        <w:p w14:paraId="64993CC5" w14:textId="77777777" w:rsidR="00B0799F" w:rsidRPr="00775192" w:rsidRDefault="00B0799F">
          <w:pPr>
            <w:autoSpaceDE w:val="0"/>
            <w:autoSpaceDN w:val="0"/>
            <w:ind w:hanging="640"/>
            <w:divId w:val="1699349929"/>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[18]</w:t>
          </w:r>
          <w:r w:rsidRPr="00775192">
            <w:rPr>
              <w:rFonts w:ascii="Times New Roman" w:eastAsia="Times New Roman" w:hAnsi="Times New Roman" w:cs="Times New Roman"/>
              <w:sz w:val="24"/>
              <w:szCs w:val="24"/>
            </w:rPr>
            <w:tab/>
            <w:t xml:space="preserve">T. </w:t>
          </w:r>
          <w:proofErr w:type="spellStart"/>
          <w:r w:rsidRPr="00775192">
            <w:rPr>
              <w:rFonts w:ascii="Times New Roman" w:eastAsia="Times New Roman" w:hAnsi="Times New Roman" w:cs="Times New Roman"/>
              <w:sz w:val="24"/>
              <w:szCs w:val="24"/>
            </w:rPr>
            <w:t>Redkar</w:t>
          </w:r>
          <w:proofErr w:type="spellEnd"/>
          <w:r w:rsidRPr="00775192">
            <w:rPr>
              <w:rFonts w:ascii="Times New Roman" w:eastAsia="Times New Roman" w:hAnsi="Times New Roman" w:cs="Times New Roman"/>
              <w:sz w:val="24"/>
              <w:szCs w:val="24"/>
            </w:rPr>
            <w:t xml:space="preserve"> and T. </w:t>
          </w:r>
          <w:proofErr w:type="spellStart"/>
          <w:r w:rsidRPr="00775192">
            <w:rPr>
              <w:rFonts w:ascii="Times New Roman" w:eastAsia="Times New Roman" w:hAnsi="Times New Roman" w:cs="Times New Roman"/>
              <w:sz w:val="24"/>
              <w:szCs w:val="24"/>
            </w:rPr>
            <w:t>Guidici</w:t>
          </w:r>
          <w:proofErr w:type="spellEnd"/>
          <w:r w:rsidRPr="00775192">
            <w:rPr>
              <w:rFonts w:ascii="Times New Roman" w:eastAsia="Times New Roman" w:hAnsi="Times New Roman" w:cs="Times New Roman"/>
              <w:sz w:val="24"/>
              <w:szCs w:val="24"/>
            </w:rPr>
            <w:t xml:space="preserve">, “Windows Azure </w:t>
          </w:r>
          <w:proofErr w:type="spellStart"/>
          <w:r w:rsidRPr="00775192">
            <w:rPr>
              <w:rFonts w:ascii="Times New Roman" w:eastAsia="Times New Roman" w:hAnsi="Times New Roman" w:cs="Times New Roman"/>
              <w:sz w:val="24"/>
              <w:szCs w:val="24"/>
            </w:rPr>
            <w:t>Platform</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Overview</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Windows Azure </w:t>
          </w:r>
          <w:proofErr w:type="spellStart"/>
          <w:r w:rsidRPr="00775192">
            <w:rPr>
              <w:rFonts w:ascii="Times New Roman" w:eastAsia="Times New Roman" w:hAnsi="Times New Roman" w:cs="Times New Roman"/>
              <w:i/>
              <w:iCs/>
              <w:sz w:val="24"/>
              <w:szCs w:val="24"/>
            </w:rPr>
            <w:t>Platform</w:t>
          </w:r>
          <w:proofErr w:type="spellEnd"/>
          <w:r w:rsidRPr="00775192">
            <w:rPr>
              <w:rFonts w:ascii="Times New Roman" w:eastAsia="Times New Roman" w:hAnsi="Times New Roman" w:cs="Times New Roman"/>
              <w:sz w:val="24"/>
              <w:szCs w:val="24"/>
            </w:rPr>
            <w:t xml:space="preserve">, Berkeley, CA: </w:t>
          </w:r>
          <w:proofErr w:type="spellStart"/>
          <w:r w:rsidRPr="00775192">
            <w:rPr>
              <w:rFonts w:ascii="Times New Roman" w:eastAsia="Times New Roman" w:hAnsi="Times New Roman" w:cs="Times New Roman"/>
              <w:sz w:val="24"/>
              <w:szCs w:val="24"/>
            </w:rPr>
            <w:t>Apress</w:t>
          </w:r>
          <w:proofErr w:type="spellEnd"/>
          <w:r w:rsidRPr="00775192">
            <w:rPr>
              <w:rFonts w:ascii="Times New Roman" w:eastAsia="Times New Roman" w:hAnsi="Times New Roman" w:cs="Times New Roman"/>
              <w:sz w:val="24"/>
              <w:szCs w:val="24"/>
            </w:rPr>
            <w:t xml:space="preserve">, 2011, pp. 1–47.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10.1007/978-1-4302-3564-4_1.</w:t>
          </w:r>
        </w:p>
        <w:p w14:paraId="65BD313F" w14:textId="77777777" w:rsidR="00B0799F" w:rsidRPr="00775192" w:rsidRDefault="00B0799F">
          <w:pPr>
            <w:autoSpaceDE w:val="0"/>
            <w:autoSpaceDN w:val="0"/>
            <w:ind w:hanging="640"/>
            <w:divId w:val="761922718"/>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[19]</w:t>
          </w:r>
          <w:r w:rsidRPr="00775192">
            <w:rPr>
              <w:rFonts w:ascii="Times New Roman" w:eastAsia="Times New Roman" w:hAnsi="Times New Roman" w:cs="Times New Roman"/>
              <w:sz w:val="24"/>
              <w:szCs w:val="24"/>
              <w:lang w:val="pt-PT"/>
            </w:rPr>
            <w:tab/>
            <w:t xml:space="preserve">D. Subbarao, B. Raju, F. Anjum, C. venkateswara Rao, and B. M. Reddy, “Microsoft Azure active directory for next level authentication to provide a seamless single sign-on experience,” </w:t>
          </w:r>
          <w:r w:rsidRPr="00775192">
            <w:rPr>
              <w:rFonts w:ascii="Times New Roman" w:eastAsia="Times New Roman" w:hAnsi="Times New Roman" w:cs="Times New Roman"/>
              <w:i/>
              <w:iCs/>
              <w:sz w:val="24"/>
              <w:szCs w:val="24"/>
              <w:lang w:val="pt-PT"/>
            </w:rPr>
            <w:t>Appl Nanosci</w:t>
          </w:r>
          <w:r w:rsidRPr="00775192">
            <w:rPr>
              <w:rFonts w:ascii="Times New Roman" w:eastAsia="Times New Roman" w:hAnsi="Times New Roman" w:cs="Times New Roman"/>
              <w:sz w:val="24"/>
              <w:szCs w:val="24"/>
              <w:lang w:val="pt-PT"/>
            </w:rPr>
            <w:t>, vol. 13, no. 2, pp. 1655–1664, Feb. 2023, doi: 10.1007/s13204-021-02021-0.</w:t>
          </w:r>
        </w:p>
        <w:p w14:paraId="26173C5E" w14:textId="77777777" w:rsidR="00B0799F" w:rsidRPr="00775192" w:rsidRDefault="00B0799F">
          <w:pPr>
            <w:autoSpaceDE w:val="0"/>
            <w:autoSpaceDN w:val="0"/>
            <w:ind w:hanging="640"/>
            <w:divId w:val="843663399"/>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[20]</w:t>
          </w:r>
          <w:r w:rsidRPr="00775192">
            <w:rPr>
              <w:rFonts w:ascii="Times New Roman" w:eastAsia="Times New Roman" w:hAnsi="Times New Roman" w:cs="Times New Roman"/>
              <w:sz w:val="24"/>
              <w:szCs w:val="24"/>
              <w:lang w:val="pt-PT"/>
            </w:rPr>
            <w:tab/>
            <w:t xml:space="preserve">S. K, A. X. K, D. Davis, and N. Jayapandian, “Internet of Things and Cloud Computing Involvement Microsoft Azure Platform,” in </w:t>
          </w:r>
          <w:r w:rsidRPr="00775192">
            <w:rPr>
              <w:rFonts w:ascii="Times New Roman" w:eastAsia="Times New Roman" w:hAnsi="Times New Roman" w:cs="Times New Roman"/>
              <w:i/>
              <w:iCs/>
              <w:sz w:val="24"/>
              <w:szCs w:val="24"/>
              <w:lang w:val="pt-PT"/>
            </w:rPr>
            <w:t>2022 International Conference on Edge Computing and Applications (ICECAA)</w:t>
          </w:r>
          <w:r w:rsidRPr="00775192">
            <w:rPr>
              <w:rFonts w:ascii="Times New Roman" w:eastAsia="Times New Roman" w:hAnsi="Times New Roman" w:cs="Times New Roman"/>
              <w:sz w:val="24"/>
              <w:szCs w:val="24"/>
              <w:lang w:val="pt-PT"/>
            </w:rPr>
            <w:t>, IEEE, Oct. 2022, pp. 603–609. doi: 10.1109/ICECAA55415.2022.9936126.</w:t>
          </w:r>
        </w:p>
        <w:p w14:paraId="6473AD00" w14:textId="77777777" w:rsidR="00B0799F" w:rsidRPr="00775192" w:rsidRDefault="00B0799F">
          <w:pPr>
            <w:autoSpaceDE w:val="0"/>
            <w:autoSpaceDN w:val="0"/>
            <w:ind w:hanging="640"/>
            <w:divId w:val="177811810"/>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[21]</w:t>
          </w:r>
          <w:r w:rsidRPr="00775192">
            <w:rPr>
              <w:rFonts w:ascii="Times New Roman" w:eastAsia="Times New Roman" w:hAnsi="Times New Roman" w:cs="Times New Roman"/>
              <w:sz w:val="24"/>
              <w:szCs w:val="24"/>
              <w:lang w:val="pt-PT"/>
            </w:rPr>
            <w:tab/>
            <w:t xml:space="preserve">N. Vermeir, “Microsoft Azure,” in </w:t>
          </w:r>
          <w:r w:rsidRPr="00775192">
            <w:rPr>
              <w:rFonts w:ascii="Times New Roman" w:eastAsia="Times New Roman" w:hAnsi="Times New Roman" w:cs="Times New Roman"/>
              <w:i/>
              <w:iCs/>
              <w:sz w:val="24"/>
              <w:szCs w:val="24"/>
              <w:lang w:val="pt-PT"/>
            </w:rPr>
            <w:t>Introducing .NET 6</w:t>
          </w:r>
          <w:r w:rsidRPr="00775192">
            <w:rPr>
              <w:rFonts w:ascii="Times New Roman" w:eastAsia="Times New Roman" w:hAnsi="Times New Roman" w:cs="Times New Roman"/>
              <w:sz w:val="24"/>
              <w:szCs w:val="24"/>
              <w:lang w:val="pt-PT"/>
            </w:rPr>
            <w:t>, Berkeley, CA: Apress, 2022, pp. 221–257. doi: 10.1007/978-1-4842-7319-7_8.</w:t>
          </w:r>
        </w:p>
        <w:p w14:paraId="44C0C472" w14:textId="77777777" w:rsidR="00B0799F" w:rsidRPr="00775192" w:rsidRDefault="00B0799F">
          <w:pPr>
            <w:autoSpaceDE w:val="0"/>
            <w:autoSpaceDN w:val="0"/>
            <w:ind w:hanging="640"/>
            <w:divId w:val="344863832"/>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[22]</w:t>
          </w:r>
          <w:r w:rsidRPr="00775192">
            <w:rPr>
              <w:rFonts w:ascii="Times New Roman" w:eastAsia="Times New Roman" w:hAnsi="Times New Roman" w:cs="Times New Roman"/>
              <w:sz w:val="24"/>
              <w:szCs w:val="24"/>
              <w:lang w:val="pt-PT"/>
            </w:rPr>
            <w:tab/>
            <w:t>P. Wiewiura, M. Malawski, and M. Piwowar, “Distributed Execution of Dynamically Defined Tasks on Microsoft Azure,” 2016, pp. 291–301. doi: 10.1007/978-3-319-32149-3_28.</w:t>
          </w:r>
        </w:p>
        <w:p w14:paraId="323D3563" w14:textId="77777777" w:rsidR="00B0799F" w:rsidRPr="00775192" w:rsidRDefault="00B0799F">
          <w:pPr>
            <w:autoSpaceDE w:val="0"/>
            <w:autoSpaceDN w:val="0"/>
            <w:ind w:hanging="640"/>
            <w:divId w:val="763382372"/>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[23]</w:t>
          </w:r>
          <w:r w:rsidRPr="00775192">
            <w:rPr>
              <w:rFonts w:ascii="Times New Roman" w:eastAsia="Times New Roman" w:hAnsi="Times New Roman" w:cs="Times New Roman"/>
              <w:sz w:val="24"/>
              <w:szCs w:val="24"/>
              <w:lang w:val="pt-PT"/>
            </w:rPr>
            <w:tab/>
            <w:t xml:space="preserve">M. Copeland, J. Soh, A. Puca, M. Manning, and D. Gollob, “Overview of Microsoft Azure Services,” in </w:t>
          </w:r>
          <w:r w:rsidRPr="00775192">
            <w:rPr>
              <w:rFonts w:ascii="Times New Roman" w:eastAsia="Times New Roman" w:hAnsi="Times New Roman" w:cs="Times New Roman"/>
              <w:i/>
              <w:iCs/>
              <w:sz w:val="24"/>
              <w:szCs w:val="24"/>
              <w:lang w:val="pt-PT"/>
            </w:rPr>
            <w:t>Microsoft Azure</w:t>
          </w:r>
          <w:r w:rsidRPr="00775192">
            <w:rPr>
              <w:rFonts w:ascii="Times New Roman" w:eastAsia="Times New Roman" w:hAnsi="Times New Roman" w:cs="Times New Roman"/>
              <w:sz w:val="24"/>
              <w:szCs w:val="24"/>
              <w:lang w:val="pt-PT"/>
            </w:rPr>
            <w:t>, Berkeley, CA: Apress, 2015, pp. 27–69. doi: 10.1007/978-1-4842-1043-7_2.</w:t>
          </w:r>
        </w:p>
        <w:p w14:paraId="7135E6FC" w14:textId="77777777" w:rsidR="00B0799F" w:rsidRPr="00775192" w:rsidRDefault="00B0799F">
          <w:pPr>
            <w:autoSpaceDE w:val="0"/>
            <w:autoSpaceDN w:val="0"/>
            <w:ind w:hanging="640"/>
            <w:divId w:val="38629058"/>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[24]</w:t>
          </w:r>
          <w:r w:rsidRPr="00775192">
            <w:rPr>
              <w:rFonts w:ascii="Times New Roman" w:eastAsia="Times New Roman" w:hAnsi="Times New Roman" w:cs="Times New Roman"/>
              <w:sz w:val="24"/>
              <w:szCs w:val="24"/>
              <w:lang w:val="pt-PT"/>
            </w:rPr>
            <w:tab/>
            <w:t xml:space="preserve">R. Barga, V. Fontama, and W. H. Tok, “Introducing Microsoft Azure Machine Learning,” in </w:t>
          </w:r>
          <w:r w:rsidRPr="00775192">
            <w:rPr>
              <w:rFonts w:ascii="Times New Roman" w:eastAsia="Times New Roman" w:hAnsi="Times New Roman" w:cs="Times New Roman"/>
              <w:i/>
              <w:iCs/>
              <w:sz w:val="24"/>
              <w:szCs w:val="24"/>
              <w:lang w:val="pt-PT"/>
            </w:rPr>
            <w:t>Predictive Analytics with Microsoft Azure Machine Learning</w:t>
          </w:r>
          <w:r w:rsidRPr="00775192">
            <w:rPr>
              <w:rFonts w:ascii="Times New Roman" w:eastAsia="Times New Roman" w:hAnsi="Times New Roman" w:cs="Times New Roman"/>
              <w:sz w:val="24"/>
              <w:szCs w:val="24"/>
              <w:lang w:val="pt-PT"/>
            </w:rPr>
            <w:t>, Berkeley, CA: Apress, 2014, pp. 21–42. doi: 10.1007/978-1-4842-0445-0_2.</w:t>
          </w:r>
        </w:p>
        <w:p w14:paraId="3BEB5173" w14:textId="77777777" w:rsidR="00B0799F" w:rsidRPr="00775192" w:rsidRDefault="00B0799F">
          <w:pPr>
            <w:autoSpaceDE w:val="0"/>
            <w:autoSpaceDN w:val="0"/>
            <w:ind w:hanging="640"/>
            <w:divId w:val="905992592"/>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[25]</w:t>
          </w:r>
          <w:r w:rsidRPr="00775192">
            <w:rPr>
              <w:rFonts w:ascii="Times New Roman" w:eastAsia="Times New Roman" w:hAnsi="Times New Roman" w:cs="Times New Roman"/>
              <w:sz w:val="24"/>
              <w:szCs w:val="24"/>
              <w:lang w:val="pt-PT"/>
            </w:rPr>
            <w:tab/>
            <w:t xml:space="preserve">B. Nemade, S. Moorthy, and O. Kadam, “Cloud computing,” in </w:t>
          </w:r>
          <w:r w:rsidRPr="00775192">
            <w:rPr>
              <w:rFonts w:ascii="Times New Roman" w:eastAsia="Times New Roman" w:hAnsi="Times New Roman" w:cs="Times New Roman"/>
              <w:i/>
              <w:iCs/>
              <w:sz w:val="24"/>
              <w:szCs w:val="24"/>
              <w:lang w:val="pt-PT"/>
            </w:rPr>
            <w:t xml:space="preserve">Proceedings of the International Conference &amp; Workshop on Emerging Trends in Technology - ICWET </w:t>
          </w:r>
          <w:r w:rsidRPr="00775192">
            <w:rPr>
              <w:rFonts w:ascii="Times New Roman" w:eastAsia="Times New Roman" w:hAnsi="Times New Roman" w:cs="Times New Roman"/>
              <w:i/>
              <w:iCs/>
              <w:sz w:val="24"/>
              <w:szCs w:val="24"/>
              <w:lang w:val="pt-PT"/>
            </w:rPr>
            <w:lastRenderedPageBreak/>
            <w:t>’11</w:t>
          </w:r>
          <w:r w:rsidRPr="00775192">
            <w:rPr>
              <w:rFonts w:ascii="Times New Roman" w:eastAsia="Times New Roman" w:hAnsi="Times New Roman" w:cs="Times New Roman"/>
              <w:sz w:val="24"/>
              <w:szCs w:val="24"/>
              <w:lang w:val="pt-PT"/>
            </w:rPr>
            <w:t>, New York, New York, USA: ACM Press, 2011, p. 1361. doi: 10.1145/1980022.1980341.</w:t>
          </w:r>
        </w:p>
        <w:p w14:paraId="4DA08503" w14:textId="77777777" w:rsidR="00B0799F" w:rsidRPr="00775192" w:rsidRDefault="00B0799F">
          <w:pPr>
            <w:autoSpaceDE w:val="0"/>
            <w:autoSpaceDN w:val="0"/>
            <w:ind w:hanging="640"/>
            <w:divId w:val="400181412"/>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[26]</w:t>
          </w:r>
          <w:r w:rsidRPr="00775192">
            <w:rPr>
              <w:rFonts w:ascii="Times New Roman" w:eastAsia="Times New Roman" w:hAnsi="Times New Roman" w:cs="Times New Roman"/>
              <w:sz w:val="24"/>
              <w:szCs w:val="24"/>
              <w:lang w:val="pt-PT"/>
            </w:rPr>
            <w:tab/>
            <w:t xml:space="preserve">A. Mishra, “Azure SQL from Java Applications,” in </w:t>
          </w:r>
          <w:r w:rsidRPr="00775192">
            <w:rPr>
              <w:rFonts w:ascii="Times New Roman" w:eastAsia="Times New Roman" w:hAnsi="Times New Roman" w:cs="Times New Roman"/>
              <w:i/>
              <w:iCs/>
              <w:sz w:val="24"/>
              <w:szCs w:val="24"/>
              <w:lang w:val="pt-PT"/>
            </w:rPr>
            <w:t>Microsoft Azure for Java Developers</w:t>
          </w:r>
          <w:r w:rsidRPr="00775192">
            <w:rPr>
              <w:rFonts w:ascii="Times New Roman" w:eastAsia="Times New Roman" w:hAnsi="Times New Roman" w:cs="Times New Roman"/>
              <w:sz w:val="24"/>
              <w:szCs w:val="24"/>
              <w:lang w:val="pt-PT"/>
            </w:rPr>
            <w:t>, Berkeley, CA: Apress, 2022, pp. 137–159. doi: 10.1007/978-1-4842-8251-9_7.</w:t>
          </w:r>
        </w:p>
        <w:p w14:paraId="221BB4EF" w14:textId="77777777" w:rsidR="00B0799F" w:rsidRPr="00775192" w:rsidRDefault="00B0799F">
          <w:pPr>
            <w:autoSpaceDE w:val="0"/>
            <w:autoSpaceDN w:val="0"/>
            <w:ind w:hanging="640"/>
            <w:divId w:val="1598053899"/>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[27]</w:t>
          </w:r>
          <w:r w:rsidRPr="00775192">
            <w:rPr>
              <w:rFonts w:ascii="Times New Roman" w:eastAsia="Times New Roman" w:hAnsi="Times New Roman" w:cs="Times New Roman"/>
              <w:sz w:val="24"/>
              <w:szCs w:val="24"/>
              <w:lang w:val="pt-PT"/>
            </w:rPr>
            <w:tab/>
            <w:t xml:space="preserve">M. Kromer, “Introduction to Azure Data Factory,” in </w:t>
          </w:r>
          <w:r w:rsidRPr="00775192">
            <w:rPr>
              <w:rFonts w:ascii="Times New Roman" w:eastAsia="Times New Roman" w:hAnsi="Times New Roman" w:cs="Times New Roman"/>
              <w:i/>
              <w:iCs/>
              <w:sz w:val="24"/>
              <w:szCs w:val="24"/>
              <w:lang w:val="pt-PT"/>
            </w:rPr>
            <w:t>Mapping Data Flows in Azure Data Factory</w:t>
          </w:r>
          <w:r w:rsidRPr="00775192">
            <w:rPr>
              <w:rFonts w:ascii="Times New Roman" w:eastAsia="Times New Roman" w:hAnsi="Times New Roman" w:cs="Times New Roman"/>
              <w:sz w:val="24"/>
              <w:szCs w:val="24"/>
              <w:lang w:val="pt-PT"/>
            </w:rPr>
            <w:t>, Berkeley, CA: Apress, 2022, pp. 13–26. doi: 10.1007/978-1-4842-8612-8_2.</w:t>
          </w:r>
        </w:p>
        <w:p w14:paraId="1BF8FD6F" w14:textId="77777777" w:rsidR="00B0799F" w:rsidRPr="00775192" w:rsidRDefault="00B0799F">
          <w:pPr>
            <w:autoSpaceDE w:val="0"/>
            <w:autoSpaceDN w:val="0"/>
            <w:ind w:hanging="640"/>
            <w:divId w:val="2136216434"/>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[28]</w:t>
          </w:r>
          <w:r w:rsidRPr="00775192">
            <w:rPr>
              <w:rFonts w:ascii="Times New Roman" w:eastAsia="Times New Roman" w:hAnsi="Times New Roman" w:cs="Times New Roman"/>
              <w:sz w:val="24"/>
              <w:szCs w:val="24"/>
              <w:lang w:val="pt-PT"/>
            </w:rPr>
            <w:tab/>
            <w:t xml:space="preserve">O. Poppe </w:t>
          </w:r>
          <w:r w:rsidRPr="00775192">
            <w:rPr>
              <w:rFonts w:ascii="Times New Roman" w:eastAsia="Times New Roman" w:hAnsi="Times New Roman" w:cs="Times New Roman"/>
              <w:i/>
              <w:iCs/>
              <w:sz w:val="24"/>
              <w:szCs w:val="24"/>
              <w:lang w:val="pt-PT"/>
            </w:rPr>
            <w:t>et al.</w:t>
          </w:r>
          <w:r w:rsidRPr="00775192">
            <w:rPr>
              <w:rFonts w:ascii="Times New Roman" w:eastAsia="Times New Roman" w:hAnsi="Times New Roman" w:cs="Times New Roman"/>
              <w:sz w:val="24"/>
              <w:szCs w:val="24"/>
              <w:lang w:val="pt-PT"/>
            </w:rPr>
            <w:t xml:space="preserve">, “Moneyball: proactive auto-scaling in Microsoft Azure SQL database serverless,” </w:t>
          </w:r>
          <w:r w:rsidRPr="00775192">
            <w:rPr>
              <w:rFonts w:ascii="Times New Roman" w:eastAsia="Times New Roman" w:hAnsi="Times New Roman" w:cs="Times New Roman"/>
              <w:i/>
              <w:iCs/>
              <w:sz w:val="24"/>
              <w:szCs w:val="24"/>
              <w:lang w:val="pt-PT"/>
            </w:rPr>
            <w:t>Proceedings of the VLDB Endowment</w:t>
          </w:r>
          <w:r w:rsidRPr="00775192">
            <w:rPr>
              <w:rFonts w:ascii="Times New Roman" w:eastAsia="Times New Roman" w:hAnsi="Times New Roman" w:cs="Times New Roman"/>
              <w:sz w:val="24"/>
              <w:szCs w:val="24"/>
              <w:lang w:val="pt-PT"/>
            </w:rPr>
            <w:t>, vol. 15, no. 6, pp. 1279–1287, Feb. 2022, doi: 10.14778/3514061.3514073.</w:t>
          </w:r>
        </w:p>
        <w:p w14:paraId="3A1F3F2D" w14:textId="77777777" w:rsidR="00B0799F" w:rsidRPr="00775192" w:rsidRDefault="00B0799F">
          <w:pPr>
            <w:autoSpaceDE w:val="0"/>
            <w:autoSpaceDN w:val="0"/>
            <w:ind w:hanging="640"/>
            <w:divId w:val="311328597"/>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[29]</w:t>
          </w:r>
          <w:r w:rsidRPr="00775192">
            <w:rPr>
              <w:rFonts w:ascii="Times New Roman" w:eastAsia="Times New Roman" w:hAnsi="Times New Roman" w:cs="Times New Roman"/>
              <w:sz w:val="24"/>
              <w:szCs w:val="24"/>
              <w:lang w:val="pt-PT"/>
            </w:rPr>
            <w:tab/>
            <w:t xml:space="preserve">Z. Barać and D. Scott-Raynsford, “The Journey to Hyperscale Architecture in Azure SQL,” in </w:t>
          </w:r>
          <w:r w:rsidRPr="00775192">
            <w:rPr>
              <w:rFonts w:ascii="Times New Roman" w:eastAsia="Times New Roman" w:hAnsi="Times New Roman" w:cs="Times New Roman"/>
              <w:i/>
              <w:iCs/>
              <w:sz w:val="24"/>
              <w:szCs w:val="24"/>
              <w:lang w:val="pt-PT"/>
            </w:rPr>
            <w:t>Azure SQL Hyperscale Revealed</w:t>
          </w:r>
          <w:r w:rsidRPr="00775192">
            <w:rPr>
              <w:rFonts w:ascii="Times New Roman" w:eastAsia="Times New Roman" w:hAnsi="Times New Roman" w:cs="Times New Roman"/>
              <w:sz w:val="24"/>
              <w:szCs w:val="24"/>
              <w:lang w:val="pt-PT"/>
            </w:rPr>
            <w:t>, Berkeley, CA: Apress, 2023, pp. 3–36. doi: 10.1007/978-1-4842-9225-9_1.</w:t>
          </w:r>
        </w:p>
        <w:p w14:paraId="5BC76F7F" w14:textId="77777777" w:rsidR="00B0799F" w:rsidRPr="00775192" w:rsidRDefault="00B0799F">
          <w:pPr>
            <w:autoSpaceDE w:val="0"/>
            <w:autoSpaceDN w:val="0"/>
            <w:ind w:hanging="640"/>
            <w:divId w:val="460537649"/>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[30]</w:t>
          </w:r>
          <w:r w:rsidRPr="00775192">
            <w:rPr>
              <w:rFonts w:ascii="Times New Roman" w:eastAsia="Times New Roman" w:hAnsi="Times New Roman" w:cs="Times New Roman"/>
              <w:sz w:val="24"/>
              <w:szCs w:val="24"/>
            </w:rPr>
            <w:tab/>
            <w:t xml:space="preserve">M. </w:t>
          </w:r>
          <w:proofErr w:type="spellStart"/>
          <w:r w:rsidRPr="00775192">
            <w:rPr>
              <w:rFonts w:ascii="Times New Roman" w:eastAsia="Times New Roman" w:hAnsi="Times New Roman" w:cs="Times New Roman"/>
              <w:sz w:val="24"/>
              <w:szCs w:val="24"/>
            </w:rPr>
            <w:t>Zadka</w:t>
          </w:r>
          <w:proofErr w:type="spellEnd"/>
          <w:r w:rsidRPr="00775192">
            <w:rPr>
              <w:rFonts w:ascii="Times New Roman" w:eastAsia="Times New Roman" w:hAnsi="Times New Roman" w:cs="Times New Roman"/>
              <w:sz w:val="24"/>
              <w:szCs w:val="24"/>
            </w:rPr>
            <w:t xml:space="preserve">, “Amazon Web </w:t>
          </w:r>
          <w:proofErr w:type="spellStart"/>
          <w:r w:rsidRPr="00775192">
            <w:rPr>
              <w:rFonts w:ascii="Times New Roman" w:eastAsia="Times New Roman" w:hAnsi="Times New Roman" w:cs="Times New Roman"/>
              <w:sz w:val="24"/>
              <w:szCs w:val="24"/>
            </w:rPr>
            <w:t>Services</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DevOps in Python</w:t>
          </w:r>
          <w:r w:rsidRPr="00775192">
            <w:rPr>
              <w:rFonts w:ascii="Times New Roman" w:eastAsia="Times New Roman" w:hAnsi="Times New Roman" w:cs="Times New Roman"/>
              <w:sz w:val="24"/>
              <w:szCs w:val="24"/>
            </w:rPr>
            <w:t xml:space="preserve">, Berkeley, CA: </w:t>
          </w:r>
          <w:proofErr w:type="spellStart"/>
          <w:r w:rsidRPr="00775192">
            <w:rPr>
              <w:rFonts w:ascii="Times New Roman" w:eastAsia="Times New Roman" w:hAnsi="Times New Roman" w:cs="Times New Roman"/>
              <w:sz w:val="24"/>
              <w:szCs w:val="24"/>
            </w:rPr>
            <w:t>Apress</w:t>
          </w:r>
          <w:proofErr w:type="spellEnd"/>
          <w:r w:rsidRPr="00775192">
            <w:rPr>
              <w:rFonts w:ascii="Times New Roman" w:eastAsia="Times New Roman" w:hAnsi="Times New Roman" w:cs="Times New Roman"/>
              <w:sz w:val="24"/>
              <w:szCs w:val="24"/>
            </w:rPr>
            <w:t xml:space="preserve">, 2022, pp. 187–200.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10.1007/978-1-4842-7996-0_13.</w:t>
          </w:r>
        </w:p>
        <w:p w14:paraId="0D0D464A" w14:textId="77777777" w:rsidR="00B0799F" w:rsidRPr="00775192" w:rsidRDefault="00B0799F">
          <w:pPr>
            <w:autoSpaceDE w:val="0"/>
            <w:autoSpaceDN w:val="0"/>
            <w:ind w:hanging="640"/>
            <w:divId w:val="1318724541"/>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[31]</w:t>
          </w:r>
          <w:r w:rsidRPr="00775192">
            <w:rPr>
              <w:rFonts w:ascii="Times New Roman" w:eastAsia="Times New Roman" w:hAnsi="Times New Roman" w:cs="Times New Roman"/>
              <w:sz w:val="24"/>
              <w:szCs w:val="24"/>
            </w:rPr>
            <w:tab/>
            <w:t xml:space="preserve">O. </w:t>
          </w:r>
          <w:proofErr w:type="spellStart"/>
          <w:r w:rsidRPr="00775192">
            <w:rPr>
              <w:rFonts w:ascii="Times New Roman" w:eastAsia="Times New Roman" w:hAnsi="Times New Roman" w:cs="Times New Roman"/>
              <w:sz w:val="24"/>
              <w:szCs w:val="24"/>
            </w:rPr>
            <w:t>Mustafa</w:t>
          </w:r>
          <w:proofErr w:type="spellEnd"/>
          <w:r w:rsidRPr="00775192">
            <w:rPr>
              <w:rFonts w:ascii="Times New Roman" w:eastAsia="Times New Roman" w:hAnsi="Times New Roman" w:cs="Times New Roman"/>
              <w:sz w:val="24"/>
              <w:szCs w:val="24"/>
            </w:rPr>
            <w:t>, “</w:t>
          </w:r>
          <w:proofErr w:type="spellStart"/>
          <w:r w:rsidRPr="00775192">
            <w:rPr>
              <w:rFonts w:ascii="Times New Roman" w:eastAsia="Times New Roman" w:hAnsi="Times New Roman" w:cs="Times New Roman"/>
              <w:sz w:val="24"/>
              <w:szCs w:val="24"/>
            </w:rPr>
            <w:t>Overview</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Amazon Web </w:t>
          </w:r>
          <w:proofErr w:type="spellStart"/>
          <w:r w:rsidRPr="00775192">
            <w:rPr>
              <w:rFonts w:ascii="Times New Roman" w:eastAsia="Times New Roman" w:hAnsi="Times New Roman" w:cs="Times New Roman"/>
              <w:sz w:val="24"/>
              <w:szCs w:val="24"/>
            </w:rPr>
            <w:t>Services</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A Complete Guide </w:t>
          </w:r>
          <w:proofErr w:type="spellStart"/>
          <w:r w:rsidRPr="00775192">
            <w:rPr>
              <w:rFonts w:ascii="Times New Roman" w:eastAsia="Times New Roman" w:hAnsi="Times New Roman" w:cs="Times New Roman"/>
              <w:i/>
              <w:iCs/>
              <w:sz w:val="24"/>
              <w:szCs w:val="24"/>
            </w:rPr>
            <w:t>to</w:t>
          </w:r>
          <w:proofErr w:type="spellEnd"/>
          <w:r w:rsidRPr="00775192">
            <w:rPr>
              <w:rFonts w:ascii="Times New Roman" w:eastAsia="Times New Roman" w:hAnsi="Times New Roman" w:cs="Times New Roman"/>
              <w:i/>
              <w:iCs/>
              <w:sz w:val="24"/>
              <w:szCs w:val="24"/>
            </w:rPr>
            <w:t xml:space="preserve"> DevOps </w:t>
          </w:r>
          <w:proofErr w:type="spellStart"/>
          <w:r w:rsidRPr="00775192">
            <w:rPr>
              <w:rFonts w:ascii="Times New Roman" w:eastAsia="Times New Roman" w:hAnsi="Times New Roman" w:cs="Times New Roman"/>
              <w:i/>
              <w:iCs/>
              <w:sz w:val="24"/>
              <w:szCs w:val="24"/>
            </w:rPr>
            <w:t>with</w:t>
          </w:r>
          <w:proofErr w:type="spellEnd"/>
          <w:r w:rsidRPr="00775192">
            <w:rPr>
              <w:rFonts w:ascii="Times New Roman" w:eastAsia="Times New Roman" w:hAnsi="Times New Roman" w:cs="Times New Roman"/>
              <w:i/>
              <w:iCs/>
              <w:sz w:val="24"/>
              <w:szCs w:val="24"/>
            </w:rPr>
            <w:t xml:space="preserve"> AWS</w:t>
          </w:r>
          <w:r w:rsidRPr="00775192">
            <w:rPr>
              <w:rFonts w:ascii="Times New Roman" w:eastAsia="Times New Roman" w:hAnsi="Times New Roman" w:cs="Times New Roman"/>
              <w:sz w:val="24"/>
              <w:szCs w:val="24"/>
            </w:rPr>
            <w:t xml:space="preserve">, Berkeley, CA: </w:t>
          </w:r>
          <w:proofErr w:type="spellStart"/>
          <w:r w:rsidRPr="00775192">
            <w:rPr>
              <w:rFonts w:ascii="Times New Roman" w:eastAsia="Times New Roman" w:hAnsi="Times New Roman" w:cs="Times New Roman"/>
              <w:sz w:val="24"/>
              <w:szCs w:val="24"/>
            </w:rPr>
            <w:t>Apress</w:t>
          </w:r>
          <w:proofErr w:type="spellEnd"/>
          <w:r w:rsidRPr="00775192">
            <w:rPr>
              <w:rFonts w:ascii="Times New Roman" w:eastAsia="Times New Roman" w:hAnsi="Times New Roman" w:cs="Times New Roman"/>
              <w:sz w:val="24"/>
              <w:szCs w:val="24"/>
            </w:rPr>
            <w:t xml:space="preserve">, 2023, pp. 1–35.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10.1007/978-1-4842-9303-4_1.</w:t>
          </w:r>
        </w:p>
        <w:p w14:paraId="514E2E9E" w14:textId="77777777" w:rsidR="00B0799F" w:rsidRPr="00775192" w:rsidRDefault="00B0799F">
          <w:pPr>
            <w:autoSpaceDE w:val="0"/>
            <w:autoSpaceDN w:val="0"/>
            <w:ind w:hanging="640"/>
            <w:divId w:val="649402798"/>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[32]</w:t>
          </w:r>
          <w:r w:rsidRPr="00775192">
            <w:rPr>
              <w:rFonts w:ascii="Times New Roman" w:eastAsia="Times New Roman" w:hAnsi="Times New Roman" w:cs="Times New Roman"/>
              <w:sz w:val="24"/>
              <w:szCs w:val="24"/>
            </w:rPr>
            <w:tab/>
            <w:t xml:space="preserve">S. </w:t>
          </w:r>
          <w:proofErr w:type="spellStart"/>
          <w:r w:rsidRPr="00775192">
            <w:rPr>
              <w:rFonts w:ascii="Times New Roman" w:eastAsia="Times New Roman" w:hAnsi="Times New Roman" w:cs="Times New Roman"/>
              <w:sz w:val="24"/>
              <w:szCs w:val="24"/>
            </w:rPr>
            <w:t>Hashemipour</w:t>
          </w:r>
          <w:proofErr w:type="spellEnd"/>
          <w:r w:rsidRPr="00775192">
            <w:rPr>
              <w:rFonts w:ascii="Times New Roman" w:eastAsia="Times New Roman" w:hAnsi="Times New Roman" w:cs="Times New Roman"/>
              <w:sz w:val="24"/>
              <w:szCs w:val="24"/>
            </w:rPr>
            <w:t xml:space="preserve"> and M. Ali, “Amazon Web </w:t>
          </w:r>
          <w:proofErr w:type="spellStart"/>
          <w:r w:rsidRPr="00775192">
            <w:rPr>
              <w:rFonts w:ascii="Times New Roman" w:eastAsia="Times New Roman" w:hAnsi="Times New Roman" w:cs="Times New Roman"/>
              <w:sz w:val="24"/>
              <w:szCs w:val="24"/>
            </w:rPr>
            <w:t>Services</w:t>
          </w:r>
          <w:proofErr w:type="spellEnd"/>
          <w:r w:rsidRPr="00775192">
            <w:rPr>
              <w:rFonts w:ascii="Times New Roman" w:eastAsia="Times New Roman" w:hAnsi="Times New Roman" w:cs="Times New Roman"/>
              <w:sz w:val="24"/>
              <w:szCs w:val="24"/>
            </w:rPr>
            <w:t xml:space="preserve"> (AWS) – </w:t>
          </w:r>
          <w:proofErr w:type="spellStart"/>
          <w:r w:rsidRPr="00775192">
            <w:rPr>
              <w:rFonts w:ascii="Times New Roman" w:eastAsia="Times New Roman" w:hAnsi="Times New Roman" w:cs="Times New Roman"/>
              <w:sz w:val="24"/>
              <w:szCs w:val="24"/>
            </w:rPr>
            <w:t>An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Overview</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of</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the</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On-Demand</w:t>
          </w:r>
          <w:proofErr w:type="spellEnd"/>
          <w:r w:rsidRPr="00775192">
            <w:rPr>
              <w:rFonts w:ascii="Times New Roman" w:eastAsia="Times New Roman" w:hAnsi="Times New Roman" w:cs="Times New Roman"/>
              <w:sz w:val="24"/>
              <w:szCs w:val="24"/>
            </w:rPr>
            <w:t xml:space="preserve"> Cloud Computing </w:t>
          </w:r>
          <w:proofErr w:type="spellStart"/>
          <w:r w:rsidRPr="00775192">
            <w:rPr>
              <w:rFonts w:ascii="Times New Roman" w:eastAsia="Times New Roman" w:hAnsi="Times New Roman" w:cs="Times New Roman"/>
              <w:sz w:val="24"/>
              <w:szCs w:val="24"/>
            </w:rPr>
            <w:t>Platform</w:t>
          </w:r>
          <w:proofErr w:type="spellEnd"/>
          <w:r w:rsidRPr="00775192">
            <w:rPr>
              <w:rFonts w:ascii="Times New Roman" w:eastAsia="Times New Roman" w:hAnsi="Times New Roman" w:cs="Times New Roman"/>
              <w:sz w:val="24"/>
              <w:szCs w:val="24"/>
            </w:rPr>
            <w:t xml:space="preserve">,” 2020, pp. 40–47.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10.1007/978-3-030-60036-5_3.</w:t>
          </w:r>
        </w:p>
        <w:p w14:paraId="3F5F43E8" w14:textId="77777777" w:rsidR="00B0799F" w:rsidRPr="00775192" w:rsidRDefault="00B0799F">
          <w:pPr>
            <w:autoSpaceDE w:val="0"/>
            <w:autoSpaceDN w:val="0"/>
            <w:ind w:hanging="640"/>
            <w:divId w:val="1125268101"/>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[33]</w:t>
          </w:r>
          <w:r w:rsidRPr="00775192">
            <w:rPr>
              <w:rFonts w:ascii="Times New Roman" w:eastAsia="Times New Roman" w:hAnsi="Times New Roman" w:cs="Times New Roman"/>
              <w:sz w:val="24"/>
              <w:szCs w:val="24"/>
            </w:rPr>
            <w:tab/>
            <w:t xml:space="preserve">V. D. A. Kumar, V. D. A. Kumar, H. </w:t>
          </w:r>
          <w:proofErr w:type="spellStart"/>
          <w:r w:rsidRPr="00775192">
            <w:rPr>
              <w:rFonts w:ascii="Times New Roman" w:eastAsia="Times New Roman" w:hAnsi="Times New Roman" w:cs="Times New Roman"/>
              <w:sz w:val="24"/>
              <w:szCs w:val="24"/>
            </w:rPr>
            <w:t>Divakar</w:t>
          </w:r>
          <w:proofErr w:type="spellEnd"/>
          <w:r w:rsidRPr="00775192">
            <w:rPr>
              <w:rFonts w:ascii="Times New Roman" w:eastAsia="Times New Roman" w:hAnsi="Times New Roman" w:cs="Times New Roman"/>
              <w:sz w:val="24"/>
              <w:szCs w:val="24"/>
            </w:rPr>
            <w:t xml:space="preserve">, and R. </w:t>
          </w:r>
          <w:proofErr w:type="spellStart"/>
          <w:r w:rsidRPr="00775192">
            <w:rPr>
              <w:rFonts w:ascii="Times New Roman" w:eastAsia="Times New Roman" w:hAnsi="Times New Roman" w:cs="Times New Roman"/>
              <w:sz w:val="24"/>
              <w:szCs w:val="24"/>
            </w:rPr>
            <w:t>Gokul</w:t>
          </w:r>
          <w:proofErr w:type="spellEnd"/>
          <w:r w:rsidRPr="00775192">
            <w:rPr>
              <w:rFonts w:ascii="Times New Roman" w:eastAsia="Times New Roman" w:hAnsi="Times New Roman" w:cs="Times New Roman"/>
              <w:sz w:val="24"/>
              <w:szCs w:val="24"/>
            </w:rPr>
            <w:t xml:space="preserve">, “Cloud </w:t>
          </w:r>
          <w:proofErr w:type="spellStart"/>
          <w:r w:rsidRPr="00775192">
            <w:rPr>
              <w:rFonts w:ascii="Times New Roman" w:eastAsia="Times New Roman" w:hAnsi="Times New Roman" w:cs="Times New Roman"/>
              <w:sz w:val="24"/>
              <w:szCs w:val="24"/>
            </w:rPr>
            <w:t>enabled</w:t>
          </w:r>
          <w:proofErr w:type="spellEnd"/>
          <w:r w:rsidRPr="00775192">
            <w:rPr>
              <w:rFonts w:ascii="Times New Roman" w:eastAsia="Times New Roman" w:hAnsi="Times New Roman" w:cs="Times New Roman"/>
              <w:sz w:val="24"/>
              <w:szCs w:val="24"/>
            </w:rPr>
            <w:t xml:space="preserve"> media </w:t>
          </w:r>
          <w:proofErr w:type="spellStart"/>
          <w:r w:rsidRPr="00775192">
            <w:rPr>
              <w:rFonts w:ascii="Times New Roman" w:eastAsia="Times New Roman" w:hAnsi="Times New Roman" w:cs="Times New Roman"/>
              <w:sz w:val="24"/>
              <w:szCs w:val="24"/>
            </w:rPr>
            <w:t>streaming</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using</w:t>
          </w:r>
          <w:proofErr w:type="spellEnd"/>
          <w:r w:rsidRPr="00775192">
            <w:rPr>
              <w:rFonts w:ascii="Times New Roman" w:eastAsia="Times New Roman" w:hAnsi="Times New Roman" w:cs="Times New Roman"/>
              <w:sz w:val="24"/>
              <w:szCs w:val="24"/>
            </w:rPr>
            <w:t xml:space="preserve"> Amazon Web </w:t>
          </w:r>
          <w:proofErr w:type="spellStart"/>
          <w:r w:rsidRPr="00775192">
            <w:rPr>
              <w:rFonts w:ascii="Times New Roman" w:eastAsia="Times New Roman" w:hAnsi="Times New Roman" w:cs="Times New Roman"/>
              <w:sz w:val="24"/>
              <w:szCs w:val="24"/>
            </w:rPr>
            <w:t>Services</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2017 IEEE International </w:t>
          </w:r>
          <w:proofErr w:type="spellStart"/>
          <w:r w:rsidRPr="00775192">
            <w:rPr>
              <w:rFonts w:ascii="Times New Roman" w:eastAsia="Times New Roman" w:hAnsi="Times New Roman" w:cs="Times New Roman"/>
              <w:i/>
              <w:iCs/>
              <w:sz w:val="24"/>
              <w:szCs w:val="24"/>
            </w:rPr>
            <w:t>Conference</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on</w:t>
          </w:r>
          <w:proofErr w:type="spellEnd"/>
          <w:r w:rsidRPr="00775192">
            <w:rPr>
              <w:rFonts w:ascii="Times New Roman" w:eastAsia="Times New Roman" w:hAnsi="Times New Roman" w:cs="Times New Roman"/>
              <w:i/>
              <w:iCs/>
              <w:sz w:val="24"/>
              <w:szCs w:val="24"/>
            </w:rPr>
            <w:t xml:space="preserve"> Smart Technologies and Management </w:t>
          </w:r>
          <w:proofErr w:type="spellStart"/>
          <w:r w:rsidRPr="00775192">
            <w:rPr>
              <w:rFonts w:ascii="Times New Roman" w:eastAsia="Times New Roman" w:hAnsi="Times New Roman" w:cs="Times New Roman"/>
              <w:i/>
              <w:iCs/>
              <w:sz w:val="24"/>
              <w:szCs w:val="24"/>
            </w:rPr>
            <w:t>for</w:t>
          </w:r>
          <w:proofErr w:type="spellEnd"/>
          <w:r w:rsidRPr="00775192">
            <w:rPr>
              <w:rFonts w:ascii="Times New Roman" w:eastAsia="Times New Roman" w:hAnsi="Times New Roman" w:cs="Times New Roman"/>
              <w:i/>
              <w:iCs/>
              <w:sz w:val="24"/>
              <w:szCs w:val="24"/>
            </w:rPr>
            <w:t xml:space="preserve"> Computing, </w:t>
          </w:r>
          <w:proofErr w:type="spellStart"/>
          <w:r w:rsidRPr="00775192">
            <w:rPr>
              <w:rFonts w:ascii="Times New Roman" w:eastAsia="Times New Roman" w:hAnsi="Times New Roman" w:cs="Times New Roman"/>
              <w:i/>
              <w:iCs/>
              <w:sz w:val="24"/>
              <w:szCs w:val="24"/>
            </w:rPr>
            <w:t>Communication</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Controls</w:t>
          </w:r>
          <w:proofErr w:type="spellEnd"/>
          <w:r w:rsidRPr="00775192">
            <w:rPr>
              <w:rFonts w:ascii="Times New Roman" w:eastAsia="Times New Roman" w:hAnsi="Times New Roman" w:cs="Times New Roman"/>
              <w:i/>
              <w:iCs/>
              <w:sz w:val="24"/>
              <w:szCs w:val="24"/>
            </w:rPr>
            <w:t xml:space="preserve">, Energy and </w:t>
          </w:r>
          <w:proofErr w:type="spellStart"/>
          <w:r w:rsidRPr="00775192">
            <w:rPr>
              <w:rFonts w:ascii="Times New Roman" w:eastAsia="Times New Roman" w:hAnsi="Times New Roman" w:cs="Times New Roman"/>
              <w:i/>
              <w:iCs/>
              <w:sz w:val="24"/>
              <w:szCs w:val="24"/>
            </w:rPr>
            <w:t>Materials</w:t>
          </w:r>
          <w:proofErr w:type="spellEnd"/>
          <w:r w:rsidRPr="00775192">
            <w:rPr>
              <w:rFonts w:ascii="Times New Roman" w:eastAsia="Times New Roman" w:hAnsi="Times New Roman" w:cs="Times New Roman"/>
              <w:i/>
              <w:iCs/>
              <w:sz w:val="24"/>
              <w:szCs w:val="24"/>
            </w:rPr>
            <w:t xml:space="preserve"> (ICSTM)</w:t>
          </w:r>
          <w:r w:rsidRPr="00775192">
            <w:rPr>
              <w:rFonts w:ascii="Times New Roman" w:eastAsia="Times New Roman" w:hAnsi="Times New Roman" w:cs="Times New Roman"/>
              <w:sz w:val="24"/>
              <w:szCs w:val="24"/>
            </w:rPr>
            <w:t xml:space="preserve">, IEEE, </w:t>
          </w:r>
          <w:proofErr w:type="spellStart"/>
          <w:r w:rsidRPr="00775192">
            <w:rPr>
              <w:rFonts w:ascii="Times New Roman" w:eastAsia="Times New Roman" w:hAnsi="Times New Roman" w:cs="Times New Roman"/>
              <w:sz w:val="24"/>
              <w:szCs w:val="24"/>
            </w:rPr>
            <w:t>Aug</w:t>
          </w:r>
          <w:proofErr w:type="spellEnd"/>
          <w:r w:rsidRPr="00775192">
            <w:rPr>
              <w:rFonts w:ascii="Times New Roman" w:eastAsia="Times New Roman" w:hAnsi="Times New Roman" w:cs="Times New Roman"/>
              <w:sz w:val="24"/>
              <w:szCs w:val="24"/>
            </w:rPr>
            <w:t xml:space="preserve">. 2017, pp. 195–198.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10.1109/ICSTM.2017.8089150.</w:t>
          </w:r>
        </w:p>
        <w:p w14:paraId="44BCF352" w14:textId="77777777" w:rsidR="00B0799F" w:rsidRPr="00775192" w:rsidRDefault="00B0799F">
          <w:pPr>
            <w:autoSpaceDE w:val="0"/>
            <w:autoSpaceDN w:val="0"/>
            <w:ind w:hanging="640"/>
            <w:divId w:val="507406382"/>
            <w:rPr>
              <w:rFonts w:ascii="Times New Roman" w:eastAsia="Times New Roman" w:hAnsi="Times New Roman" w:cs="Times New Roman"/>
              <w:sz w:val="24"/>
              <w:szCs w:val="24"/>
            </w:rPr>
          </w:pPr>
          <w:r w:rsidRPr="00775192">
            <w:rPr>
              <w:rFonts w:ascii="Times New Roman" w:eastAsia="Times New Roman" w:hAnsi="Times New Roman" w:cs="Times New Roman"/>
              <w:sz w:val="24"/>
              <w:szCs w:val="24"/>
            </w:rPr>
            <w:t>[34]</w:t>
          </w:r>
          <w:r w:rsidRPr="00775192">
            <w:rPr>
              <w:rFonts w:ascii="Times New Roman" w:eastAsia="Times New Roman" w:hAnsi="Times New Roman" w:cs="Times New Roman"/>
              <w:sz w:val="24"/>
              <w:szCs w:val="24"/>
            </w:rPr>
            <w:tab/>
            <w:t xml:space="preserve">S. Krause, “Tutorial: </w:t>
          </w:r>
          <w:proofErr w:type="spellStart"/>
          <w:r w:rsidRPr="00775192">
            <w:rPr>
              <w:rFonts w:ascii="Times New Roman" w:eastAsia="Times New Roman" w:hAnsi="Times New Roman" w:cs="Times New Roman"/>
              <w:sz w:val="24"/>
              <w:szCs w:val="24"/>
            </w:rPr>
            <w:t>Hands</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Introduction</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to</w:t>
          </w:r>
          <w:proofErr w:type="spellEnd"/>
          <w:r w:rsidRPr="00775192">
            <w:rPr>
              <w:rFonts w:ascii="Times New Roman" w:eastAsia="Times New Roman" w:hAnsi="Times New Roman" w:cs="Times New Roman"/>
              <w:sz w:val="24"/>
              <w:szCs w:val="24"/>
            </w:rPr>
            <w:t xml:space="preserve"> Amazon Web </w:t>
          </w:r>
          <w:proofErr w:type="spellStart"/>
          <w:r w:rsidRPr="00775192">
            <w:rPr>
              <w:rFonts w:ascii="Times New Roman" w:eastAsia="Times New Roman" w:hAnsi="Times New Roman" w:cs="Times New Roman"/>
              <w:sz w:val="24"/>
              <w:szCs w:val="24"/>
            </w:rPr>
            <w:t>Services</w:t>
          </w:r>
          <w:proofErr w:type="spellEnd"/>
          <w:r w:rsidRPr="00775192">
            <w:rPr>
              <w:rFonts w:ascii="Times New Roman" w:eastAsia="Times New Roman" w:hAnsi="Times New Roman" w:cs="Times New Roman"/>
              <w:sz w:val="24"/>
              <w:szCs w:val="24"/>
            </w:rPr>
            <w:t xml:space="preserve">,” in </w:t>
          </w:r>
          <w:r w:rsidRPr="00775192">
            <w:rPr>
              <w:rFonts w:ascii="Times New Roman" w:eastAsia="Times New Roman" w:hAnsi="Times New Roman" w:cs="Times New Roman"/>
              <w:i/>
              <w:iCs/>
              <w:sz w:val="24"/>
              <w:szCs w:val="24"/>
            </w:rPr>
            <w:t xml:space="preserve">2013 IEEE/ACM 6th International </w:t>
          </w:r>
          <w:proofErr w:type="spellStart"/>
          <w:r w:rsidRPr="00775192">
            <w:rPr>
              <w:rFonts w:ascii="Times New Roman" w:eastAsia="Times New Roman" w:hAnsi="Times New Roman" w:cs="Times New Roman"/>
              <w:i/>
              <w:iCs/>
              <w:sz w:val="24"/>
              <w:szCs w:val="24"/>
            </w:rPr>
            <w:t>Conference</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on</w:t>
          </w:r>
          <w:proofErr w:type="spellEnd"/>
          <w:r w:rsidRPr="00775192">
            <w:rPr>
              <w:rFonts w:ascii="Times New Roman" w:eastAsia="Times New Roman" w:hAnsi="Times New Roman" w:cs="Times New Roman"/>
              <w:i/>
              <w:iCs/>
              <w:sz w:val="24"/>
              <w:szCs w:val="24"/>
            </w:rPr>
            <w:t xml:space="preserve"> </w:t>
          </w:r>
          <w:proofErr w:type="spellStart"/>
          <w:r w:rsidRPr="00775192">
            <w:rPr>
              <w:rFonts w:ascii="Times New Roman" w:eastAsia="Times New Roman" w:hAnsi="Times New Roman" w:cs="Times New Roman"/>
              <w:i/>
              <w:iCs/>
              <w:sz w:val="24"/>
              <w:szCs w:val="24"/>
            </w:rPr>
            <w:t>Utility</w:t>
          </w:r>
          <w:proofErr w:type="spellEnd"/>
          <w:r w:rsidRPr="00775192">
            <w:rPr>
              <w:rFonts w:ascii="Times New Roman" w:eastAsia="Times New Roman" w:hAnsi="Times New Roman" w:cs="Times New Roman"/>
              <w:i/>
              <w:iCs/>
              <w:sz w:val="24"/>
              <w:szCs w:val="24"/>
            </w:rPr>
            <w:t xml:space="preserve"> and Cloud Computing</w:t>
          </w:r>
          <w:r w:rsidRPr="00775192">
            <w:rPr>
              <w:rFonts w:ascii="Times New Roman" w:eastAsia="Times New Roman" w:hAnsi="Times New Roman" w:cs="Times New Roman"/>
              <w:sz w:val="24"/>
              <w:szCs w:val="24"/>
            </w:rPr>
            <w:t xml:space="preserve">, IEEE, </w:t>
          </w:r>
          <w:proofErr w:type="spellStart"/>
          <w:r w:rsidRPr="00775192">
            <w:rPr>
              <w:rFonts w:ascii="Times New Roman" w:eastAsia="Times New Roman" w:hAnsi="Times New Roman" w:cs="Times New Roman"/>
              <w:sz w:val="24"/>
              <w:szCs w:val="24"/>
            </w:rPr>
            <w:t>Dec</w:t>
          </w:r>
          <w:proofErr w:type="spellEnd"/>
          <w:r w:rsidRPr="00775192">
            <w:rPr>
              <w:rFonts w:ascii="Times New Roman" w:eastAsia="Times New Roman" w:hAnsi="Times New Roman" w:cs="Times New Roman"/>
              <w:sz w:val="24"/>
              <w:szCs w:val="24"/>
            </w:rPr>
            <w:t xml:space="preserve">. 2013, pp. </w:t>
          </w:r>
          <w:proofErr w:type="spellStart"/>
          <w:r w:rsidRPr="00775192">
            <w:rPr>
              <w:rFonts w:ascii="Times New Roman" w:eastAsia="Times New Roman" w:hAnsi="Times New Roman" w:cs="Times New Roman"/>
              <w:sz w:val="24"/>
              <w:szCs w:val="24"/>
            </w:rPr>
            <w:t>xxx</w:t>
          </w:r>
          <w:proofErr w:type="spellEnd"/>
          <w:r w:rsidRPr="00775192">
            <w:rPr>
              <w:rFonts w:ascii="Times New Roman" w:eastAsia="Times New Roman" w:hAnsi="Times New Roman" w:cs="Times New Roman"/>
              <w:sz w:val="24"/>
              <w:szCs w:val="24"/>
            </w:rPr>
            <w:t>–</w:t>
          </w:r>
          <w:proofErr w:type="spellStart"/>
          <w:r w:rsidRPr="00775192">
            <w:rPr>
              <w:rFonts w:ascii="Times New Roman" w:eastAsia="Times New Roman" w:hAnsi="Times New Roman" w:cs="Times New Roman"/>
              <w:sz w:val="24"/>
              <w:szCs w:val="24"/>
            </w:rPr>
            <w:t>xxx</w:t>
          </w:r>
          <w:proofErr w:type="spellEnd"/>
          <w:r w:rsidRPr="00775192">
            <w:rPr>
              <w:rFonts w:ascii="Times New Roman" w:eastAsia="Times New Roman" w:hAnsi="Times New Roman" w:cs="Times New Roman"/>
              <w:sz w:val="24"/>
              <w:szCs w:val="24"/>
            </w:rPr>
            <w:t xml:space="preserve">. </w:t>
          </w:r>
          <w:proofErr w:type="spellStart"/>
          <w:r w:rsidRPr="00775192">
            <w:rPr>
              <w:rFonts w:ascii="Times New Roman" w:eastAsia="Times New Roman" w:hAnsi="Times New Roman" w:cs="Times New Roman"/>
              <w:sz w:val="24"/>
              <w:szCs w:val="24"/>
            </w:rPr>
            <w:t>doi</w:t>
          </w:r>
          <w:proofErr w:type="spellEnd"/>
          <w:r w:rsidRPr="00775192">
            <w:rPr>
              <w:rFonts w:ascii="Times New Roman" w:eastAsia="Times New Roman" w:hAnsi="Times New Roman" w:cs="Times New Roman"/>
              <w:sz w:val="24"/>
              <w:szCs w:val="24"/>
            </w:rPr>
            <w:t>: 10.1109/UCC.2013.16.</w:t>
          </w:r>
        </w:p>
        <w:p w14:paraId="1FCF7B0A" w14:textId="77777777" w:rsidR="00B0799F" w:rsidRPr="00775192" w:rsidRDefault="00B0799F">
          <w:pPr>
            <w:autoSpaceDE w:val="0"/>
            <w:autoSpaceDN w:val="0"/>
            <w:ind w:hanging="640"/>
            <w:divId w:val="1601832523"/>
            <w:rPr>
              <w:rFonts w:ascii="Times New Roman" w:eastAsia="Times New Roman" w:hAnsi="Times New Roman" w:cs="Times New Roman"/>
              <w:sz w:val="24"/>
              <w:szCs w:val="24"/>
              <w:lang w:val="pt-PT"/>
            </w:rPr>
          </w:pPr>
          <w:r w:rsidRPr="00775192">
            <w:rPr>
              <w:rFonts w:ascii="Times New Roman" w:eastAsia="Times New Roman" w:hAnsi="Times New Roman" w:cs="Times New Roman"/>
              <w:sz w:val="24"/>
              <w:szCs w:val="24"/>
              <w:lang w:val="pt-PT"/>
            </w:rPr>
            <w:t>[35]</w:t>
          </w:r>
          <w:r w:rsidRPr="00775192">
            <w:rPr>
              <w:rFonts w:ascii="Times New Roman" w:eastAsia="Times New Roman" w:hAnsi="Times New Roman" w:cs="Times New Roman"/>
              <w:sz w:val="24"/>
              <w:szCs w:val="24"/>
              <w:lang w:val="pt-PT"/>
            </w:rPr>
            <w:tab/>
            <w:t xml:space="preserve">Md. S. Shams, S. M. A. Ali, A. M. Sattar, and M. Kr. Ranjan, “Study and Analysis of Components and Impact of AWS on Cloud Computing,” </w:t>
          </w:r>
          <w:r w:rsidRPr="00775192">
            <w:rPr>
              <w:rFonts w:ascii="Times New Roman" w:eastAsia="Times New Roman" w:hAnsi="Times New Roman" w:cs="Times New Roman"/>
              <w:i/>
              <w:iCs/>
              <w:sz w:val="24"/>
              <w:szCs w:val="24"/>
              <w:lang w:val="pt-PT"/>
            </w:rPr>
            <w:t>RECENT TRENDS IN PARALLEL COMPUTING</w:t>
          </w:r>
          <w:r w:rsidRPr="00775192">
            <w:rPr>
              <w:rFonts w:ascii="Times New Roman" w:eastAsia="Times New Roman" w:hAnsi="Times New Roman" w:cs="Times New Roman"/>
              <w:sz w:val="24"/>
              <w:szCs w:val="24"/>
              <w:lang w:val="pt-PT"/>
            </w:rPr>
            <w:t>, 2023, doi: 10.37591/rtpc.v10i1.515.</w:t>
          </w:r>
        </w:p>
        <w:p w14:paraId="18E35865" w14:textId="75AFF7D6" w:rsidR="00D236C1" w:rsidRPr="00775192" w:rsidRDefault="00B0799F" w:rsidP="00793661">
          <w:pPr>
            <w:spacing w:line="360" w:lineRule="auto"/>
            <w:jc w:val="both"/>
            <w:rPr>
              <w:rFonts w:ascii="Times New Roman" w:hAnsi="Times New Roman" w:cs="Times New Roman"/>
              <w:sz w:val="32"/>
              <w:szCs w:val="32"/>
              <w:lang w:val="es-ES"/>
            </w:rPr>
          </w:pPr>
          <w:r w:rsidRPr="00775192">
            <w:rPr>
              <w:rFonts w:ascii="Times New Roman" w:eastAsia="Times New Roman" w:hAnsi="Times New Roman" w:cs="Times New Roman"/>
              <w:sz w:val="24"/>
              <w:szCs w:val="24"/>
              <w:lang w:val="pt-PT"/>
            </w:rPr>
            <w:t> </w:t>
          </w:r>
        </w:p>
      </w:sdtContent>
    </w:sdt>
    <w:p w14:paraId="79532B7A" w14:textId="77777777" w:rsidR="00D236C1" w:rsidRDefault="00D236C1" w:rsidP="00793661">
      <w:pPr>
        <w:spacing w:line="360" w:lineRule="auto"/>
        <w:jc w:val="both"/>
        <w:rPr>
          <w:rFonts w:ascii="Times New Roman" w:hAnsi="Times New Roman" w:cs="Times New Roman"/>
          <w:sz w:val="24"/>
          <w:szCs w:val="24"/>
          <w:lang w:val="es-ES"/>
        </w:rPr>
      </w:pPr>
    </w:p>
    <w:p w14:paraId="59452553" w14:textId="77777777" w:rsidR="00D236C1" w:rsidRDefault="00D236C1" w:rsidP="00793661">
      <w:pPr>
        <w:spacing w:line="360" w:lineRule="auto"/>
        <w:jc w:val="both"/>
        <w:rPr>
          <w:rFonts w:ascii="Times New Roman" w:hAnsi="Times New Roman" w:cs="Times New Roman"/>
          <w:sz w:val="24"/>
          <w:szCs w:val="24"/>
          <w:lang w:val="es-ES"/>
        </w:rPr>
      </w:pPr>
    </w:p>
    <w:p w14:paraId="7B57F2A2" w14:textId="77777777" w:rsidR="00571D2A" w:rsidRDefault="00571D2A" w:rsidP="00793661">
      <w:pPr>
        <w:spacing w:line="360" w:lineRule="auto"/>
        <w:jc w:val="both"/>
        <w:rPr>
          <w:rFonts w:ascii="Times New Roman" w:hAnsi="Times New Roman" w:cs="Times New Roman"/>
          <w:sz w:val="24"/>
          <w:szCs w:val="24"/>
          <w:lang w:val="es-ES"/>
        </w:rPr>
      </w:pPr>
    </w:p>
    <w:p w14:paraId="2302CC1A" w14:textId="7FD1E9E5" w:rsidR="00571D2A" w:rsidRPr="00793661" w:rsidRDefault="00571D2A" w:rsidP="00793661">
      <w:pPr>
        <w:spacing w:line="360" w:lineRule="auto"/>
        <w:jc w:val="both"/>
        <w:rPr>
          <w:rFonts w:ascii="Times New Roman" w:hAnsi="Times New Roman" w:cs="Times New Roman"/>
          <w:sz w:val="24"/>
          <w:szCs w:val="24"/>
          <w:lang w:val="es-ES"/>
        </w:rPr>
      </w:pPr>
    </w:p>
    <w:sectPr w:rsidR="00571D2A" w:rsidRPr="00793661" w:rsidSect="00E51D34">
      <w:footerReference w:type="default" r:id="rId35"/>
      <w:pgSz w:w="11906" w:h="16838"/>
      <w:pgMar w:top="1429" w:right="1429" w:bottom="1429" w:left="142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14A5E" w14:textId="77777777" w:rsidR="00E51D34" w:rsidRDefault="00E51D34" w:rsidP="003B183A">
      <w:pPr>
        <w:spacing w:after="0" w:line="240" w:lineRule="auto"/>
      </w:pPr>
      <w:r>
        <w:separator/>
      </w:r>
    </w:p>
  </w:endnote>
  <w:endnote w:type="continuationSeparator" w:id="0">
    <w:p w14:paraId="3217C476" w14:textId="77777777" w:rsidR="00E51D34" w:rsidRDefault="00E51D34" w:rsidP="003B1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434784"/>
      <w:docPartObj>
        <w:docPartGallery w:val="Page Numbers (Bottom of Page)"/>
        <w:docPartUnique/>
      </w:docPartObj>
    </w:sdtPr>
    <w:sdtContent>
      <w:p w14:paraId="276C3C66" w14:textId="09D5EC95" w:rsidR="003B183A" w:rsidRDefault="003B183A">
        <w:pPr>
          <w:pStyle w:val="Piedepgina"/>
          <w:jc w:val="right"/>
        </w:pPr>
        <w:r>
          <w:fldChar w:fldCharType="begin"/>
        </w:r>
        <w:r>
          <w:instrText>PAGE   \* MERGEFORMAT</w:instrText>
        </w:r>
        <w:r>
          <w:fldChar w:fldCharType="separate"/>
        </w:r>
        <w:r>
          <w:rPr>
            <w:lang w:val="es-ES"/>
          </w:rPr>
          <w:t>2</w:t>
        </w:r>
        <w:r>
          <w:fldChar w:fldCharType="end"/>
        </w:r>
      </w:p>
    </w:sdtContent>
  </w:sdt>
  <w:p w14:paraId="28E4356A" w14:textId="77777777" w:rsidR="003B183A" w:rsidRDefault="003B18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788B5" w14:textId="77777777" w:rsidR="00E51D34" w:rsidRDefault="00E51D34" w:rsidP="003B183A">
      <w:pPr>
        <w:spacing w:after="0" w:line="240" w:lineRule="auto"/>
      </w:pPr>
      <w:r>
        <w:separator/>
      </w:r>
    </w:p>
  </w:footnote>
  <w:footnote w:type="continuationSeparator" w:id="0">
    <w:p w14:paraId="090B864E" w14:textId="77777777" w:rsidR="00E51D34" w:rsidRDefault="00E51D34" w:rsidP="003B1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C55"/>
    <w:multiLevelType w:val="multilevel"/>
    <w:tmpl w:val="52D8A0A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FDA133E"/>
    <w:multiLevelType w:val="multilevel"/>
    <w:tmpl w:val="FA8C50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A0276F"/>
    <w:multiLevelType w:val="hybridMultilevel"/>
    <w:tmpl w:val="41B89DF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457725860">
    <w:abstractNumId w:val="1"/>
  </w:num>
  <w:num w:numId="2" w16cid:durableId="552349498">
    <w:abstractNumId w:val="0"/>
  </w:num>
  <w:num w:numId="3" w16cid:durableId="11620386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 leturne">
    <w15:presenceInfo w15:providerId="Windows Live" w15:userId="d429af49f7583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23"/>
    <w:rsid w:val="000074F4"/>
    <w:rsid w:val="0001595D"/>
    <w:rsid w:val="000208C5"/>
    <w:rsid w:val="00022725"/>
    <w:rsid w:val="00026828"/>
    <w:rsid w:val="00040565"/>
    <w:rsid w:val="000948C5"/>
    <w:rsid w:val="000A1BA5"/>
    <w:rsid w:val="000A373A"/>
    <w:rsid w:val="000B4418"/>
    <w:rsid w:val="000C0A00"/>
    <w:rsid w:val="000D616D"/>
    <w:rsid w:val="000E380E"/>
    <w:rsid w:val="000E41E5"/>
    <w:rsid w:val="000E5F12"/>
    <w:rsid w:val="000E76A5"/>
    <w:rsid w:val="000F188E"/>
    <w:rsid w:val="000F1C4F"/>
    <w:rsid w:val="000F2F97"/>
    <w:rsid w:val="000F3903"/>
    <w:rsid w:val="00103C37"/>
    <w:rsid w:val="001125EF"/>
    <w:rsid w:val="00114D07"/>
    <w:rsid w:val="00116969"/>
    <w:rsid w:val="00121F8D"/>
    <w:rsid w:val="00126B27"/>
    <w:rsid w:val="00131B72"/>
    <w:rsid w:val="001444DA"/>
    <w:rsid w:val="00166853"/>
    <w:rsid w:val="001834B8"/>
    <w:rsid w:val="00192701"/>
    <w:rsid w:val="001A06DF"/>
    <w:rsid w:val="001B1780"/>
    <w:rsid w:val="001C25AF"/>
    <w:rsid w:val="001D6861"/>
    <w:rsid w:val="001E2C0B"/>
    <w:rsid w:val="001E34AA"/>
    <w:rsid w:val="001E48ED"/>
    <w:rsid w:val="001E566A"/>
    <w:rsid w:val="00206C92"/>
    <w:rsid w:val="00210A5A"/>
    <w:rsid w:val="00213B70"/>
    <w:rsid w:val="00236D00"/>
    <w:rsid w:val="00244706"/>
    <w:rsid w:val="00245490"/>
    <w:rsid w:val="00252887"/>
    <w:rsid w:val="00255023"/>
    <w:rsid w:val="002827B4"/>
    <w:rsid w:val="002A129A"/>
    <w:rsid w:val="002A77A3"/>
    <w:rsid w:val="002E0D51"/>
    <w:rsid w:val="002E292B"/>
    <w:rsid w:val="002E7ADB"/>
    <w:rsid w:val="002F2EB7"/>
    <w:rsid w:val="003309AD"/>
    <w:rsid w:val="00335EFE"/>
    <w:rsid w:val="00341526"/>
    <w:rsid w:val="003654C1"/>
    <w:rsid w:val="00366B56"/>
    <w:rsid w:val="00392F70"/>
    <w:rsid w:val="003A5DC7"/>
    <w:rsid w:val="003A78FE"/>
    <w:rsid w:val="003B183A"/>
    <w:rsid w:val="003D2AB6"/>
    <w:rsid w:val="003F23C4"/>
    <w:rsid w:val="003F25C9"/>
    <w:rsid w:val="00427135"/>
    <w:rsid w:val="00433DA9"/>
    <w:rsid w:val="004373C2"/>
    <w:rsid w:val="00442D23"/>
    <w:rsid w:val="00474350"/>
    <w:rsid w:val="0049028E"/>
    <w:rsid w:val="004A7761"/>
    <w:rsid w:val="004B635E"/>
    <w:rsid w:val="004C0057"/>
    <w:rsid w:val="004D6AD2"/>
    <w:rsid w:val="00501727"/>
    <w:rsid w:val="00517306"/>
    <w:rsid w:val="0054738E"/>
    <w:rsid w:val="005512E4"/>
    <w:rsid w:val="00566B8D"/>
    <w:rsid w:val="00566D14"/>
    <w:rsid w:val="005678B0"/>
    <w:rsid w:val="00571D2A"/>
    <w:rsid w:val="0057458D"/>
    <w:rsid w:val="005A3B32"/>
    <w:rsid w:val="005B6A75"/>
    <w:rsid w:val="005D6C74"/>
    <w:rsid w:val="005E0C25"/>
    <w:rsid w:val="005E6519"/>
    <w:rsid w:val="005F21D0"/>
    <w:rsid w:val="00603A34"/>
    <w:rsid w:val="00633161"/>
    <w:rsid w:val="00637B4C"/>
    <w:rsid w:val="00660583"/>
    <w:rsid w:val="00663123"/>
    <w:rsid w:val="0068689A"/>
    <w:rsid w:val="00686995"/>
    <w:rsid w:val="006A4FDD"/>
    <w:rsid w:val="006F5CB6"/>
    <w:rsid w:val="0071225E"/>
    <w:rsid w:val="00717C8A"/>
    <w:rsid w:val="007441D6"/>
    <w:rsid w:val="00745F87"/>
    <w:rsid w:val="00753A72"/>
    <w:rsid w:val="00775192"/>
    <w:rsid w:val="0078006E"/>
    <w:rsid w:val="00792717"/>
    <w:rsid w:val="00793661"/>
    <w:rsid w:val="00793FBE"/>
    <w:rsid w:val="00795388"/>
    <w:rsid w:val="007A0451"/>
    <w:rsid w:val="007A6478"/>
    <w:rsid w:val="007D1101"/>
    <w:rsid w:val="007D182A"/>
    <w:rsid w:val="007E1F5F"/>
    <w:rsid w:val="0081336A"/>
    <w:rsid w:val="00814BFD"/>
    <w:rsid w:val="00814D22"/>
    <w:rsid w:val="00824A57"/>
    <w:rsid w:val="00847CDF"/>
    <w:rsid w:val="0086247C"/>
    <w:rsid w:val="00887FC5"/>
    <w:rsid w:val="0089058D"/>
    <w:rsid w:val="008961DB"/>
    <w:rsid w:val="008A4300"/>
    <w:rsid w:val="008B259D"/>
    <w:rsid w:val="008B34D9"/>
    <w:rsid w:val="008D1F30"/>
    <w:rsid w:val="008D2F63"/>
    <w:rsid w:val="008E796C"/>
    <w:rsid w:val="008F18FD"/>
    <w:rsid w:val="008F22D0"/>
    <w:rsid w:val="00917067"/>
    <w:rsid w:val="009568D9"/>
    <w:rsid w:val="00962138"/>
    <w:rsid w:val="0097075C"/>
    <w:rsid w:val="009767A1"/>
    <w:rsid w:val="009800E8"/>
    <w:rsid w:val="009A698A"/>
    <w:rsid w:val="009B52DC"/>
    <w:rsid w:val="009C7AA6"/>
    <w:rsid w:val="009D2161"/>
    <w:rsid w:val="009D493B"/>
    <w:rsid w:val="009D5D77"/>
    <w:rsid w:val="009F2904"/>
    <w:rsid w:val="00A20944"/>
    <w:rsid w:val="00A37E68"/>
    <w:rsid w:val="00A551A7"/>
    <w:rsid w:val="00A82324"/>
    <w:rsid w:val="00A833CA"/>
    <w:rsid w:val="00A84A3F"/>
    <w:rsid w:val="00AA3584"/>
    <w:rsid w:val="00AA6036"/>
    <w:rsid w:val="00AC4615"/>
    <w:rsid w:val="00AD6417"/>
    <w:rsid w:val="00AD6509"/>
    <w:rsid w:val="00AE478A"/>
    <w:rsid w:val="00AE68A5"/>
    <w:rsid w:val="00B0799F"/>
    <w:rsid w:val="00B21C1B"/>
    <w:rsid w:val="00B230B2"/>
    <w:rsid w:val="00B23101"/>
    <w:rsid w:val="00B241C2"/>
    <w:rsid w:val="00B31D79"/>
    <w:rsid w:val="00B33ED2"/>
    <w:rsid w:val="00B356D7"/>
    <w:rsid w:val="00B36D35"/>
    <w:rsid w:val="00B37118"/>
    <w:rsid w:val="00B61AAF"/>
    <w:rsid w:val="00BA1DE5"/>
    <w:rsid w:val="00BA72ED"/>
    <w:rsid w:val="00BE65C5"/>
    <w:rsid w:val="00C00C06"/>
    <w:rsid w:val="00C2069C"/>
    <w:rsid w:val="00C233A8"/>
    <w:rsid w:val="00C37A50"/>
    <w:rsid w:val="00C45F34"/>
    <w:rsid w:val="00C54E64"/>
    <w:rsid w:val="00C761CB"/>
    <w:rsid w:val="00CA4ECE"/>
    <w:rsid w:val="00CC20CD"/>
    <w:rsid w:val="00CC2730"/>
    <w:rsid w:val="00CC60FF"/>
    <w:rsid w:val="00CC7372"/>
    <w:rsid w:val="00CD2D59"/>
    <w:rsid w:val="00CD3B84"/>
    <w:rsid w:val="00CE1A2D"/>
    <w:rsid w:val="00CE203C"/>
    <w:rsid w:val="00CF6868"/>
    <w:rsid w:val="00D202FB"/>
    <w:rsid w:val="00D236C1"/>
    <w:rsid w:val="00D2672F"/>
    <w:rsid w:val="00D269D7"/>
    <w:rsid w:val="00D36975"/>
    <w:rsid w:val="00D42449"/>
    <w:rsid w:val="00D61837"/>
    <w:rsid w:val="00D648B9"/>
    <w:rsid w:val="00D736FD"/>
    <w:rsid w:val="00D73EBB"/>
    <w:rsid w:val="00D74177"/>
    <w:rsid w:val="00D84586"/>
    <w:rsid w:val="00D85945"/>
    <w:rsid w:val="00D90D15"/>
    <w:rsid w:val="00D96A51"/>
    <w:rsid w:val="00DA2FC1"/>
    <w:rsid w:val="00DC1986"/>
    <w:rsid w:val="00DC6CDA"/>
    <w:rsid w:val="00DE1868"/>
    <w:rsid w:val="00DF5BB5"/>
    <w:rsid w:val="00E002E4"/>
    <w:rsid w:val="00E02803"/>
    <w:rsid w:val="00E20C4D"/>
    <w:rsid w:val="00E26A8B"/>
    <w:rsid w:val="00E40130"/>
    <w:rsid w:val="00E51D34"/>
    <w:rsid w:val="00E52C36"/>
    <w:rsid w:val="00E56AC8"/>
    <w:rsid w:val="00E76ADB"/>
    <w:rsid w:val="00E826D8"/>
    <w:rsid w:val="00E8495D"/>
    <w:rsid w:val="00EC02AA"/>
    <w:rsid w:val="00ED2485"/>
    <w:rsid w:val="00F02903"/>
    <w:rsid w:val="00F23EA1"/>
    <w:rsid w:val="00F32833"/>
    <w:rsid w:val="00F43B1E"/>
    <w:rsid w:val="00F77640"/>
    <w:rsid w:val="00F84D0C"/>
    <w:rsid w:val="00F95221"/>
    <w:rsid w:val="00F97B3E"/>
    <w:rsid w:val="00FA0359"/>
    <w:rsid w:val="00FA434A"/>
    <w:rsid w:val="00FB0536"/>
    <w:rsid w:val="00FB55A1"/>
    <w:rsid w:val="00FD4D0C"/>
    <w:rsid w:val="00FD6FCB"/>
    <w:rsid w:val="00FE061B"/>
    <w:rsid w:val="00FF3D94"/>
    <w:rsid w:val="00FF7C7A"/>
    <w:rsid w:val="6C7304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F791A"/>
  <w15:chartTrackingRefBased/>
  <w15:docId w15:val="{C2229E4B-E60F-453D-A624-2AD0C27A6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023"/>
  </w:style>
  <w:style w:type="paragraph" w:styleId="Ttulo1">
    <w:name w:val="heading 1"/>
    <w:basedOn w:val="Normal"/>
    <w:next w:val="Normal"/>
    <w:link w:val="Ttulo1Car"/>
    <w:uiPriority w:val="9"/>
    <w:qFormat/>
    <w:rsid w:val="00B37118"/>
    <w:pPr>
      <w:keepNext/>
      <w:keepLines/>
      <w:numPr>
        <w:numId w:val="2"/>
      </w:numPr>
      <w:spacing w:before="240" w:after="0"/>
      <w:ind w:left="0" w:firstLine="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B37118"/>
    <w:pPr>
      <w:keepNext/>
      <w:keepLines/>
      <w:numPr>
        <w:ilvl w:val="1"/>
        <w:numId w:val="2"/>
      </w:numPr>
      <w:spacing w:before="40" w:after="0"/>
      <w:ind w:left="0" w:firstLine="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B37118"/>
    <w:pPr>
      <w:keepNext/>
      <w:keepLines/>
      <w:numPr>
        <w:ilvl w:val="2"/>
        <w:numId w:val="2"/>
      </w:numPr>
      <w:spacing w:before="40" w:after="0"/>
      <w:ind w:left="0" w:firstLine="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semiHidden/>
    <w:unhideWhenUsed/>
    <w:qFormat/>
    <w:rsid w:val="00F7764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7764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7764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7764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77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77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5023"/>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styleId="Textoennegrita">
    <w:name w:val="Strong"/>
    <w:basedOn w:val="Fuentedeprrafopredeter"/>
    <w:uiPriority w:val="22"/>
    <w:qFormat/>
    <w:rsid w:val="00255023"/>
    <w:rPr>
      <w:b/>
      <w:bCs/>
    </w:rPr>
  </w:style>
  <w:style w:type="character" w:styleId="nfasis">
    <w:name w:val="Emphasis"/>
    <w:basedOn w:val="Fuentedeprrafopredeter"/>
    <w:uiPriority w:val="20"/>
    <w:qFormat/>
    <w:rsid w:val="00255023"/>
    <w:rPr>
      <w:i/>
      <w:iCs/>
    </w:rPr>
  </w:style>
  <w:style w:type="character" w:customStyle="1" w:styleId="Ttulo1Car">
    <w:name w:val="Título 1 Car"/>
    <w:basedOn w:val="Fuentedeprrafopredeter"/>
    <w:link w:val="Ttulo1"/>
    <w:uiPriority w:val="9"/>
    <w:rsid w:val="00B37118"/>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B37118"/>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B37118"/>
    <w:rPr>
      <w:rFonts w:ascii="Times New Roman" w:eastAsiaTheme="majorEastAsia" w:hAnsi="Times New Roman" w:cstheme="majorBidi"/>
      <w:b/>
      <w:color w:val="000000" w:themeColor="text1"/>
      <w:sz w:val="24"/>
      <w:szCs w:val="24"/>
    </w:rPr>
  </w:style>
  <w:style w:type="character" w:styleId="Textodelmarcadordeposicin">
    <w:name w:val="Placeholder Text"/>
    <w:basedOn w:val="Fuentedeprrafopredeter"/>
    <w:uiPriority w:val="99"/>
    <w:semiHidden/>
    <w:rsid w:val="00F95221"/>
    <w:rPr>
      <w:color w:val="666666"/>
    </w:rPr>
  </w:style>
  <w:style w:type="character" w:customStyle="1" w:styleId="Ttulo4Car">
    <w:name w:val="Título 4 Car"/>
    <w:basedOn w:val="Fuentedeprrafopredeter"/>
    <w:link w:val="Ttulo4"/>
    <w:uiPriority w:val="9"/>
    <w:semiHidden/>
    <w:rsid w:val="00F7764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7764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7764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7764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7764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77640"/>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3B18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183A"/>
  </w:style>
  <w:style w:type="paragraph" w:styleId="Piedepgina">
    <w:name w:val="footer"/>
    <w:basedOn w:val="Normal"/>
    <w:link w:val="PiedepginaCar"/>
    <w:uiPriority w:val="99"/>
    <w:unhideWhenUsed/>
    <w:rsid w:val="003B18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183A"/>
  </w:style>
  <w:style w:type="table" w:styleId="Tablaconcuadrcula">
    <w:name w:val="Table Grid"/>
    <w:basedOn w:val="Tablanormal"/>
    <w:uiPriority w:val="39"/>
    <w:rsid w:val="00B35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2E0D5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40565"/>
    <w:rPr>
      <w:color w:val="0563C1" w:themeColor="hyperlink"/>
      <w:u w:val="single"/>
    </w:rPr>
  </w:style>
  <w:style w:type="character" w:styleId="Mencinsinresolver">
    <w:name w:val="Unresolved Mention"/>
    <w:basedOn w:val="Fuentedeprrafopredeter"/>
    <w:uiPriority w:val="99"/>
    <w:semiHidden/>
    <w:unhideWhenUsed/>
    <w:rsid w:val="00040565"/>
    <w:rPr>
      <w:color w:val="605E5C"/>
      <w:shd w:val="clear" w:color="auto" w:fill="E1DFDD"/>
    </w:rPr>
  </w:style>
  <w:style w:type="paragraph" w:styleId="Prrafodelista">
    <w:name w:val="List Paragraph"/>
    <w:basedOn w:val="Normal"/>
    <w:uiPriority w:val="34"/>
    <w:qFormat/>
    <w:rsid w:val="00D61837"/>
    <w:pPr>
      <w:ind w:left="720"/>
      <w:contextualSpacing/>
    </w:pPr>
  </w:style>
  <w:style w:type="paragraph" w:styleId="TtuloTDC">
    <w:name w:val="TOC Heading"/>
    <w:basedOn w:val="Ttulo1"/>
    <w:next w:val="Normal"/>
    <w:uiPriority w:val="39"/>
    <w:unhideWhenUsed/>
    <w:qFormat/>
    <w:rsid w:val="00917067"/>
    <w:pPr>
      <w:numPr>
        <w:numId w:val="0"/>
      </w:numPr>
      <w:outlineLvl w:val="9"/>
    </w:pPr>
    <w:rPr>
      <w:rFonts w:asciiTheme="majorHAnsi" w:hAnsiTheme="majorHAnsi"/>
      <w:b w:val="0"/>
      <w:color w:val="2F5496" w:themeColor="accent1" w:themeShade="BF"/>
      <w:kern w:val="0"/>
      <w:sz w:val="32"/>
      <w:lang w:val="es-ES" w:eastAsia="es-ES"/>
      <w14:ligatures w14:val="none"/>
    </w:rPr>
  </w:style>
  <w:style w:type="paragraph" w:styleId="TDC1">
    <w:name w:val="toc 1"/>
    <w:basedOn w:val="Normal"/>
    <w:next w:val="Normal"/>
    <w:autoRedefine/>
    <w:uiPriority w:val="39"/>
    <w:unhideWhenUsed/>
    <w:rsid w:val="00917067"/>
    <w:pPr>
      <w:spacing w:after="100"/>
    </w:pPr>
  </w:style>
  <w:style w:type="paragraph" w:styleId="TDC2">
    <w:name w:val="toc 2"/>
    <w:basedOn w:val="Normal"/>
    <w:next w:val="Normal"/>
    <w:autoRedefine/>
    <w:uiPriority w:val="39"/>
    <w:unhideWhenUsed/>
    <w:rsid w:val="00917067"/>
    <w:pPr>
      <w:spacing w:after="100"/>
      <w:ind w:left="220"/>
    </w:pPr>
  </w:style>
  <w:style w:type="paragraph" w:styleId="TDC3">
    <w:name w:val="toc 3"/>
    <w:basedOn w:val="Normal"/>
    <w:next w:val="Normal"/>
    <w:autoRedefine/>
    <w:uiPriority w:val="39"/>
    <w:unhideWhenUsed/>
    <w:rsid w:val="00917067"/>
    <w:pPr>
      <w:spacing w:after="100"/>
      <w:ind w:left="440"/>
    </w:pPr>
  </w:style>
  <w:style w:type="paragraph" w:styleId="Tabladeilustraciones">
    <w:name w:val="table of figures"/>
    <w:basedOn w:val="Normal"/>
    <w:next w:val="Normal"/>
    <w:uiPriority w:val="99"/>
    <w:unhideWhenUsed/>
    <w:rsid w:val="008B34D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5423">
      <w:bodyDiv w:val="1"/>
      <w:marLeft w:val="0"/>
      <w:marRight w:val="0"/>
      <w:marTop w:val="0"/>
      <w:marBottom w:val="0"/>
      <w:divBdr>
        <w:top w:val="none" w:sz="0" w:space="0" w:color="auto"/>
        <w:left w:val="none" w:sz="0" w:space="0" w:color="auto"/>
        <w:bottom w:val="none" w:sz="0" w:space="0" w:color="auto"/>
        <w:right w:val="none" w:sz="0" w:space="0" w:color="auto"/>
      </w:divBdr>
      <w:divsChild>
        <w:div w:id="1822042335">
          <w:marLeft w:val="640"/>
          <w:marRight w:val="0"/>
          <w:marTop w:val="0"/>
          <w:marBottom w:val="0"/>
          <w:divBdr>
            <w:top w:val="none" w:sz="0" w:space="0" w:color="auto"/>
            <w:left w:val="none" w:sz="0" w:space="0" w:color="auto"/>
            <w:bottom w:val="none" w:sz="0" w:space="0" w:color="auto"/>
            <w:right w:val="none" w:sz="0" w:space="0" w:color="auto"/>
          </w:divBdr>
        </w:div>
        <w:div w:id="225380760">
          <w:marLeft w:val="640"/>
          <w:marRight w:val="0"/>
          <w:marTop w:val="0"/>
          <w:marBottom w:val="0"/>
          <w:divBdr>
            <w:top w:val="none" w:sz="0" w:space="0" w:color="auto"/>
            <w:left w:val="none" w:sz="0" w:space="0" w:color="auto"/>
            <w:bottom w:val="none" w:sz="0" w:space="0" w:color="auto"/>
            <w:right w:val="none" w:sz="0" w:space="0" w:color="auto"/>
          </w:divBdr>
        </w:div>
        <w:div w:id="101189852">
          <w:marLeft w:val="640"/>
          <w:marRight w:val="0"/>
          <w:marTop w:val="0"/>
          <w:marBottom w:val="0"/>
          <w:divBdr>
            <w:top w:val="none" w:sz="0" w:space="0" w:color="auto"/>
            <w:left w:val="none" w:sz="0" w:space="0" w:color="auto"/>
            <w:bottom w:val="none" w:sz="0" w:space="0" w:color="auto"/>
            <w:right w:val="none" w:sz="0" w:space="0" w:color="auto"/>
          </w:divBdr>
        </w:div>
        <w:div w:id="1919316237">
          <w:marLeft w:val="640"/>
          <w:marRight w:val="0"/>
          <w:marTop w:val="0"/>
          <w:marBottom w:val="0"/>
          <w:divBdr>
            <w:top w:val="none" w:sz="0" w:space="0" w:color="auto"/>
            <w:left w:val="none" w:sz="0" w:space="0" w:color="auto"/>
            <w:bottom w:val="none" w:sz="0" w:space="0" w:color="auto"/>
            <w:right w:val="none" w:sz="0" w:space="0" w:color="auto"/>
          </w:divBdr>
        </w:div>
        <w:div w:id="835531193">
          <w:marLeft w:val="640"/>
          <w:marRight w:val="0"/>
          <w:marTop w:val="0"/>
          <w:marBottom w:val="0"/>
          <w:divBdr>
            <w:top w:val="none" w:sz="0" w:space="0" w:color="auto"/>
            <w:left w:val="none" w:sz="0" w:space="0" w:color="auto"/>
            <w:bottom w:val="none" w:sz="0" w:space="0" w:color="auto"/>
            <w:right w:val="none" w:sz="0" w:space="0" w:color="auto"/>
          </w:divBdr>
        </w:div>
        <w:div w:id="298612472">
          <w:marLeft w:val="640"/>
          <w:marRight w:val="0"/>
          <w:marTop w:val="0"/>
          <w:marBottom w:val="0"/>
          <w:divBdr>
            <w:top w:val="none" w:sz="0" w:space="0" w:color="auto"/>
            <w:left w:val="none" w:sz="0" w:space="0" w:color="auto"/>
            <w:bottom w:val="none" w:sz="0" w:space="0" w:color="auto"/>
            <w:right w:val="none" w:sz="0" w:space="0" w:color="auto"/>
          </w:divBdr>
        </w:div>
        <w:div w:id="867068696">
          <w:marLeft w:val="640"/>
          <w:marRight w:val="0"/>
          <w:marTop w:val="0"/>
          <w:marBottom w:val="0"/>
          <w:divBdr>
            <w:top w:val="none" w:sz="0" w:space="0" w:color="auto"/>
            <w:left w:val="none" w:sz="0" w:space="0" w:color="auto"/>
            <w:bottom w:val="none" w:sz="0" w:space="0" w:color="auto"/>
            <w:right w:val="none" w:sz="0" w:space="0" w:color="auto"/>
          </w:divBdr>
        </w:div>
        <w:div w:id="590160133">
          <w:marLeft w:val="640"/>
          <w:marRight w:val="0"/>
          <w:marTop w:val="0"/>
          <w:marBottom w:val="0"/>
          <w:divBdr>
            <w:top w:val="none" w:sz="0" w:space="0" w:color="auto"/>
            <w:left w:val="none" w:sz="0" w:space="0" w:color="auto"/>
            <w:bottom w:val="none" w:sz="0" w:space="0" w:color="auto"/>
            <w:right w:val="none" w:sz="0" w:space="0" w:color="auto"/>
          </w:divBdr>
        </w:div>
        <w:div w:id="1352100800">
          <w:marLeft w:val="640"/>
          <w:marRight w:val="0"/>
          <w:marTop w:val="0"/>
          <w:marBottom w:val="0"/>
          <w:divBdr>
            <w:top w:val="none" w:sz="0" w:space="0" w:color="auto"/>
            <w:left w:val="none" w:sz="0" w:space="0" w:color="auto"/>
            <w:bottom w:val="none" w:sz="0" w:space="0" w:color="auto"/>
            <w:right w:val="none" w:sz="0" w:space="0" w:color="auto"/>
          </w:divBdr>
        </w:div>
        <w:div w:id="1285581220">
          <w:marLeft w:val="640"/>
          <w:marRight w:val="0"/>
          <w:marTop w:val="0"/>
          <w:marBottom w:val="0"/>
          <w:divBdr>
            <w:top w:val="none" w:sz="0" w:space="0" w:color="auto"/>
            <w:left w:val="none" w:sz="0" w:space="0" w:color="auto"/>
            <w:bottom w:val="none" w:sz="0" w:space="0" w:color="auto"/>
            <w:right w:val="none" w:sz="0" w:space="0" w:color="auto"/>
          </w:divBdr>
        </w:div>
        <w:div w:id="1406143981">
          <w:marLeft w:val="640"/>
          <w:marRight w:val="0"/>
          <w:marTop w:val="0"/>
          <w:marBottom w:val="0"/>
          <w:divBdr>
            <w:top w:val="none" w:sz="0" w:space="0" w:color="auto"/>
            <w:left w:val="none" w:sz="0" w:space="0" w:color="auto"/>
            <w:bottom w:val="none" w:sz="0" w:space="0" w:color="auto"/>
            <w:right w:val="none" w:sz="0" w:space="0" w:color="auto"/>
          </w:divBdr>
        </w:div>
        <w:div w:id="939798036">
          <w:marLeft w:val="640"/>
          <w:marRight w:val="0"/>
          <w:marTop w:val="0"/>
          <w:marBottom w:val="0"/>
          <w:divBdr>
            <w:top w:val="none" w:sz="0" w:space="0" w:color="auto"/>
            <w:left w:val="none" w:sz="0" w:space="0" w:color="auto"/>
            <w:bottom w:val="none" w:sz="0" w:space="0" w:color="auto"/>
            <w:right w:val="none" w:sz="0" w:space="0" w:color="auto"/>
          </w:divBdr>
        </w:div>
        <w:div w:id="1356997217">
          <w:marLeft w:val="640"/>
          <w:marRight w:val="0"/>
          <w:marTop w:val="0"/>
          <w:marBottom w:val="0"/>
          <w:divBdr>
            <w:top w:val="none" w:sz="0" w:space="0" w:color="auto"/>
            <w:left w:val="none" w:sz="0" w:space="0" w:color="auto"/>
            <w:bottom w:val="none" w:sz="0" w:space="0" w:color="auto"/>
            <w:right w:val="none" w:sz="0" w:space="0" w:color="auto"/>
          </w:divBdr>
        </w:div>
        <w:div w:id="2011635953">
          <w:marLeft w:val="640"/>
          <w:marRight w:val="0"/>
          <w:marTop w:val="0"/>
          <w:marBottom w:val="0"/>
          <w:divBdr>
            <w:top w:val="none" w:sz="0" w:space="0" w:color="auto"/>
            <w:left w:val="none" w:sz="0" w:space="0" w:color="auto"/>
            <w:bottom w:val="none" w:sz="0" w:space="0" w:color="auto"/>
            <w:right w:val="none" w:sz="0" w:space="0" w:color="auto"/>
          </w:divBdr>
        </w:div>
        <w:div w:id="1465150139">
          <w:marLeft w:val="640"/>
          <w:marRight w:val="0"/>
          <w:marTop w:val="0"/>
          <w:marBottom w:val="0"/>
          <w:divBdr>
            <w:top w:val="none" w:sz="0" w:space="0" w:color="auto"/>
            <w:left w:val="none" w:sz="0" w:space="0" w:color="auto"/>
            <w:bottom w:val="none" w:sz="0" w:space="0" w:color="auto"/>
            <w:right w:val="none" w:sz="0" w:space="0" w:color="auto"/>
          </w:divBdr>
        </w:div>
        <w:div w:id="541989449">
          <w:marLeft w:val="640"/>
          <w:marRight w:val="0"/>
          <w:marTop w:val="0"/>
          <w:marBottom w:val="0"/>
          <w:divBdr>
            <w:top w:val="none" w:sz="0" w:space="0" w:color="auto"/>
            <w:left w:val="none" w:sz="0" w:space="0" w:color="auto"/>
            <w:bottom w:val="none" w:sz="0" w:space="0" w:color="auto"/>
            <w:right w:val="none" w:sz="0" w:space="0" w:color="auto"/>
          </w:divBdr>
        </w:div>
        <w:div w:id="1647004159">
          <w:marLeft w:val="640"/>
          <w:marRight w:val="0"/>
          <w:marTop w:val="0"/>
          <w:marBottom w:val="0"/>
          <w:divBdr>
            <w:top w:val="none" w:sz="0" w:space="0" w:color="auto"/>
            <w:left w:val="none" w:sz="0" w:space="0" w:color="auto"/>
            <w:bottom w:val="none" w:sz="0" w:space="0" w:color="auto"/>
            <w:right w:val="none" w:sz="0" w:space="0" w:color="auto"/>
          </w:divBdr>
        </w:div>
        <w:div w:id="1699349929">
          <w:marLeft w:val="640"/>
          <w:marRight w:val="0"/>
          <w:marTop w:val="0"/>
          <w:marBottom w:val="0"/>
          <w:divBdr>
            <w:top w:val="none" w:sz="0" w:space="0" w:color="auto"/>
            <w:left w:val="none" w:sz="0" w:space="0" w:color="auto"/>
            <w:bottom w:val="none" w:sz="0" w:space="0" w:color="auto"/>
            <w:right w:val="none" w:sz="0" w:space="0" w:color="auto"/>
          </w:divBdr>
        </w:div>
        <w:div w:id="761922718">
          <w:marLeft w:val="640"/>
          <w:marRight w:val="0"/>
          <w:marTop w:val="0"/>
          <w:marBottom w:val="0"/>
          <w:divBdr>
            <w:top w:val="none" w:sz="0" w:space="0" w:color="auto"/>
            <w:left w:val="none" w:sz="0" w:space="0" w:color="auto"/>
            <w:bottom w:val="none" w:sz="0" w:space="0" w:color="auto"/>
            <w:right w:val="none" w:sz="0" w:space="0" w:color="auto"/>
          </w:divBdr>
        </w:div>
        <w:div w:id="843663399">
          <w:marLeft w:val="640"/>
          <w:marRight w:val="0"/>
          <w:marTop w:val="0"/>
          <w:marBottom w:val="0"/>
          <w:divBdr>
            <w:top w:val="none" w:sz="0" w:space="0" w:color="auto"/>
            <w:left w:val="none" w:sz="0" w:space="0" w:color="auto"/>
            <w:bottom w:val="none" w:sz="0" w:space="0" w:color="auto"/>
            <w:right w:val="none" w:sz="0" w:space="0" w:color="auto"/>
          </w:divBdr>
        </w:div>
        <w:div w:id="177811810">
          <w:marLeft w:val="640"/>
          <w:marRight w:val="0"/>
          <w:marTop w:val="0"/>
          <w:marBottom w:val="0"/>
          <w:divBdr>
            <w:top w:val="none" w:sz="0" w:space="0" w:color="auto"/>
            <w:left w:val="none" w:sz="0" w:space="0" w:color="auto"/>
            <w:bottom w:val="none" w:sz="0" w:space="0" w:color="auto"/>
            <w:right w:val="none" w:sz="0" w:space="0" w:color="auto"/>
          </w:divBdr>
        </w:div>
        <w:div w:id="344863832">
          <w:marLeft w:val="640"/>
          <w:marRight w:val="0"/>
          <w:marTop w:val="0"/>
          <w:marBottom w:val="0"/>
          <w:divBdr>
            <w:top w:val="none" w:sz="0" w:space="0" w:color="auto"/>
            <w:left w:val="none" w:sz="0" w:space="0" w:color="auto"/>
            <w:bottom w:val="none" w:sz="0" w:space="0" w:color="auto"/>
            <w:right w:val="none" w:sz="0" w:space="0" w:color="auto"/>
          </w:divBdr>
        </w:div>
        <w:div w:id="763382372">
          <w:marLeft w:val="640"/>
          <w:marRight w:val="0"/>
          <w:marTop w:val="0"/>
          <w:marBottom w:val="0"/>
          <w:divBdr>
            <w:top w:val="none" w:sz="0" w:space="0" w:color="auto"/>
            <w:left w:val="none" w:sz="0" w:space="0" w:color="auto"/>
            <w:bottom w:val="none" w:sz="0" w:space="0" w:color="auto"/>
            <w:right w:val="none" w:sz="0" w:space="0" w:color="auto"/>
          </w:divBdr>
        </w:div>
        <w:div w:id="38629058">
          <w:marLeft w:val="640"/>
          <w:marRight w:val="0"/>
          <w:marTop w:val="0"/>
          <w:marBottom w:val="0"/>
          <w:divBdr>
            <w:top w:val="none" w:sz="0" w:space="0" w:color="auto"/>
            <w:left w:val="none" w:sz="0" w:space="0" w:color="auto"/>
            <w:bottom w:val="none" w:sz="0" w:space="0" w:color="auto"/>
            <w:right w:val="none" w:sz="0" w:space="0" w:color="auto"/>
          </w:divBdr>
        </w:div>
        <w:div w:id="905992592">
          <w:marLeft w:val="640"/>
          <w:marRight w:val="0"/>
          <w:marTop w:val="0"/>
          <w:marBottom w:val="0"/>
          <w:divBdr>
            <w:top w:val="none" w:sz="0" w:space="0" w:color="auto"/>
            <w:left w:val="none" w:sz="0" w:space="0" w:color="auto"/>
            <w:bottom w:val="none" w:sz="0" w:space="0" w:color="auto"/>
            <w:right w:val="none" w:sz="0" w:space="0" w:color="auto"/>
          </w:divBdr>
        </w:div>
        <w:div w:id="400181412">
          <w:marLeft w:val="640"/>
          <w:marRight w:val="0"/>
          <w:marTop w:val="0"/>
          <w:marBottom w:val="0"/>
          <w:divBdr>
            <w:top w:val="none" w:sz="0" w:space="0" w:color="auto"/>
            <w:left w:val="none" w:sz="0" w:space="0" w:color="auto"/>
            <w:bottom w:val="none" w:sz="0" w:space="0" w:color="auto"/>
            <w:right w:val="none" w:sz="0" w:space="0" w:color="auto"/>
          </w:divBdr>
        </w:div>
        <w:div w:id="1598053899">
          <w:marLeft w:val="640"/>
          <w:marRight w:val="0"/>
          <w:marTop w:val="0"/>
          <w:marBottom w:val="0"/>
          <w:divBdr>
            <w:top w:val="none" w:sz="0" w:space="0" w:color="auto"/>
            <w:left w:val="none" w:sz="0" w:space="0" w:color="auto"/>
            <w:bottom w:val="none" w:sz="0" w:space="0" w:color="auto"/>
            <w:right w:val="none" w:sz="0" w:space="0" w:color="auto"/>
          </w:divBdr>
        </w:div>
        <w:div w:id="2136216434">
          <w:marLeft w:val="640"/>
          <w:marRight w:val="0"/>
          <w:marTop w:val="0"/>
          <w:marBottom w:val="0"/>
          <w:divBdr>
            <w:top w:val="none" w:sz="0" w:space="0" w:color="auto"/>
            <w:left w:val="none" w:sz="0" w:space="0" w:color="auto"/>
            <w:bottom w:val="none" w:sz="0" w:space="0" w:color="auto"/>
            <w:right w:val="none" w:sz="0" w:space="0" w:color="auto"/>
          </w:divBdr>
        </w:div>
        <w:div w:id="311328597">
          <w:marLeft w:val="640"/>
          <w:marRight w:val="0"/>
          <w:marTop w:val="0"/>
          <w:marBottom w:val="0"/>
          <w:divBdr>
            <w:top w:val="none" w:sz="0" w:space="0" w:color="auto"/>
            <w:left w:val="none" w:sz="0" w:space="0" w:color="auto"/>
            <w:bottom w:val="none" w:sz="0" w:space="0" w:color="auto"/>
            <w:right w:val="none" w:sz="0" w:space="0" w:color="auto"/>
          </w:divBdr>
        </w:div>
        <w:div w:id="460537649">
          <w:marLeft w:val="640"/>
          <w:marRight w:val="0"/>
          <w:marTop w:val="0"/>
          <w:marBottom w:val="0"/>
          <w:divBdr>
            <w:top w:val="none" w:sz="0" w:space="0" w:color="auto"/>
            <w:left w:val="none" w:sz="0" w:space="0" w:color="auto"/>
            <w:bottom w:val="none" w:sz="0" w:space="0" w:color="auto"/>
            <w:right w:val="none" w:sz="0" w:space="0" w:color="auto"/>
          </w:divBdr>
        </w:div>
        <w:div w:id="1318724541">
          <w:marLeft w:val="640"/>
          <w:marRight w:val="0"/>
          <w:marTop w:val="0"/>
          <w:marBottom w:val="0"/>
          <w:divBdr>
            <w:top w:val="none" w:sz="0" w:space="0" w:color="auto"/>
            <w:left w:val="none" w:sz="0" w:space="0" w:color="auto"/>
            <w:bottom w:val="none" w:sz="0" w:space="0" w:color="auto"/>
            <w:right w:val="none" w:sz="0" w:space="0" w:color="auto"/>
          </w:divBdr>
        </w:div>
        <w:div w:id="649402798">
          <w:marLeft w:val="640"/>
          <w:marRight w:val="0"/>
          <w:marTop w:val="0"/>
          <w:marBottom w:val="0"/>
          <w:divBdr>
            <w:top w:val="none" w:sz="0" w:space="0" w:color="auto"/>
            <w:left w:val="none" w:sz="0" w:space="0" w:color="auto"/>
            <w:bottom w:val="none" w:sz="0" w:space="0" w:color="auto"/>
            <w:right w:val="none" w:sz="0" w:space="0" w:color="auto"/>
          </w:divBdr>
        </w:div>
        <w:div w:id="1125268101">
          <w:marLeft w:val="640"/>
          <w:marRight w:val="0"/>
          <w:marTop w:val="0"/>
          <w:marBottom w:val="0"/>
          <w:divBdr>
            <w:top w:val="none" w:sz="0" w:space="0" w:color="auto"/>
            <w:left w:val="none" w:sz="0" w:space="0" w:color="auto"/>
            <w:bottom w:val="none" w:sz="0" w:space="0" w:color="auto"/>
            <w:right w:val="none" w:sz="0" w:space="0" w:color="auto"/>
          </w:divBdr>
        </w:div>
        <w:div w:id="507406382">
          <w:marLeft w:val="640"/>
          <w:marRight w:val="0"/>
          <w:marTop w:val="0"/>
          <w:marBottom w:val="0"/>
          <w:divBdr>
            <w:top w:val="none" w:sz="0" w:space="0" w:color="auto"/>
            <w:left w:val="none" w:sz="0" w:space="0" w:color="auto"/>
            <w:bottom w:val="none" w:sz="0" w:space="0" w:color="auto"/>
            <w:right w:val="none" w:sz="0" w:space="0" w:color="auto"/>
          </w:divBdr>
        </w:div>
        <w:div w:id="1601832523">
          <w:marLeft w:val="640"/>
          <w:marRight w:val="0"/>
          <w:marTop w:val="0"/>
          <w:marBottom w:val="0"/>
          <w:divBdr>
            <w:top w:val="none" w:sz="0" w:space="0" w:color="auto"/>
            <w:left w:val="none" w:sz="0" w:space="0" w:color="auto"/>
            <w:bottom w:val="none" w:sz="0" w:space="0" w:color="auto"/>
            <w:right w:val="none" w:sz="0" w:space="0" w:color="auto"/>
          </w:divBdr>
        </w:div>
      </w:divsChild>
    </w:div>
    <w:div w:id="138230843">
      <w:bodyDiv w:val="1"/>
      <w:marLeft w:val="0"/>
      <w:marRight w:val="0"/>
      <w:marTop w:val="0"/>
      <w:marBottom w:val="0"/>
      <w:divBdr>
        <w:top w:val="none" w:sz="0" w:space="0" w:color="auto"/>
        <w:left w:val="none" w:sz="0" w:space="0" w:color="auto"/>
        <w:bottom w:val="none" w:sz="0" w:space="0" w:color="auto"/>
        <w:right w:val="none" w:sz="0" w:space="0" w:color="auto"/>
      </w:divBdr>
      <w:divsChild>
        <w:div w:id="270089404">
          <w:marLeft w:val="0"/>
          <w:marRight w:val="0"/>
          <w:marTop w:val="0"/>
          <w:marBottom w:val="0"/>
          <w:divBdr>
            <w:top w:val="none" w:sz="0" w:space="0" w:color="auto"/>
            <w:left w:val="none" w:sz="0" w:space="0" w:color="auto"/>
            <w:bottom w:val="none" w:sz="0" w:space="0" w:color="auto"/>
            <w:right w:val="none" w:sz="0" w:space="0" w:color="auto"/>
          </w:divBdr>
          <w:divsChild>
            <w:div w:id="610741445">
              <w:marLeft w:val="0"/>
              <w:marRight w:val="0"/>
              <w:marTop w:val="0"/>
              <w:marBottom w:val="0"/>
              <w:divBdr>
                <w:top w:val="none" w:sz="0" w:space="0" w:color="auto"/>
                <w:left w:val="none" w:sz="0" w:space="0" w:color="auto"/>
                <w:bottom w:val="none" w:sz="0" w:space="0" w:color="auto"/>
                <w:right w:val="none" w:sz="0" w:space="0" w:color="auto"/>
              </w:divBdr>
            </w:div>
            <w:div w:id="554660139">
              <w:marLeft w:val="0"/>
              <w:marRight w:val="0"/>
              <w:marTop w:val="0"/>
              <w:marBottom w:val="0"/>
              <w:divBdr>
                <w:top w:val="none" w:sz="0" w:space="0" w:color="auto"/>
                <w:left w:val="none" w:sz="0" w:space="0" w:color="auto"/>
                <w:bottom w:val="none" w:sz="0" w:space="0" w:color="auto"/>
                <w:right w:val="none" w:sz="0" w:space="0" w:color="auto"/>
              </w:divBdr>
            </w:div>
            <w:div w:id="592470985">
              <w:marLeft w:val="0"/>
              <w:marRight w:val="0"/>
              <w:marTop w:val="0"/>
              <w:marBottom w:val="0"/>
              <w:divBdr>
                <w:top w:val="none" w:sz="0" w:space="0" w:color="auto"/>
                <w:left w:val="none" w:sz="0" w:space="0" w:color="auto"/>
                <w:bottom w:val="none" w:sz="0" w:space="0" w:color="auto"/>
                <w:right w:val="none" w:sz="0" w:space="0" w:color="auto"/>
              </w:divBdr>
            </w:div>
            <w:div w:id="776028024">
              <w:marLeft w:val="0"/>
              <w:marRight w:val="0"/>
              <w:marTop w:val="0"/>
              <w:marBottom w:val="0"/>
              <w:divBdr>
                <w:top w:val="none" w:sz="0" w:space="0" w:color="auto"/>
                <w:left w:val="none" w:sz="0" w:space="0" w:color="auto"/>
                <w:bottom w:val="none" w:sz="0" w:space="0" w:color="auto"/>
                <w:right w:val="none" w:sz="0" w:space="0" w:color="auto"/>
              </w:divBdr>
            </w:div>
            <w:div w:id="2030983975">
              <w:marLeft w:val="0"/>
              <w:marRight w:val="0"/>
              <w:marTop w:val="0"/>
              <w:marBottom w:val="0"/>
              <w:divBdr>
                <w:top w:val="none" w:sz="0" w:space="0" w:color="auto"/>
                <w:left w:val="none" w:sz="0" w:space="0" w:color="auto"/>
                <w:bottom w:val="none" w:sz="0" w:space="0" w:color="auto"/>
                <w:right w:val="none" w:sz="0" w:space="0" w:color="auto"/>
              </w:divBdr>
            </w:div>
            <w:div w:id="2096434255">
              <w:marLeft w:val="0"/>
              <w:marRight w:val="0"/>
              <w:marTop w:val="0"/>
              <w:marBottom w:val="0"/>
              <w:divBdr>
                <w:top w:val="none" w:sz="0" w:space="0" w:color="auto"/>
                <w:left w:val="none" w:sz="0" w:space="0" w:color="auto"/>
                <w:bottom w:val="none" w:sz="0" w:space="0" w:color="auto"/>
                <w:right w:val="none" w:sz="0" w:space="0" w:color="auto"/>
              </w:divBdr>
            </w:div>
            <w:div w:id="1270626541">
              <w:marLeft w:val="0"/>
              <w:marRight w:val="0"/>
              <w:marTop w:val="0"/>
              <w:marBottom w:val="0"/>
              <w:divBdr>
                <w:top w:val="none" w:sz="0" w:space="0" w:color="auto"/>
                <w:left w:val="none" w:sz="0" w:space="0" w:color="auto"/>
                <w:bottom w:val="none" w:sz="0" w:space="0" w:color="auto"/>
                <w:right w:val="none" w:sz="0" w:space="0" w:color="auto"/>
              </w:divBdr>
            </w:div>
            <w:div w:id="1967346161">
              <w:marLeft w:val="0"/>
              <w:marRight w:val="0"/>
              <w:marTop w:val="0"/>
              <w:marBottom w:val="0"/>
              <w:divBdr>
                <w:top w:val="none" w:sz="0" w:space="0" w:color="auto"/>
                <w:left w:val="none" w:sz="0" w:space="0" w:color="auto"/>
                <w:bottom w:val="none" w:sz="0" w:space="0" w:color="auto"/>
                <w:right w:val="none" w:sz="0" w:space="0" w:color="auto"/>
              </w:divBdr>
            </w:div>
            <w:div w:id="668946014">
              <w:marLeft w:val="0"/>
              <w:marRight w:val="0"/>
              <w:marTop w:val="0"/>
              <w:marBottom w:val="0"/>
              <w:divBdr>
                <w:top w:val="none" w:sz="0" w:space="0" w:color="auto"/>
                <w:left w:val="none" w:sz="0" w:space="0" w:color="auto"/>
                <w:bottom w:val="none" w:sz="0" w:space="0" w:color="auto"/>
                <w:right w:val="none" w:sz="0" w:space="0" w:color="auto"/>
              </w:divBdr>
            </w:div>
            <w:div w:id="1151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4614">
      <w:bodyDiv w:val="1"/>
      <w:marLeft w:val="0"/>
      <w:marRight w:val="0"/>
      <w:marTop w:val="0"/>
      <w:marBottom w:val="0"/>
      <w:divBdr>
        <w:top w:val="none" w:sz="0" w:space="0" w:color="auto"/>
        <w:left w:val="none" w:sz="0" w:space="0" w:color="auto"/>
        <w:bottom w:val="none" w:sz="0" w:space="0" w:color="auto"/>
        <w:right w:val="none" w:sz="0" w:space="0" w:color="auto"/>
      </w:divBdr>
      <w:divsChild>
        <w:div w:id="2116241077">
          <w:marLeft w:val="640"/>
          <w:marRight w:val="0"/>
          <w:marTop w:val="0"/>
          <w:marBottom w:val="0"/>
          <w:divBdr>
            <w:top w:val="none" w:sz="0" w:space="0" w:color="auto"/>
            <w:left w:val="none" w:sz="0" w:space="0" w:color="auto"/>
            <w:bottom w:val="none" w:sz="0" w:space="0" w:color="auto"/>
            <w:right w:val="none" w:sz="0" w:space="0" w:color="auto"/>
          </w:divBdr>
        </w:div>
        <w:div w:id="585263242">
          <w:marLeft w:val="640"/>
          <w:marRight w:val="0"/>
          <w:marTop w:val="0"/>
          <w:marBottom w:val="0"/>
          <w:divBdr>
            <w:top w:val="none" w:sz="0" w:space="0" w:color="auto"/>
            <w:left w:val="none" w:sz="0" w:space="0" w:color="auto"/>
            <w:bottom w:val="none" w:sz="0" w:space="0" w:color="auto"/>
            <w:right w:val="none" w:sz="0" w:space="0" w:color="auto"/>
          </w:divBdr>
        </w:div>
        <w:div w:id="455298511">
          <w:marLeft w:val="640"/>
          <w:marRight w:val="0"/>
          <w:marTop w:val="0"/>
          <w:marBottom w:val="0"/>
          <w:divBdr>
            <w:top w:val="none" w:sz="0" w:space="0" w:color="auto"/>
            <w:left w:val="none" w:sz="0" w:space="0" w:color="auto"/>
            <w:bottom w:val="none" w:sz="0" w:space="0" w:color="auto"/>
            <w:right w:val="none" w:sz="0" w:space="0" w:color="auto"/>
          </w:divBdr>
        </w:div>
        <w:div w:id="333651489">
          <w:marLeft w:val="640"/>
          <w:marRight w:val="0"/>
          <w:marTop w:val="0"/>
          <w:marBottom w:val="0"/>
          <w:divBdr>
            <w:top w:val="none" w:sz="0" w:space="0" w:color="auto"/>
            <w:left w:val="none" w:sz="0" w:space="0" w:color="auto"/>
            <w:bottom w:val="none" w:sz="0" w:space="0" w:color="auto"/>
            <w:right w:val="none" w:sz="0" w:space="0" w:color="auto"/>
          </w:divBdr>
        </w:div>
        <w:div w:id="1828323938">
          <w:marLeft w:val="640"/>
          <w:marRight w:val="0"/>
          <w:marTop w:val="0"/>
          <w:marBottom w:val="0"/>
          <w:divBdr>
            <w:top w:val="none" w:sz="0" w:space="0" w:color="auto"/>
            <w:left w:val="none" w:sz="0" w:space="0" w:color="auto"/>
            <w:bottom w:val="none" w:sz="0" w:space="0" w:color="auto"/>
            <w:right w:val="none" w:sz="0" w:space="0" w:color="auto"/>
          </w:divBdr>
        </w:div>
        <w:div w:id="1739668417">
          <w:marLeft w:val="640"/>
          <w:marRight w:val="0"/>
          <w:marTop w:val="0"/>
          <w:marBottom w:val="0"/>
          <w:divBdr>
            <w:top w:val="none" w:sz="0" w:space="0" w:color="auto"/>
            <w:left w:val="none" w:sz="0" w:space="0" w:color="auto"/>
            <w:bottom w:val="none" w:sz="0" w:space="0" w:color="auto"/>
            <w:right w:val="none" w:sz="0" w:space="0" w:color="auto"/>
          </w:divBdr>
        </w:div>
        <w:div w:id="1988510166">
          <w:marLeft w:val="640"/>
          <w:marRight w:val="0"/>
          <w:marTop w:val="0"/>
          <w:marBottom w:val="0"/>
          <w:divBdr>
            <w:top w:val="none" w:sz="0" w:space="0" w:color="auto"/>
            <w:left w:val="none" w:sz="0" w:space="0" w:color="auto"/>
            <w:bottom w:val="none" w:sz="0" w:space="0" w:color="auto"/>
            <w:right w:val="none" w:sz="0" w:space="0" w:color="auto"/>
          </w:divBdr>
        </w:div>
        <w:div w:id="1142774300">
          <w:marLeft w:val="640"/>
          <w:marRight w:val="0"/>
          <w:marTop w:val="0"/>
          <w:marBottom w:val="0"/>
          <w:divBdr>
            <w:top w:val="none" w:sz="0" w:space="0" w:color="auto"/>
            <w:left w:val="none" w:sz="0" w:space="0" w:color="auto"/>
            <w:bottom w:val="none" w:sz="0" w:space="0" w:color="auto"/>
            <w:right w:val="none" w:sz="0" w:space="0" w:color="auto"/>
          </w:divBdr>
        </w:div>
        <w:div w:id="2093814346">
          <w:marLeft w:val="640"/>
          <w:marRight w:val="0"/>
          <w:marTop w:val="0"/>
          <w:marBottom w:val="0"/>
          <w:divBdr>
            <w:top w:val="none" w:sz="0" w:space="0" w:color="auto"/>
            <w:left w:val="none" w:sz="0" w:space="0" w:color="auto"/>
            <w:bottom w:val="none" w:sz="0" w:space="0" w:color="auto"/>
            <w:right w:val="none" w:sz="0" w:space="0" w:color="auto"/>
          </w:divBdr>
        </w:div>
        <w:div w:id="488131026">
          <w:marLeft w:val="640"/>
          <w:marRight w:val="0"/>
          <w:marTop w:val="0"/>
          <w:marBottom w:val="0"/>
          <w:divBdr>
            <w:top w:val="none" w:sz="0" w:space="0" w:color="auto"/>
            <w:left w:val="none" w:sz="0" w:space="0" w:color="auto"/>
            <w:bottom w:val="none" w:sz="0" w:space="0" w:color="auto"/>
            <w:right w:val="none" w:sz="0" w:space="0" w:color="auto"/>
          </w:divBdr>
        </w:div>
        <w:div w:id="574823378">
          <w:marLeft w:val="640"/>
          <w:marRight w:val="0"/>
          <w:marTop w:val="0"/>
          <w:marBottom w:val="0"/>
          <w:divBdr>
            <w:top w:val="none" w:sz="0" w:space="0" w:color="auto"/>
            <w:left w:val="none" w:sz="0" w:space="0" w:color="auto"/>
            <w:bottom w:val="none" w:sz="0" w:space="0" w:color="auto"/>
            <w:right w:val="none" w:sz="0" w:space="0" w:color="auto"/>
          </w:divBdr>
        </w:div>
        <w:div w:id="1363901781">
          <w:marLeft w:val="640"/>
          <w:marRight w:val="0"/>
          <w:marTop w:val="0"/>
          <w:marBottom w:val="0"/>
          <w:divBdr>
            <w:top w:val="none" w:sz="0" w:space="0" w:color="auto"/>
            <w:left w:val="none" w:sz="0" w:space="0" w:color="auto"/>
            <w:bottom w:val="none" w:sz="0" w:space="0" w:color="auto"/>
            <w:right w:val="none" w:sz="0" w:space="0" w:color="auto"/>
          </w:divBdr>
        </w:div>
        <w:div w:id="1305086370">
          <w:marLeft w:val="640"/>
          <w:marRight w:val="0"/>
          <w:marTop w:val="0"/>
          <w:marBottom w:val="0"/>
          <w:divBdr>
            <w:top w:val="none" w:sz="0" w:space="0" w:color="auto"/>
            <w:left w:val="none" w:sz="0" w:space="0" w:color="auto"/>
            <w:bottom w:val="none" w:sz="0" w:space="0" w:color="auto"/>
            <w:right w:val="none" w:sz="0" w:space="0" w:color="auto"/>
          </w:divBdr>
        </w:div>
        <w:div w:id="149517230">
          <w:marLeft w:val="640"/>
          <w:marRight w:val="0"/>
          <w:marTop w:val="0"/>
          <w:marBottom w:val="0"/>
          <w:divBdr>
            <w:top w:val="none" w:sz="0" w:space="0" w:color="auto"/>
            <w:left w:val="none" w:sz="0" w:space="0" w:color="auto"/>
            <w:bottom w:val="none" w:sz="0" w:space="0" w:color="auto"/>
            <w:right w:val="none" w:sz="0" w:space="0" w:color="auto"/>
          </w:divBdr>
        </w:div>
        <w:div w:id="84113715">
          <w:marLeft w:val="640"/>
          <w:marRight w:val="0"/>
          <w:marTop w:val="0"/>
          <w:marBottom w:val="0"/>
          <w:divBdr>
            <w:top w:val="none" w:sz="0" w:space="0" w:color="auto"/>
            <w:left w:val="none" w:sz="0" w:space="0" w:color="auto"/>
            <w:bottom w:val="none" w:sz="0" w:space="0" w:color="auto"/>
            <w:right w:val="none" w:sz="0" w:space="0" w:color="auto"/>
          </w:divBdr>
        </w:div>
        <w:div w:id="1430932860">
          <w:marLeft w:val="640"/>
          <w:marRight w:val="0"/>
          <w:marTop w:val="0"/>
          <w:marBottom w:val="0"/>
          <w:divBdr>
            <w:top w:val="none" w:sz="0" w:space="0" w:color="auto"/>
            <w:left w:val="none" w:sz="0" w:space="0" w:color="auto"/>
            <w:bottom w:val="none" w:sz="0" w:space="0" w:color="auto"/>
            <w:right w:val="none" w:sz="0" w:space="0" w:color="auto"/>
          </w:divBdr>
        </w:div>
        <w:div w:id="444614669">
          <w:marLeft w:val="640"/>
          <w:marRight w:val="0"/>
          <w:marTop w:val="0"/>
          <w:marBottom w:val="0"/>
          <w:divBdr>
            <w:top w:val="none" w:sz="0" w:space="0" w:color="auto"/>
            <w:left w:val="none" w:sz="0" w:space="0" w:color="auto"/>
            <w:bottom w:val="none" w:sz="0" w:space="0" w:color="auto"/>
            <w:right w:val="none" w:sz="0" w:space="0" w:color="auto"/>
          </w:divBdr>
        </w:div>
        <w:div w:id="721946194">
          <w:marLeft w:val="640"/>
          <w:marRight w:val="0"/>
          <w:marTop w:val="0"/>
          <w:marBottom w:val="0"/>
          <w:divBdr>
            <w:top w:val="none" w:sz="0" w:space="0" w:color="auto"/>
            <w:left w:val="none" w:sz="0" w:space="0" w:color="auto"/>
            <w:bottom w:val="none" w:sz="0" w:space="0" w:color="auto"/>
            <w:right w:val="none" w:sz="0" w:space="0" w:color="auto"/>
          </w:divBdr>
        </w:div>
        <w:div w:id="2034840912">
          <w:marLeft w:val="640"/>
          <w:marRight w:val="0"/>
          <w:marTop w:val="0"/>
          <w:marBottom w:val="0"/>
          <w:divBdr>
            <w:top w:val="none" w:sz="0" w:space="0" w:color="auto"/>
            <w:left w:val="none" w:sz="0" w:space="0" w:color="auto"/>
            <w:bottom w:val="none" w:sz="0" w:space="0" w:color="auto"/>
            <w:right w:val="none" w:sz="0" w:space="0" w:color="auto"/>
          </w:divBdr>
        </w:div>
        <w:div w:id="1383284359">
          <w:marLeft w:val="640"/>
          <w:marRight w:val="0"/>
          <w:marTop w:val="0"/>
          <w:marBottom w:val="0"/>
          <w:divBdr>
            <w:top w:val="none" w:sz="0" w:space="0" w:color="auto"/>
            <w:left w:val="none" w:sz="0" w:space="0" w:color="auto"/>
            <w:bottom w:val="none" w:sz="0" w:space="0" w:color="auto"/>
            <w:right w:val="none" w:sz="0" w:space="0" w:color="auto"/>
          </w:divBdr>
        </w:div>
        <w:div w:id="1271353835">
          <w:marLeft w:val="640"/>
          <w:marRight w:val="0"/>
          <w:marTop w:val="0"/>
          <w:marBottom w:val="0"/>
          <w:divBdr>
            <w:top w:val="none" w:sz="0" w:space="0" w:color="auto"/>
            <w:left w:val="none" w:sz="0" w:space="0" w:color="auto"/>
            <w:bottom w:val="none" w:sz="0" w:space="0" w:color="auto"/>
            <w:right w:val="none" w:sz="0" w:space="0" w:color="auto"/>
          </w:divBdr>
        </w:div>
        <w:div w:id="1002775767">
          <w:marLeft w:val="640"/>
          <w:marRight w:val="0"/>
          <w:marTop w:val="0"/>
          <w:marBottom w:val="0"/>
          <w:divBdr>
            <w:top w:val="none" w:sz="0" w:space="0" w:color="auto"/>
            <w:left w:val="none" w:sz="0" w:space="0" w:color="auto"/>
            <w:bottom w:val="none" w:sz="0" w:space="0" w:color="auto"/>
            <w:right w:val="none" w:sz="0" w:space="0" w:color="auto"/>
          </w:divBdr>
        </w:div>
        <w:div w:id="1546336243">
          <w:marLeft w:val="640"/>
          <w:marRight w:val="0"/>
          <w:marTop w:val="0"/>
          <w:marBottom w:val="0"/>
          <w:divBdr>
            <w:top w:val="none" w:sz="0" w:space="0" w:color="auto"/>
            <w:left w:val="none" w:sz="0" w:space="0" w:color="auto"/>
            <w:bottom w:val="none" w:sz="0" w:space="0" w:color="auto"/>
            <w:right w:val="none" w:sz="0" w:space="0" w:color="auto"/>
          </w:divBdr>
        </w:div>
        <w:div w:id="2146971477">
          <w:marLeft w:val="640"/>
          <w:marRight w:val="0"/>
          <w:marTop w:val="0"/>
          <w:marBottom w:val="0"/>
          <w:divBdr>
            <w:top w:val="none" w:sz="0" w:space="0" w:color="auto"/>
            <w:left w:val="none" w:sz="0" w:space="0" w:color="auto"/>
            <w:bottom w:val="none" w:sz="0" w:space="0" w:color="auto"/>
            <w:right w:val="none" w:sz="0" w:space="0" w:color="auto"/>
          </w:divBdr>
        </w:div>
        <w:div w:id="1762798947">
          <w:marLeft w:val="640"/>
          <w:marRight w:val="0"/>
          <w:marTop w:val="0"/>
          <w:marBottom w:val="0"/>
          <w:divBdr>
            <w:top w:val="none" w:sz="0" w:space="0" w:color="auto"/>
            <w:left w:val="none" w:sz="0" w:space="0" w:color="auto"/>
            <w:bottom w:val="none" w:sz="0" w:space="0" w:color="auto"/>
            <w:right w:val="none" w:sz="0" w:space="0" w:color="auto"/>
          </w:divBdr>
        </w:div>
        <w:div w:id="1268346220">
          <w:marLeft w:val="640"/>
          <w:marRight w:val="0"/>
          <w:marTop w:val="0"/>
          <w:marBottom w:val="0"/>
          <w:divBdr>
            <w:top w:val="none" w:sz="0" w:space="0" w:color="auto"/>
            <w:left w:val="none" w:sz="0" w:space="0" w:color="auto"/>
            <w:bottom w:val="none" w:sz="0" w:space="0" w:color="auto"/>
            <w:right w:val="none" w:sz="0" w:space="0" w:color="auto"/>
          </w:divBdr>
        </w:div>
        <w:div w:id="1752309233">
          <w:marLeft w:val="640"/>
          <w:marRight w:val="0"/>
          <w:marTop w:val="0"/>
          <w:marBottom w:val="0"/>
          <w:divBdr>
            <w:top w:val="none" w:sz="0" w:space="0" w:color="auto"/>
            <w:left w:val="none" w:sz="0" w:space="0" w:color="auto"/>
            <w:bottom w:val="none" w:sz="0" w:space="0" w:color="auto"/>
            <w:right w:val="none" w:sz="0" w:space="0" w:color="auto"/>
          </w:divBdr>
        </w:div>
        <w:div w:id="1028025344">
          <w:marLeft w:val="640"/>
          <w:marRight w:val="0"/>
          <w:marTop w:val="0"/>
          <w:marBottom w:val="0"/>
          <w:divBdr>
            <w:top w:val="none" w:sz="0" w:space="0" w:color="auto"/>
            <w:left w:val="none" w:sz="0" w:space="0" w:color="auto"/>
            <w:bottom w:val="none" w:sz="0" w:space="0" w:color="auto"/>
            <w:right w:val="none" w:sz="0" w:space="0" w:color="auto"/>
          </w:divBdr>
        </w:div>
        <w:div w:id="1606958461">
          <w:marLeft w:val="640"/>
          <w:marRight w:val="0"/>
          <w:marTop w:val="0"/>
          <w:marBottom w:val="0"/>
          <w:divBdr>
            <w:top w:val="none" w:sz="0" w:space="0" w:color="auto"/>
            <w:left w:val="none" w:sz="0" w:space="0" w:color="auto"/>
            <w:bottom w:val="none" w:sz="0" w:space="0" w:color="auto"/>
            <w:right w:val="none" w:sz="0" w:space="0" w:color="auto"/>
          </w:divBdr>
        </w:div>
        <w:div w:id="83307778">
          <w:marLeft w:val="640"/>
          <w:marRight w:val="0"/>
          <w:marTop w:val="0"/>
          <w:marBottom w:val="0"/>
          <w:divBdr>
            <w:top w:val="none" w:sz="0" w:space="0" w:color="auto"/>
            <w:left w:val="none" w:sz="0" w:space="0" w:color="auto"/>
            <w:bottom w:val="none" w:sz="0" w:space="0" w:color="auto"/>
            <w:right w:val="none" w:sz="0" w:space="0" w:color="auto"/>
          </w:divBdr>
        </w:div>
        <w:div w:id="1170752408">
          <w:marLeft w:val="640"/>
          <w:marRight w:val="0"/>
          <w:marTop w:val="0"/>
          <w:marBottom w:val="0"/>
          <w:divBdr>
            <w:top w:val="none" w:sz="0" w:space="0" w:color="auto"/>
            <w:left w:val="none" w:sz="0" w:space="0" w:color="auto"/>
            <w:bottom w:val="none" w:sz="0" w:space="0" w:color="auto"/>
            <w:right w:val="none" w:sz="0" w:space="0" w:color="auto"/>
          </w:divBdr>
        </w:div>
        <w:div w:id="702285269">
          <w:marLeft w:val="640"/>
          <w:marRight w:val="0"/>
          <w:marTop w:val="0"/>
          <w:marBottom w:val="0"/>
          <w:divBdr>
            <w:top w:val="none" w:sz="0" w:space="0" w:color="auto"/>
            <w:left w:val="none" w:sz="0" w:space="0" w:color="auto"/>
            <w:bottom w:val="none" w:sz="0" w:space="0" w:color="auto"/>
            <w:right w:val="none" w:sz="0" w:space="0" w:color="auto"/>
          </w:divBdr>
        </w:div>
        <w:div w:id="930040433">
          <w:marLeft w:val="640"/>
          <w:marRight w:val="0"/>
          <w:marTop w:val="0"/>
          <w:marBottom w:val="0"/>
          <w:divBdr>
            <w:top w:val="none" w:sz="0" w:space="0" w:color="auto"/>
            <w:left w:val="none" w:sz="0" w:space="0" w:color="auto"/>
            <w:bottom w:val="none" w:sz="0" w:space="0" w:color="auto"/>
            <w:right w:val="none" w:sz="0" w:space="0" w:color="auto"/>
          </w:divBdr>
        </w:div>
        <w:div w:id="2008361488">
          <w:marLeft w:val="640"/>
          <w:marRight w:val="0"/>
          <w:marTop w:val="0"/>
          <w:marBottom w:val="0"/>
          <w:divBdr>
            <w:top w:val="none" w:sz="0" w:space="0" w:color="auto"/>
            <w:left w:val="none" w:sz="0" w:space="0" w:color="auto"/>
            <w:bottom w:val="none" w:sz="0" w:space="0" w:color="auto"/>
            <w:right w:val="none" w:sz="0" w:space="0" w:color="auto"/>
          </w:divBdr>
        </w:div>
        <w:div w:id="1092552344">
          <w:marLeft w:val="640"/>
          <w:marRight w:val="0"/>
          <w:marTop w:val="0"/>
          <w:marBottom w:val="0"/>
          <w:divBdr>
            <w:top w:val="none" w:sz="0" w:space="0" w:color="auto"/>
            <w:left w:val="none" w:sz="0" w:space="0" w:color="auto"/>
            <w:bottom w:val="none" w:sz="0" w:space="0" w:color="auto"/>
            <w:right w:val="none" w:sz="0" w:space="0" w:color="auto"/>
          </w:divBdr>
        </w:div>
      </w:divsChild>
    </w:div>
    <w:div w:id="175465653">
      <w:bodyDiv w:val="1"/>
      <w:marLeft w:val="0"/>
      <w:marRight w:val="0"/>
      <w:marTop w:val="0"/>
      <w:marBottom w:val="0"/>
      <w:divBdr>
        <w:top w:val="none" w:sz="0" w:space="0" w:color="auto"/>
        <w:left w:val="none" w:sz="0" w:space="0" w:color="auto"/>
        <w:bottom w:val="none" w:sz="0" w:space="0" w:color="auto"/>
        <w:right w:val="none" w:sz="0" w:space="0" w:color="auto"/>
      </w:divBdr>
      <w:divsChild>
        <w:div w:id="1672221881">
          <w:marLeft w:val="640"/>
          <w:marRight w:val="0"/>
          <w:marTop w:val="0"/>
          <w:marBottom w:val="0"/>
          <w:divBdr>
            <w:top w:val="none" w:sz="0" w:space="0" w:color="auto"/>
            <w:left w:val="none" w:sz="0" w:space="0" w:color="auto"/>
            <w:bottom w:val="none" w:sz="0" w:space="0" w:color="auto"/>
            <w:right w:val="none" w:sz="0" w:space="0" w:color="auto"/>
          </w:divBdr>
        </w:div>
        <w:div w:id="393313690">
          <w:marLeft w:val="640"/>
          <w:marRight w:val="0"/>
          <w:marTop w:val="0"/>
          <w:marBottom w:val="0"/>
          <w:divBdr>
            <w:top w:val="none" w:sz="0" w:space="0" w:color="auto"/>
            <w:left w:val="none" w:sz="0" w:space="0" w:color="auto"/>
            <w:bottom w:val="none" w:sz="0" w:space="0" w:color="auto"/>
            <w:right w:val="none" w:sz="0" w:space="0" w:color="auto"/>
          </w:divBdr>
        </w:div>
        <w:div w:id="720178927">
          <w:marLeft w:val="640"/>
          <w:marRight w:val="0"/>
          <w:marTop w:val="0"/>
          <w:marBottom w:val="0"/>
          <w:divBdr>
            <w:top w:val="none" w:sz="0" w:space="0" w:color="auto"/>
            <w:left w:val="none" w:sz="0" w:space="0" w:color="auto"/>
            <w:bottom w:val="none" w:sz="0" w:space="0" w:color="auto"/>
            <w:right w:val="none" w:sz="0" w:space="0" w:color="auto"/>
          </w:divBdr>
        </w:div>
        <w:div w:id="1779838408">
          <w:marLeft w:val="640"/>
          <w:marRight w:val="0"/>
          <w:marTop w:val="0"/>
          <w:marBottom w:val="0"/>
          <w:divBdr>
            <w:top w:val="none" w:sz="0" w:space="0" w:color="auto"/>
            <w:left w:val="none" w:sz="0" w:space="0" w:color="auto"/>
            <w:bottom w:val="none" w:sz="0" w:space="0" w:color="auto"/>
            <w:right w:val="none" w:sz="0" w:space="0" w:color="auto"/>
          </w:divBdr>
        </w:div>
        <w:div w:id="1795906905">
          <w:marLeft w:val="640"/>
          <w:marRight w:val="0"/>
          <w:marTop w:val="0"/>
          <w:marBottom w:val="0"/>
          <w:divBdr>
            <w:top w:val="none" w:sz="0" w:space="0" w:color="auto"/>
            <w:left w:val="none" w:sz="0" w:space="0" w:color="auto"/>
            <w:bottom w:val="none" w:sz="0" w:space="0" w:color="auto"/>
            <w:right w:val="none" w:sz="0" w:space="0" w:color="auto"/>
          </w:divBdr>
        </w:div>
        <w:div w:id="982000644">
          <w:marLeft w:val="640"/>
          <w:marRight w:val="0"/>
          <w:marTop w:val="0"/>
          <w:marBottom w:val="0"/>
          <w:divBdr>
            <w:top w:val="none" w:sz="0" w:space="0" w:color="auto"/>
            <w:left w:val="none" w:sz="0" w:space="0" w:color="auto"/>
            <w:bottom w:val="none" w:sz="0" w:space="0" w:color="auto"/>
            <w:right w:val="none" w:sz="0" w:space="0" w:color="auto"/>
          </w:divBdr>
        </w:div>
        <w:div w:id="930118407">
          <w:marLeft w:val="640"/>
          <w:marRight w:val="0"/>
          <w:marTop w:val="0"/>
          <w:marBottom w:val="0"/>
          <w:divBdr>
            <w:top w:val="none" w:sz="0" w:space="0" w:color="auto"/>
            <w:left w:val="none" w:sz="0" w:space="0" w:color="auto"/>
            <w:bottom w:val="none" w:sz="0" w:space="0" w:color="auto"/>
            <w:right w:val="none" w:sz="0" w:space="0" w:color="auto"/>
          </w:divBdr>
        </w:div>
        <w:div w:id="1751149933">
          <w:marLeft w:val="640"/>
          <w:marRight w:val="0"/>
          <w:marTop w:val="0"/>
          <w:marBottom w:val="0"/>
          <w:divBdr>
            <w:top w:val="none" w:sz="0" w:space="0" w:color="auto"/>
            <w:left w:val="none" w:sz="0" w:space="0" w:color="auto"/>
            <w:bottom w:val="none" w:sz="0" w:space="0" w:color="auto"/>
            <w:right w:val="none" w:sz="0" w:space="0" w:color="auto"/>
          </w:divBdr>
        </w:div>
        <w:div w:id="229657998">
          <w:marLeft w:val="640"/>
          <w:marRight w:val="0"/>
          <w:marTop w:val="0"/>
          <w:marBottom w:val="0"/>
          <w:divBdr>
            <w:top w:val="none" w:sz="0" w:space="0" w:color="auto"/>
            <w:left w:val="none" w:sz="0" w:space="0" w:color="auto"/>
            <w:bottom w:val="none" w:sz="0" w:space="0" w:color="auto"/>
            <w:right w:val="none" w:sz="0" w:space="0" w:color="auto"/>
          </w:divBdr>
        </w:div>
        <w:div w:id="1478838748">
          <w:marLeft w:val="640"/>
          <w:marRight w:val="0"/>
          <w:marTop w:val="0"/>
          <w:marBottom w:val="0"/>
          <w:divBdr>
            <w:top w:val="none" w:sz="0" w:space="0" w:color="auto"/>
            <w:left w:val="none" w:sz="0" w:space="0" w:color="auto"/>
            <w:bottom w:val="none" w:sz="0" w:space="0" w:color="auto"/>
            <w:right w:val="none" w:sz="0" w:space="0" w:color="auto"/>
          </w:divBdr>
        </w:div>
        <w:div w:id="612324826">
          <w:marLeft w:val="640"/>
          <w:marRight w:val="0"/>
          <w:marTop w:val="0"/>
          <w:marBottom w:val="0"/>
          <w:divBdr>
            <w:top w:val="none" w:sz="0" w:space="0" w:color="auto"/>
            <w:left w:val="none" w:sz="0" w:space="0" w:color="auto"/>
            <w:bottom w:val="none" w:sz="0" w:space="0" w:color="auto"/>
            <w:right w:val="none" w:sz="0" w:space="0" w:color="auto"/>
          </w:divBdr>
        </w:div>
        <w:div w:id="701710980">
          <w:marLeft w:val="640"/>
          <w:marRight w:val="0"/>
          <w:marTop w:val="0"/>
          <w:marBottom w:val="0"/>
          <w:divBdr>
            <w:top w:val="none" w:sz="0" w:space="0" w:color="auto"/>
            <w:left w:val="none" w:sz="0" w:space="0" w:color="auto"/>
            <w:bottom w:val="none" w:sz="0" w:space="0" w:color="auto"/>
            <w:right w:val="none" w:sz="0" w:space="0" w:color="auto"/>
          </w:divBdr>
        </w:div>
        <w:div w:id="1540818980">
          <w:marLeft w:val="640"/>
          <w:marRight w:val="0"/>
          <w:marTop w:val="0"/>
          <w:marBottom w:val="0"/>
          <w:divBdr>
            <w:top w:val="none" w:sz="0" w:space="0" w:color="auto"/>
            <w:left w:val="none" w:sz="0" w:space="0" w:color="auto"/>
            <w:bottom w:val="none" w:sz="0" w:space="0" w:color="auto"/>
            <w:right w:val="none" w:sz="0" w:space="0" w:color="auto"/>
          </w:divBdr>
        </w:div>
        <w:div w:id="1184176229">
          <w:marLeft w:val="640"/>
          <w:marRight w:val="0"/>
          <w:marTop w:val="0"/>
          <w:marBottom w:val="0"/>
          <w:divBdr>
            <w:top w:val="none" w:sz="0" w:space="0" w:color="auto"/>
            <w:left w:val="none" w:sz="0" w:space="0" w:color="auto"/>
            <w:bottom w:val="none" w:sz="0" w:space="0" w:color="auto"/>
            <w:right w:val="none" w:sz="0" w:space="0" w:color="auto"/>
          </w:divBdr>
        </w:div>
        <w:div w:id="1603102096">
          <w:marLeft w:val="640"/>
          <w:marRight w:val="0"/>
          <w:marTop w:val="0"/>
          <w:marBottom w:val="0"/>
          <w:divBdr>
            <w:top w:val="none" w:sz="0" w:space="0" w:color="auto"/>
            <w:left w:val="none" w:sz="0" w:space="0" w:color="auto"/>
            <w:bottom w:val="none" w:sz="0" w:space="0" w:color="auto"/>
            <w:right w:val="none" w:sz="0" w:space="0" w:color="auto"/>
          </w:divBdr>
        </w:div>
        <w:div w:id="2031450756">
          <w:marLeft w:val="640"/>
          <w:marRight w:val="0"/>
          <w:marTop w:val="0"/>
          <w:marBottom w:val="0"/>
          <w:divBdr>
            <w:top w:val="none" w:sz="0" w:space="0" w:color="auto"/>
            <w:left w:val="none" w:sz="0" w:space="0" w:color="auto"/>
            <w:bottom w:val="none" w:sz="0" w:space="0" w:color="auto"/>
            <w:right w:val="none" w:sz="0" w:space="0" w:color="auto"/>
          </w:divBdr>
        </w:div>
        <w:div w:id="1238326373">
          <w:marLeft w:val="640"/>
          <w:marRight w:val="0"/>
          <w:marTop w:val="0"/>
          <w:marBottom w:val="0"/>
          <w:divBdr>
            <w:top w:val="none" w:sz="0" w:space="0" w:color="auto"/>
            <w:left w:val="none" w:sz="0" w:space="0" w:color="auto"/>
            <w:bottom w:val="none" w:sz="0" w:space="0" w:color="auto"/>
            <w:right w:val="none" w:sz="0" w:space="0" w:color="auto"/>
          </w:divBdr>
        </w:div>
        <w:div w:id="849024493">
          <w:marLeft w:val="640"/>
          <w:marRight w:val="0"/>
          <w:marTop w:val="0"/>
          <w:marBottom w:val="0"/>
          <w:divBdr>
            <w:top w:val="none" w:sz="0" w:space="0" w:color="auto"/>
            <w:left w:val="none" w:sz="0" w:space="0" w:color="auto"/>
            <w:bottom w:val="none" w:sz="0" w:space="0" w:color="auto"/>
            <w:right w:val="none" w:sz="0" w:space="0" w:color="auto"/>
          </w:divBdr>
        </w:div>
        <w:div w:id="554436700">
          <w:marLeft w:val="640"/>
          <w:marRight w:val="0"/>
          <w:marTop w:val="0"/>
          <w:marBottom w:val="0"/>
          <w:divBdr>
            <w:top w:val="none" w:sz="0" w:space="0" w:color="auto"/>
            <w:left w:val="none" w:sz="0" w:space="0" w:color="auto"/>
            <w:bottom w:val="none" w:sz="0" w:space="0" w:color="auto"/>
            <w:right w:val="none" w:sz="0" w:space="0" w:color="auto"/>
          </w:divBdr>
        </w:div>
        <w:div w:id="1279872851">
          <w:marLeft w:val="640"/>
          <w:marRight w:val="0"/>
          <w:marTop w:val="0"/>
          <w:marBottom w:val="0"/>
          <w:divBdr>
            <w:top w:val="none" w:sz="0" w:space="0" w:color="auto"/>
            <w:left w:val="none" w:sz="0" w:space="0" w:color="auto"/>
            <w:bottom w:val="none" w:sz="0" w:space="0" w:color="auto"/>
            <w:right w:val="none" w:sz="0" w:space="0" w:color="auto"/>
          </w:divBdr>
        </w:div>
        <w:div w:id="1073888748">
          <w:marLeft w:val="640"/>
          <w:marRight w:val="0"/>
          <w:marTop w:val="0"/>
          <w:marBottom w:val="0"/>
          <w:divBdr>
            <w:top w:val="none" w:sz="0" w:space="0" w:color="auto"/>
            <w:left w:val="none" w:sz="0" w:space="0" w:color="auto"/>
            <w:bottom w:val="none" w:sz="0" w:space="0" w:color="auto"/>
            <w:right w:val="none" w:sz="0" w:space="0" w:color="auto"/>
          </w:divBdr>
        </w:div>
        <w:div w:id="780297261">
          <w:marLeft w:val="640"/>
          <w:marRight w:val="0"/>
          <w:marTop w:val="0"/>
          <w:marBottom w:val="0"/>
          <w:divBdr>
            <w:top w:val="none" w:sz="0" w:space="0" w:color="auto"/>
            <w:left w:val="none" w:sz="0" w:space="0" w:color="auto"/>
            <w:bottom w:val="none" w:sz="0" w:space="0" w:color="auto"/>
            <w:right w:val="none" w:sz="0" w:space="0" w:color="auto"/>
          </w:divBdr>
        </w:div>
        <w:div w:id="662440614">
          <w:marLeft w:val="640"/>
          <w:marRight w:val="0"/>
          <w:marTop w:val="0"/>
          <w:marBottom w:val="0"/>
          <w:divBdr>
            <w:top w:val="none" w:sz="0" w:space="0" w:color="auto"/>
            <w:left w:val="none" w:sz="0" w:space="0" w:color="auto"/>
            <w:bottom w:val="none" w:sz="0" w:space="0" w:color="auto"/>
            <w:right w:val="none" w:sz="0" w:space="0" w:color="auto"/>
          </w:divBdr>
        </w:div>
        <w:div w:id="13381954">
          <w:marLeft w:val="640"/>
          <w:marRight w:val="0"/>
          <w:marTop w:val="0"/>
          <w:marBottom w:val="0"/>
          <w:divBdr>
            <w:top w:val="none" w:sz="0" w:space="0" w:color="auto"/>
            <w:left w:val="none" w:sz="0" w:space="0" w:color="auto"/>
            <w:bottom w:val="none" w:sz="0" w:space="0" w:color="auto"/>
            <w:right w:val="none" w:sz="0" w:space="0" w:color="auto"/>
          </w:divBdr>
        </w:div>
        <w:div w:id="989291285">
          <w:marLeft w:val="640"/>
          <w:marRight w:val="0"/>
          <w:marTop w:val="0"/>
          <w:marBottom w:val="0"/>
          <w:divBdr>
            <w:top w:val="none" w:sz="0" w:space="0" w:color="auto"/>
            <w:left w:val="none" w:sz="0" w:space="0" w:color="auto"/>
            <w:bottom w:val="none" w:sz="0" w:space="0" w:color="auto"/>
            <w:right w:val="none" w:sz="0" w:space="0" w:color="auto"/>
          </w:divBdr>
        </w:div>
        <w:div w:id="1363481638">
          <w:marLeft w:val="640"/>
          <w:marRight w:val="0"/>
          <w:marTop w:val="0"/>
          <w:marBottom w:val="0"/>
          <w:divBdr>
            <w:top w:val="none" w:sz="0" w:space="0" w:color="auto"/>
            <w:left w:val="none" w:sz="0" w:space="0" w:color="auto"/>
            <w:bottom w:val="none" w:sz="0" w:space="0" w:color="auto"/>
            <w:right w:val="none" w:sz="0" w:space="0" w:color="auto"/>
          </w:divBdr>
        </w:div>
        <w:div w:id="29651280">
          <w:marLeft w:val="640"/>
          <w:marRight w:val="0"/>
          <w:marTop w:val="0"/>
          <w:marBottom w:val="0"/>
          <w:divBdr>
            <w:top w:val="none" w:sz="0" w:space="0" w:color="auto"/>
            <w:left w:val="none" w:sz="0" w:space="0" w:color="auto"/>
            <w:bottom w:val="none" w:sz="0" w:space="0" w:color="auto"/>
            <w:right w:val="none" w:sz="0" w:space="0" w:color="auto"/>
          </w:divBdr>
        </w:div>
        <w:div w:id="677580817">
          <w:marLeft w:val="640"/>
          <w:marRight w:val="0"/>
          <w:marTop w:val="0"/>
          <w:marBottom w:val="0"/>
          <w:divBdr>
            <w:top w:val="none" w:sz="0" w:space="0" w:color="auto"/>
            <w:left w:val="none" w:sz="0" w:space="0" w:color="auto"/>
            <w:bottom w:val="none" w:sz="0" w:space="0" w:color="auto"/>
            <w:right w:val="none" w:sz="0" w:space="0" w:color="auto"/>
          </w:divBdr>
        </w:div>
        <w:div w:id="1457680262">
          <w:marLeft w:val="640"/>
          <w:marRight w:val="0"/>
          <w:marTop w:val="0"/>
          <w:marBottom w:val="0"/>
          <w:divBdr>
            <w:top w:val="none" w:sz="0" w:space="0" w:color="auto"/>
            <w:left w:val="none" w:sz="0" w:space="0" w:color="auto"/>
            <w:bottom w:val="none" w:sz="0" w:space="0" w:color="auto"/>
            <w:right w:val="none" w:sz="0" w:space="0" w:color="auto"/>
          </w:divBdr>
        </w:div>
        <w:div w:id="330833632">
          <w:marLeft w:val="640"/>
          <w:marRight w:val="0"/>
          <w:marTop w:val="0"/>
          <w:marBottom w:val="0"/>
          <w:divBdr>
            <w:top w:val="none" w:sz="0" w:space="0" w:color="auto"/>
            <w:left w:val="none" w:sz="0" w:space="0" w:color="auto"/>
            <w:bottom w:val="none" w:sz="0" w:space="0" w:color="auto"/>
            <w:right w:val="none" w:sz="0" w:space="0" w:color="auto"/>
          </w:divBdr>
        </w:div>
        <w:div w:id="106581729">
          <w:marLeft w:val="640"/>
          <w:marRight w:val="0"/>
          <w:marTop w:val="0"/>
          <w:marBottom w:val="0"/>
          <w:divBdr>
            <w:top w:val="none" w:sz="0" w:space="0" w:color="auto"/>
            <w:left w:val="none" w:sz="0" w:space="0" w:color="auto"/>
            <w:bottom w:val="none" w:sz="0" w:space="0" w:color="auto"/>
            <w:right w:val="none" w:sz="0" w:space="0" w:color="auto"/>
          </w:divBdr>
        </w:div>
        <w:div w:id="606087306">
          <w:marLeft w:val="640"/>
          <w:marRight w:val="0"/>
          <w:marTop w:val="0"/>
          <w:marBottom w:val="0"/>
          <w:divBdr>
            <w:top w:val="none" w:sz="0" w:space="0" w:color="auto"/>
            <w:left w:val="none" w:sz="0" w:space="0" w:color="auto"/>
            <w:bottom w:val="none" w:sz="0" w:space="0" w:color="auto"/>
            <w:right w:val="none" w:sz="0" w:space="0" w:color="auto"/>
          </w:divBdr>
        </w:div>
        <w:div w:id="1209411197">
          <w:marLeft w:val="640"/>
          <w:marRight w:val="0"/>
          <w:marTop w:val="0"/>
          <w:marBottom w:val="0"/>
          <w:divBdr>
            <w:top w:val="none" w:sz="0" w:space="0" w:color="auto"/>
            <w:left w:val="none" w:sz="0" w:space="0" w:color="auto"/>
            <w:bottom w:val="none" w:sz="0" w:space="0" w:color="auto"/>
            <w:right w:val="none" w:sz="0" w:space="0" w:color="auto"/>
          </w:divBdr>
        </w:div>
        <w:div w:id="306782059">
          <w:marLeft w:val="640"/>
          <w:marRight w:val="0"/>
          <w:marTop w:val="0"/>
          <w:marBottom w:val="0"/>
          <w:divBdr>
            <w:top w:val="none" w:sz="0" w:space="0" w:color="auto"/>
            <w:left w:val="none" w:sz="0" w:space="0" w:color="auto"/>
            <w:bottom w:val="none" w:sz="0" w:space="0" w:color="auto"/>
            <w:right w:val="none" w:sz="0" w:space="0" w:color="auto"/>
          </w:divBdr>
        </w:div>
        <w:div w:id="1791702784">
          <w:marLeft w:val="640"/>
          <w:marRight w:val="0"/>
          <w:marTop w:val="0"/>
          <w:marBottom w:val="0"/>
          <w:divBdr>
            <w:top w:val="none" w:sz="0" w:space="0" w:color="auto"/>
            <w:left w:val="none" w:sz="0" w:space="0" w:color="auto"/>
            <w:bottom w:val="none" w:sz="0" w:space="0" w:color="auto"/>
            <w:right w:val="none" w:sz="0" w:space="0" w:color="auto"/>
          </w:divBdr>
        </w:div>
      </w:divsChild>
    </w:div>
    <w:div w:id="203712432">
      <w:bodyDiv w:val="1"/>
      <w:marLeft w:val="0"/>
      <w:marRight w:val="0"/>
      <w:marTop w:val="0"/>
      <w:marBottom w:val="0"/>
      <w:divBdr>
        <w:top w:val="none" w:sz="0" w:space="0" w:color="auto"/>
        <w:left w:val="none" w:sz="0" w:space="0" w:color="auto"/>
        <w:bottom w:val="none" w:sz="0" w:space="0" w:color="auto"/>
        <w:right w:val="none" w:sz="0" w:space="0" w:color="auto"/>
      </w:divBdr>
      <w:divsChild>
        <w:div w:id="23212669">
          <w:marLeft w:val="0"/>
          <w:marRight w:val="0"/>
          <w:marTop w:val="0"/>
          <w:marBottom w:val="0"/>
          <w:divBdr>
            <w:top w:val="none" w:sz="0" w:space="0" w:color="auto"/>
            <w:left w:val="none" w:sz="0" w:space="0" w:color="auto"/>
            <w:bottom w:val="none" w:sz="0" w:space="0" w:color="auto"/>
            <w:right w:val="none" w:sz="0" w:space="0" w:color="auto"/>
          </w:divBdr>
          <w:divsChild>
            <w:div w:id="1016349342">
              <w:marLeft w:val="0"/>
              <w:marRight w:val="0"/>
              <w:marTop w:val="0"/>
              <w:marBottom w:val="0"/>
              <w:divBdr>
                <w:top w:val="none" w:sz="0" w:space="0" w:color="auto"/>
                <w:left w:val="none" w:sz="0" w:space="0" w:color="auto"/>
                <w:bottom w:val="none" w:sz="0" w:space="0" w:color="auto"/>
                <w:right w:val="none" w:sz="0" w:space="0" w:color="auto"/>
              </w:divBdr>
            </w:div>
            <w:div w:id="995105491">
              <w:marLeft w:val="0"/>
              <w:marRight w:val="0"/>
              <w:marTop w:val="0"/>
              <w:marBottom w:val="0"/>
              <w:divBdr>
                <w:top w:val="none" w:sz="0" w:space="0" w:color="auto"/>
                <w:left w:val="none" w:sz="0" w:space="0" w:color="auto"/>
                <w:bottom w:val="none" w:sz="0" w:space="0" w:color="auto"/>
                <w:right w:val="none" w:sz="0" w:space="0" w:color="auto"/>
              </w:divBdr>
            </w:div>
            <w:div w:id="810095837">
              <w:marLeft w:val="0"/>
              <w:marRight w:val="0"/>
              <w:marTop w:val="0"/>
              <w:marBottom w:val="0"/>
              <w:divBdr>
                <w:top w:val="none" w:sz="0" w:space="0" w:color="auto"/>
                <w:left w:val="none" w:sz="0" w:space="0" w:color="auto"/>
                <w:bottom w:val="none" w:sz="0" w:space="0" w:color="auto"/>
                <w:right w:val="none" w:sz="0" w:space="0" w:color="auto"/>
              </w:divBdr>
            </w:div>
            <w:div w:id="1866140323">
              <w:marLeft w:val="0"/>
              <w:marRight w:val="0"/>
              <w:marTop w:val="0"/>
              <w:marBottom w:val="0"/>
              <w:divBdr>
                <w:top w:val="none" w:sz="0" w:space="0" w:color="auto"/>
                <w:left w:val="none" w:sz="0" w:space="0" w:color="auto"/>
                <w:bottom w:val="none" w:sz="0" w:space="0" w:color="auto"/>
                <w:right w:val="none" w:sz="0" w:space="0" w:color="auto"/>
              </w:divBdr>
            </w:div>
            <w:div w:id="432828310">
              <w:marLeft w:val="0"/>
              <w:marRight w:val="0"/>
              <w:marTop w:val="0"/>
              <w:marBottom w:val="0"/>
              <w:divBdr>
                <w:top w:val="none" w:sz="0" w:space="0" w:color="auto"/>
                <w:left w:val="none" w:sz="0" w:space="0" w:color="auto"/>
                <w:bottom w:val="none" w:sz="0" w:space="0" w:color="auto"/>
                <w:right w:val="none" w:sz="0" w:space="0" w:color="auto"/>
              </w:divBdr>
            </w:div>
            <w:div w:id="1989044044">
              <w:marLeft w:val="0"/>
              <w:marRight w:val="0"/>
              <w:marTop w:val="0"/>
              <w:marBottom w:val="0"/>
              <w:divBdr>
                <w:top w:val="none" w:sz="0" w:space="0" w:color="auto"/>
                <w:left w:val="none" w:sz="0" w:space="0" w:color="auto"/>
                <w:bottom w:val="none" w:sz="0" w:space="0" w:color="auto"/>
                <w:right w:val="none" w:sz="0" w:space="0" w:color="auto"/>
              </w:divBdr>
            </w:div>
            <w:div w:id="2080596366">
              <w:marLeft w:val="0"/>
              <w:marRight w:val="0"/>
              <w:marTop w:val="0"/>
              <w:marBottom w:val="0"/>
              <w:divBdr>
                <w:top w:val="none" w:sz="0" w:space="0" w:color="auto"/>
                <w:left w:val="none" w:sz="0" w:space="0" w:color="auto"/>
                <w:bottom w:val="none" w:sz="0" w:space="0" w:color="auto"/>
                <w:right w:val="none" w:sz="0" w:space="0" w:color="auto"/>
              </w:divBdr>
            </w:div>
            <w:div w:id="803542693">
              <w:marLeft w:val="0"/>
              <w:marRight w:val="0"/>
              <w:marTop w:val="0"/>
              <w:marBottom w:val="0"/>
              <w:divBdr>
                <w:top w:val="none" w:sz="0" w:space="0" w:color="auto"/>
                <w:left w:val="none" w:sz="0" w:space="0" w:color="auto"/>
                <w:bottom w:val="none" w:sz="0" w:space="0" w:color="auto"/>
                <w:right w:val="none" w:sz="0" w:space="0" w:color="auto"/>
              </w:divBdr>
            </w:div>
            <w:div w:id="1049650207">
              <w:marLeft w:val="0"/>
              <w:marRight w:val="0"/>
              <w:marTop w:val="0"/>
              <w:marBottom w:val="0"/>
              <w:divBdr>
                <w:top w:val="none" w:sz="0" w:space="0" w:color="auto"/>
                <w:left w:val="none" w:sz="0" w:space="0" w:color="auto"/>
                <w:bottom w:val="none" w:sz="0" w:space="0" w:color="auto"/>
                <w:right w:val="none" w:sz="0" w:space="0" w:color="auto"/>
              </w:divBdr>
            </w:div>
            <w:div w:id="800657689">
              <w:marLeft w:val="0"/>
              <w:marRight w:val="0"/>
              <w:marTop w:val="0"/>
              <w:marBottom w:val="0"/>
              <w:divBdr>
                <w:top w:val="none" w:sz="0" w:space="0" w:color="auto"/>
                <w:left w:val="none" w:sz="0" w:space="0" w:color="auto"/>
                <w:bottom w:val="none" w:sz="0" w:space="0" w:color="auto"/>
                <w:right w:val="none" w:sz="0" w:space="0" w:color="auto"/>
              </w:divBdr>
            </w:div>
            <w:div w:id="1894729241">
              <w:marLeft w:val="0"/>
              <w:marRight w:val="0"/>
              <w:marTop w:val="0"/>
              <w:marBottom w:val="0"/>
              <w:divBdr>
                <w:top w:val="none" w:sz="0" w:space="0" w:color="auto"/>
                <w:left w:val="none" w:sz="0" w:space="0" w:color="auto"/>
                <w:bottom w:val="none" w:sz="0" w:space="0" w:color="auto"/>
                <w:right w:val="none" w:sz="0" w:space="0" w:color="auto"/>
              </w:divBdr>
            </w:div>
            <w:div w:id="1399745509">
              <w:marLeft w:val="0"/>
              <w:marRight w:val="0"/>
              <w:marTop w:val="0"/>
              <w:marBottom w:val="0"/>
              <w:divBdr>
                <w:top w:val="none" w:sz="0" w:space="0" w:color="auto"/>
                <w:left w:val="none" w:sz="0" w:space="0" w:color="auto"/>
                <w:bottom w:val="none" w:sz="0" w:space="0" w:color="auto"/>
                <w:right w:val="none" w:sz="0" w:space="0" w:color="auto"/>
              </w:divBdr>
            </w:div>
            <w:div w:id="1564831814">
              <w:marLeft w:val="0"/>
              <w:marRight w:val="0"/>
              <w:marTop w:val="0"/>
              <w:marBottom w:val="0"/>
              <w:divBdr>
                <w:top w:val="none" w:sz="0" w:space="0" w:color="auto"/>
                <w:left w:val="none" w:sz="0" w:space="0" w:color="auto"/>
                <w:bottom w:val="none" w:sz="0" w:space="0" w:color="auto"/>
                <w:right w:val="none" w:sz="0" w:space="0" w:color="auto"/>
              </w:divBdr>
            </w:div>
            <w:div w:id="1218084315">
              <w:marLeft w:val="0"/>
              <w:marRight w:val="0"/>
              <w:marTop w:val="0"/>
              <w:marBottom w:val="0"/>
              <w:divBdr>
                <w:top w:val="none" w:sz="0" w:space="0" w:color="auto"/>
                <w:left w:val="none" w:sz="0" w:space="0" w:color="auto"/>
                <w:bottom w:val="none" w:sz="0" w:space="0" w:color="auto"/>
                <w:right w:val="none" w:sz="0" w:space="0" w:color="auto"/>
              </w:divBdr>
            </w:div>
            <w:div w:id="1908344463">
              <w:marLeft w:val="0"/>
              <w:marRight w:val="0"/>
              <w:marTop w:val="0"/>
              <w:marBottom w:val="0"/>
              <w:divBdr>
                <w:top w:val="none" w:sz="0" w:space="0" w:color="auto"/>
                <w:left w:val="none" w:sz="0" w:space="0" w:color="auto"/>
                <w:bottom w:val="none" w:sz="0" w:space="0" w:color="auto"/>
                <w:right w:val="none" w:sz="0" w:space="0" w:color="auto"/>
              </w:divBdr>
            </w:div>
            <w:div w:id="635916608">
              <w:marLeft w:val="0"/>
              <w:marRight w:val="0"/>
              <w:marTop w:val="0"/>
              <w:marBottom w:val="0"/>
              <w:divBdr>
                <w:top w:val="none" w:sz="0" w:space="0" w:color="auto"/>
                <w:left w:val="none" w:sz="0" w:space="0" w:color="auto"/>
                <w:bottom w:val="none" w:sz="0" w:space="0" w:color="auto"/>
                <w:right w:val="none" w:sz="0" w:space="0" w:color="auto"/>
              </w:divBdr>
            </w:div>
            <w:div w:id="542525392">
              <w:marLeft w:val="0"/>
              <w:marRight w:val="0"/>
              <w:marTop w:val="0"/>
              <w:marBottom w:val="0"/>
              <w:divBdr>
                <w:top w:val="none" w:sz="0" w:space="0" w:color="auto"/>
                <w:left w:val="none" w:sz="0" w:space="0" w:color="auto"/>
                <w:bottom w:val="none" w:sz="0" w:space="0" w:color="auto"/>
                <w:right w:val="none" w:sz="0" w:space="0" w:color="auto"/>
              </w:divBdr>
            </w:div>
            <w:div w:id="42024839">
              <w:marLeft w:val="0"/>
              <w:marRight w:val="0"/>
              <w:marTop w:val="0"/>
              <w:marBottom w:val="0"/>
              <w:divBdr>
                <w:top w:val="none" w:sz="0" w:space="0" w:color="auto"/>
                <w:left w:val="none" w:sz="0" w:space="0" w:color="auto"/>
                <w:bottom w:val="none" w:sz="0" w:space="0" w:color="auto"/>
                <w:right w:val="none" w:sz="0" w:space="0" w:color="auto"/>
              </w:divBdr>
            </w:div>
            <w:div w:id="822965346">
              <w:marLeft w:val="0"/>
              <w:marRight w:val="0"/>
              <w:marTop w:val="0"/>
              <w:marBottom w:val="0"/>
              <w:divBdr>
                <w:top w:val="none" w:sz="0" w:space="0" w:color="auto"/>
                <w:left w:val="none" w:sz="0" w:space="0" w:color="auto"/>
                <w:bottom w:val="none" w:sz="0" w:space="0" w:color="auto"/>
                <w:right w:val="none" w:sz="0" w:space="0" w:color="auto"/>
              </w:divBdr>
            </w:div>
            <w:div w:id="1936748215">
              <w:marLeft w:val="0"/>
              <w:marRight w:val="0"/>
              <w:marTop w:val="0"/>
              <w:marBottom w:val="0"/>
              <w:divBdr>
                <w:top w:val="none" w:sz="0" w:space="0" w:color="auto"/>
                <w:left w:val="none" w:sz="0" w:space="0" w:color="auto"/>
                <w:bottom w:val="none" w:sz="0" w:space="0" w:color="auto"/>
                <w:right w:val="none" w:sz="0" w:space="0" w:color="auto"/>
              </w:divBdr>
            </w:div>
            <w:div w:id="496461681">
              <w:marLeft w:val="0"/>
              <w:marRight w:val="0"/>
              <w:marTop w:val="0"/>
              <w:marBottom w:val="0"/>
              <w:divBdr>
                <w:top w:val="none" w:sz="0" w:space="0" w:color="auto"/>
                <w:left w:val="none" w:sz="0" w:space="0" w:color="auto"/>
                <w:bottom w:val="none" w:sz="0" w:space="0" w:color="auto"/>
                <w:right w:val="none" w:sz="0" w:space="0" w:color="auto"/>
              </w:divBdr>
            </w:div>
            <w:div w:id="1846086933">
              <w:marLeft w:val="0"/>
              <w:marRight w:val="0"/>
              <w:marTop w:val="0"/>
              <w:marBottom w:val="0"/>
              <w:divBdr>
                <w:top w:val="none" w:sz="0" w:space="0" w:color="auto"/>
                <w:left w:val="none" w:sz="0" w:space="0" w:color="auto"/>
                <w:bottom w:val="none" w:sz="0" w:space="0" w:color="auto"/>
                <w:right w:val="none" w:sz="0" w:space="0" w:color="auto"/>
              </w:divBdr>
            </w:div>
            <w:div w:id="1719278430">
              <w:marLeft w:val="0"/>
              <w:marRight w:val="0"/>
              <w:marTop w:val="0"/>
              <w:marBottom w:val="0"/>
              <w:divBdr>
                <w:top w:val="none" w:sz="0" w:space="0" w:color="auto"/>
                <w:left w:val="none" w:sz="0" w:space="0" w:color="auto"/>
                <w:bottom w:val="none" w:sz="0" w:space="0" w:color="auto"/>
                <w:right w:val="none" w:sz="0" w:space="0" w:color="auto"/>
              </w:divBdr>
            </w:div>
            <w:div w:id="1807359003">
              <w:marLeft w:val="0"/>
              <w:marRight w:val="0"/>
              <w:marTop w:val="0"/>
              <w:marBottom w:val="0"/>
              <w:divBdr>
                <w:top w:val="none" w:sz="0" w:space="0" w:color="auto"/>
                <w:left w:val="none" w:sz="0" w:space="0" w:color="auto"/>
                <w:bottom w:val="none" w:sz="0" w:space="0" w:color="auto"/>
                <w:right w:val="none" w:sz="0" w:space="0" w:color="auto"/>
              </w:divBdr>
            </w:div>
            <w:div w:id="1430736247">
              <w:marLeft w:val="0"/>
              <w:marRight w:val="0"/>
              <w:marTop w:val="0"/>
              <w:marBottom w:val="0"/>
              <w:divBdr>
                <w:top w:val="none" w:sz="0" w:space="0" w:color="auto"/>
                <w:left w:val="none" w:sz="0" w:space="0" w:color="auto"/>
                <w:bottom w:val="none" w:sz="0" w:space="0" w:color="auto"/>
                <w:right w:val="none" w:sz="0" w:space="0" w:color="auto"/>
              </w:divBdr>
            </w:div>
            <w:div w:id="1875188676">
              <w:marLeft w:val="0"/>
              <w:marRight w:val="0"/>
              <w:marTop w:val="0"/>
              <w:marBottom w:val="0"/>
              <w:divBdr>
                <w:top w:val="none" w:sz="0" w:space="0" w:color="auto"/>
                <w:left w:val="none" w:sz="0" w:space="0" w:color="auto"/>
                <w:bottom w:val="none" w:sz="0" w:space="0" w:color="auto"/>
                <w:right w:val="none" w:sz="0" w:space="0" w:color="auto"/>
              </w:divBdr>
            </w:div>
            <w:div w:id="1021973846">
              <w:marLeft w:val="0"/>
              <w:marRight w:val="0"/>
              <w:marTop w:val="0"/>
              <w:marBottom w:val="0"/>
              <w:divBdr>
                <w:top w:val="none" w:sz="0" w:space="0" w:color="auto"/>
                <w:left w:val="none" w:sz="0" w:space="0" w:color="auto"/>
                <w:bottom w:val="none" w:sz="0" w:space="0" w:color="auto"/>
                <w:right w:val="none" w:sz="0" w:space="0" w:color="auto"/>
              </w:divBdr>
            </w:div>
            <w:div w:id="19747705">
              <w:marLeft w:val="0"/>
              <w:marRight w:val="0"/>
              <w:marTop w:val="0"/>
              <w:marBottom w:val="0"/>
              <w:divBdr>
                <w:top w:val="none" w:sz="0" w:space="0" w:color="auto"/>
                <w:left w:val="none" w:sz="0" w:space="0" w:color="auto"/>
                <w:bottom w:val="none" w:sz="0" w:space="0" w:color="auto"/>
                <w:right w:val="none" w:sz="0" w:space="0" w:color="auto"/>
              </w:divBdr>
            </w:div>
            <w:div w:id="1664116635">
              <w:marLeft w:val="0"/>
              <w:marRight w:val="0"/>
              <w:marTop w:val="0"/>
              <w:marBottom w:val="0"/>
              <w:divBdr>
                <w:top w:val="none" w:sz="0" w:space="0" w:color="auto"/>
                <w:left w:val="none" w:sz="0" w:space="0" w:color="auto"/>
                <w:bottom w:val="none" w:sz="0" w:space="0" w:color="auto"/>
                <w:right w:val="none" w:sz="0" w:space="0" w:color="auto"/>
              </w:divBdr>
            </w:div>
            <w:div w:id="1396195761">
              <w:marLeft w:val="0"/>
              <w:marRight w:val="0"/>
              <w:marTop w:val="0"/>
              <w:marBottom w:val="0"/>
              <w:divBdr>
                <w:top w:val="none" w:sz="0" w:space="0" w:color="auto"/>
                <w:left w:val="none" w:sz="0" w:space="0" w:color="auto"/>
                <w:bottom w:val="none" w:sz="0" w:space="0" w:color="auto"/>
                <w:right w:val="none" w:sz="0" w:space="0" w:color="auto"/>
              </w:divBdr>
            </w:div>
            <w:div w:id="1306275552">
              <w:marLeft w:val="0"/>
              <w:marRight w:val="0"/>
              <w:marTop w:val="0"/>
              <w:marBottom w:val="0"/>
              <w:divBdr>
                <w:top w:val="none" w:sz="0" w:space="0" w:color="auto"/>
                <w:left w:val="none" w:sz="0" w:space="0" w:color="auto"/>
                <w:bottom w:val="none" w:sz="0" w:space="0" w:color="auto"/>
                <w:right w:val="none" w:sz="0" w:space="0" w:color="auto"/>
              </w:divBdr>
            </w:div>
            <w:div w:id="1468625156">
              <w:marLeft w:val="0"/>
              <w:marRight w:val="0"/>
              <w:marTop w:val="0"/>
              <w:marBottom w:val="0"/>
              <w:divBdr>
                <w:top w:val="none" w:sz="0" w:space="0" w:color="auto"/>
                <w:left w:val="none" w:sz="0" w:space="0" w:color="auto"/>
                <w:bottom w:val="none" w:sz="0" w:space="0" w:color="auto"/>
                <w:right w:val="none" w:sz="0" w:space="0" w:color="auto"/>
              </w:divBdr>
            </w:div>
            <w:div w:id="1105006089">
              <w:marLeft w:val="0"/>
              <w:marRight w:val="0"/>
              <w:marTop w:val="0"/>
              <w:marBottom w:val="0"/>
              <w:divBdr>
                <w:top w:val="none" w:sz="0" w:space="0" w:color="auto"/>
                <w:left w:val="none" w:sz="0" w:space="0" w:color="auto"/>
                <w:bottom w:val="none" w:sz="0" w:space="0" w:color="auto"/>
                <w:right w:val="none" w:sz="0" w:space="0" w:color="auto"/>
              </w:divBdr>
            </w:div>
            <w:div w:id="2121296432">
              <w:marLeft w:val="0"/>
              <w:marRight w:val="0"/>
              <w:marTop w:val="0"/>
              <w:marBottom w:val="0"/>
              <w:divBdr>
                <w:top w:val="none" w:sz="0" w:space="0" w:color="auto"/>
                <w:left w:val="none" w:sz="0" w:space="0" w:color="auto"/>
                <w:bottom w:val="none" w:sz="0" w:space="0" w:color="auto"/>
                <w:right w:val="none" w:sz="0" w:space="0" w:color="auto"/>
              </w:divBdr>
            </w:div>
            <w:div w:id="1520120414">
              <w:marLeft w:val="0"/>
              <w:marRight w:val="0"/>
              <w:marTop w:val="0"/>
              <w:marBottom w:val="0"/>
              <w:divBdr>
                <w:top w:val="none" w:sz="0" w:space="0" w:color="auto"/>
                <w:left w:val="none" w:sz="0" w:space="0" w:color="auto"/>
                <w:bottom w:val="none" w:sz="0" w:space="0" w:color="auto"/>
                <w:right w:val="none" w:sz="0" w:space="0" w:color="auto"/>
              </w:divBdr>
            </w:div>
            <w:div w:id="1781292915">
              <w:marLeft w:val="0"/>
              <w:marRight w:val="0"/>
              <w:marTop w:val="0"/>
              <w:marBottom w:val="0"/>
              <w:divBdr>
                <w:top w:val="none" w:sz="0" w:space="0" w:color="auto"/>
                <w:left w:val="none" w:sz="0" w:space="0" w:color="auto"/>
                <w:bottom w:val="none" w:sz="0" w:space="0" w:color="auto"/>
                <w:right w:val="none" w:sz="0" w:space="0" w:color="auto"/>
              </w:divBdr>
            </w:div>
            <w:div w:id="1805999459">
              <w:marLeft w:val="0"/>
              <w:marRight w:val="0"/>
              <w:marTop w:val="0"/>
              <w:marBottom w:val="0"/>
              <w:divBdr>
                <w:top w:val="none" w:sz="0" w:space="0" w:color="auto"/>
                <w:left w:val="none" w:sz="0" w:space="0" w:color="auto"/>
                <w:bottom w:val="none" w:sz="0" w:space="0" w:color="auto"/>
                <w:right w:val="none" w:sz="0" w:space="0" w:color="auto"/>
              </w:divBdr>
            </w:div>
            <w:div w:id="803349010">
              <w:marLeft w:val="0"/>
              <w:marRight w:val="0"/>
              <w:marTop w:val="0"/>
              <w:marBottom w:val="0"/>
              <w:divBdr>
                <w:top w:val="none" w:sz="0" w:space="0" w:color="auto"/>
                <w:left w:val="none" w:sz="0" w:space="0" w:color="auto"/>
                <w:bottom w:val="none" w:sz="0" w:space="0" w:color="auto"/>
                <w:right w:val="none" w:sz="0" w:space="0" w:color="auto"/>
              </w:divBdr>
            </w:div>
            <w:div w:id="573203375">
              <w:marLeft w:val="0"/>
              <w:marRight w:val="0"/>
              <w:marTop w:val="0"/>
              <w:marBottom w:val="0"/>
              <w:divBdr>
                <w:top w:val="none" w:sz="0" w:space="0" w:color="auto"/>
                <w:left w:val="none" w:sz="0" w:space="0" w:color="auto"/>
                <w:bottom w:val="none" w:sz="0" w:space="0" w:color="auto"/>
                <w:right w:val="none" w:sz="0" w:space="0" w:color="auto"/>
              </w:divBdr>
            </w:div>
            <w:div w:id="1383824542">
              <w:marLeft w:val="0"/>
              <w:marRight w:val="0"/>
              <w:marTop w:val="0"/>
              <w:marBottom w:val="0"/>
              <w:divBdr>
                <w:top w:val="none" w:sz="0" w:space="0" w:color="auto"/>
                <w:left w:val="none" w:sz="0" w:space="0" w:color="auto"/>
                <w:bottom w:val="none" w:sz="0" w:space="0" w:color="auto"/>
                <w:right w:val="none" w:sz="0" w:space="0" w:color="auto"/>
              </w:divBdr>
            </w:div>
            <w:div w:id="1514417187">
              <w:marLeft w:val="0"/>
              <w:marRight w:val="0"/>
              <w:marTop w:val="0"/>
              <w:marBottom w:val="0"/>
              <w:divBdr>
                <w:top w:val="none" w:sz="0" w:space="0" w:color="auto"/>
                <w:left w:val="none" w:sz="0" w:space="0" w:color="auto"/>
                <w:bottom w:val="none" w:sz="0" w:space="0" w:color="auto"/>
                <w:right w:val="none" w:sz="0" w:space="0" w:color="auto"/>
              </w:divBdr>
            </w:div>
            <w:div w:id="1290434980">
              <w:marLeft w:val="0"/>
              <w:marRight w:val="0"/>
              <w:marTop w:val="0"/>
              <w:marBottom w:val="0"/>
              <w:divBdr>
                <w:top w:val="none" w:sz="0" w:space="0" w:color="auto"/>
                <w:left w:val="none" w:sz="0" w:space="0" w:color="auto"/>
                <w:bottom w:val="none" w:sz="0" w:space="0" w:color="auto"/>
                <w:right w:val="none" w:sz="0" w:space="0" w:color="auto"/>
              </w:divBdr>
            </w:div>
            <w:div w:id="1152789216">
              <w:marLeft w:val="0"/>
              <w:marRight w:val="0"/>
              <w:marTop w:val="0"/>
              <w:marBottom w:val="0"/>
              <w:divBdr>
                <w:top w:val="none" w:sz="0" w:space="0" w:color="auto"/>
                <w:left w:val="none" w:sz="0" w:space="0" w:color="auto"/>
                <w:bottom w:val="none" w:sz="0" w:space="0" w:color="auto"/>
                <w:right w:val="none" w:sz="0" w:space="0" w:color="auto"/>
              </w:divBdr>
            </w:div>
            <w:div w:id="2050452801">
              <w:marLeft w:val="0"/>
              <w:marRight w:val="0"/>
              <w:marTop w:val="0"/>
              <w:marBottom w:val="0"/>
              <w:divBdr>
                <w:top w:val="none" w:sz="0" w:space="0" w:color="auto"/>
                <w:left w:val="none" w:sz="0" w:space="0" w:color="auto"/>
                <w:bottom w:val="none" w:sz="0" w:space="0" w:color="auto"/>
                <w:right w:val="none" w:sz="0" w:space="0" w:color="auto"/>
              </w:divBdr>
            </w:div>
            <w:div w:id="2038577601">
              <w:marLeft w:val="0"/>
              <w:marRight w:val="0"/>
              <w:marTop w:val="0"/>
              <w:marBottom w:val="0"/>
              <w:divBdr>
                <w:top w:val="none" w:sz="0" w:space="0" w:color="auto"/>
                <w:left w:val="none" w:sz="0" w:space="0" w:color="auto"/>
                <w:bottom w:val="none" w:sz="0" w:space="0" w:color="auto"/>
                <w:right w:val="none" w:sz="0" w:space="0" w:color="auto"/>
              </w:divBdr>
            </w:div>
            <w:div w:id="992366508">
              <w:marLeft w:val="0"/>
              <w:marRight w:val="0"/>
              <w:marTop w:val="0"/>
              <w:marBottom w:val="0"/>
              <w:divBdr>
                <w:top w:val="none" w:sz="0" w:space="0" w:color="auto"/>
                <w:left w:val="none" w:sz="0" w:space="0" w:color="auto"/>
                <w:bottom w:val="none" w:sz="0" w:space="0" w:color="auto"/>
                <w:right w:val="none" w:sz="0" w:space="0" w:color="auto"/>
              </w:divBdr>
            </w:div>
            <w:div w:id="170805077">
              <w:marLeft w:val="0"/>
              <w:marRight w:val="0"/>
              <w:marTop w:val="0"/>
              <w:marBottom w:val="0"/>
              <w:divBdr>
                <w:top w:val="none" w:sz="0" w:space="0" w:color="auto"/>
                <w:left w:val="none" w:sz="0" w:space="0" w:color="auto"/>
                <w:bottom w:val="none" w:sz="0" w:space="0" w:color="auto"/>
                <w:right w:val="none" w:sz="0" w:space="0" w:color="auto"/>
              </w:divBdr>
            </w:div>
            <w:div w:id="931009097">
              <w:marLeft w:val="0"/>
              <w:marRight w:val="0"/>
              <w:marTop w:val="0"/>
              <w:marBottom w:val="0"/>
              <w:divBdr>
                <w:top w:val="none" w:sz="0" w:space="0" w:color="auto"/>
                <w:left w:val="none" w:sz="0" w:space="0" w:color="auto"/>
                <w:bottom w:val="none" w:sz="0" w:space="0" w:color="auto"/>
                <w:right w:val="none" w:sz="0" w:space="0" w:color="auto"/>
              </w:divBdr>
            </w:div>
            <w:div w:id="61342122">
              <w:marLeft w:val="0"/>
              <w:marRight w:val="0"/>
              <w:marTop w:val="0"/>
              <w:marBottom w:val="0"/>
              <w:divBdr>
                <w:top w:val="none" w:sz="0" w:space="0" w:color="auto"/>
                <w:left w:val="none" w:sz="0" w:space="0" w:color="auto"/>
                <w:bottom w:val="none" w:sz="0" w:space="0" w:color="auto"/>
                <w:right w:val="none" w:sz="0" w:space="0" w:color="auto"/>
              </w:divBdr>
            </w:div>
            <w:div w:id="1890995366">
              <w:marLeft w:val="0"/>
              <w:marRight w:val="0"/>
              <w:marTop w:val="0"/>
              <w:marBottom w:val="0"/>
              <w:divBdr>
                <w:top w:val="none" w:sz="0" w:space="0" w:color="auto"/>
                <w:left w:val="none" w:sz="0" w:space="0" w:color="auto"/>
                <w:bottom w:val="none" w:sz="0" w:space="0" w:color="auto"/>
                <w:right w:val="none" w:sz="0" w:space="0" w:color="auto"/>
              </w:divBdr>
            </w:div>
            <w:div w:id="5150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0072">
      <w:bodyDiv w:val="1"/>
      <w:marLeft w:val="0"/>
      <w:marRight w:val="0"/>
      <w:marTop w:val="0"/>
      <w:marBottom w:val="0"/>
      <w:divBdr>
        <w:top w:val="none" w:sz="0" w:space="0" w:color="auto"/>
        <w:left w:val="none" w:sz="0" w:space="0" w:color="auto"/>
        <w:bottom w:val="none" w:sz="0" w:space="0" w:color="auto"/>
        <w:right w:val="none" w:sz="0" w:space="0" w:color="auto"/>
      </w:divBdr>
      <w:divsChild>
        <w:div w:id="1880170112">
          <w:marLeft w:val="0"/>
          <w:marRight w:val="0"/>
          <w:marTop w:val="0"/>
          <w:marBottom w:val="0"/>
          <w:divBdr>
            <w:top w:val="none" w:sz="0" w:space="0" w:color="auto"/>
            <w:left w:val="none" w:sz="0" w:space="0" w:color="auto"/>
            <w:bottom w:val="none" w:sz="0" w:space="0" w:color="auto"/>
            <w:right w:val="none" w:sz="0" w:space="0" w:color="auto"/>
          </w:divBdr>
          <w:divsChild>
            <w:div w:id="994146148">
              <w:marLeft w:val="0"/>
              <w:marRight w:val="0"/>
              <w:marTop w:val="0"/>
              <w:marBottom w:val="0"/>
              <w:divBdr>
                <w:top w:val="none" w:sz="0" w:space="0" w:color="auto"/>
                <w:left w:val="none" w:sz="0" w:space="0" w:color="auto"/>
                <w:bottom w:val="none" w:sz="0" w:space="0" w:color="auto"/>
                <w:right w:val="none" w:sz="0" w:space="0" w:color="auto"/>
              </w:divBdr>
            </w:div>
            <w:div w:id="1736664090">
              <w:marLeft w:val="0"/>
              <w:marRight w:val="0"/>
              <w:marTop w:val="0"/>
              <w:marBottom w:val="0"/>
              <w:divBdr>
                <w:top w:val="none" w:sz="0" w:space="0" w:color="auto"/>
                <w:left w:val="none" w:sz="0" w:space="0" w:color="auto"/>
                <w:bottom w:val="none" w:sz="0" w:space="0" w:color="auto"/>
                <w:right w:val="none" w:sz="0" w:space="0" w:color="auto"/>
              </w:divBdr>
            </w:div>
            <w:div w:id="1744644778">
              <w:marLeft w:val="0"/>
              <w:marRight w:val="0"/>
              <w:marTop w:val="0"/>
              <w:marBottom w:val="0"/>
              <w:divBdr>
                <w:top w:val="none" w:sz="0" w:space="0" w:color="auto"/>
                <w:left w:val="none" w:sz="0" w:space="0" w:color="auto"/>
                <w:bottom w:val="none" w:sz="0" w:space="0" w:color="auto"/>
                <w:right w:val="none" w:sz="0" w:space="0" w:color="auto"/>
              </w:divBdr>
            </w:div>
            <w:div w:id="1218324927">
              <w:marLeft w:val="0"/>
              <w:marRight w:val="0"/>
              <w:marTop w:val="0"/>
              <w:marBottom w:val="0"/>
              <w:divBdr>
                <w:top w:val="none" w:sz="0" w:space="0" w:color="auto"/>
                <w:left w:val="none" w:sz="0" w:space="0" w:color="auto"/>
                <w:bottom w:val="none" w:sz="0" w:space="0" w:color="auto"/>
                <w:right w:val="none" w:sz="0" w:space="0" w:color="auto"/>
              </w:divBdr>
            </w:div>
            <w:div w:id="335036042">
              <w:marLeft w:val="0"/>
              <w:marRight w:val="0"/>
              <w:marTop w:val="0"/>
              <w:marBottom w:val="0"/>
              <w:divBdr>
                <w:top w:val="none" w:sz="0" w:space="0" w:color="auto"/>
                <w:left w:val="none" w:sz="0" w:space="0" w:color="auto"/>
                <w:bottom w:val="none" w:sz="0" w:space="0" w:color="auto"/>
                <w:right w:val="none" w:sz="0" w:space="0" w:color="auto"/>
              </w:divBdr>
            </w:div>
            <w:div w:id="1445886618">
              <w:marLeft w:val="0"/>
              <w:marRight w:val="0"/>
              <w:marTop w:val="0"/>
              <w:marBottom w:val="0"/>
              <w:divBdr>
                <w:top w:val="none" w:sz="0" w:space="0" w:color="auto"/>
                <w:left w:val="none" w:sz="0" w:space="0" w:color="auto"/>
                <w:bottom w:val="none" w:sz="0" w:space="0" w:color="auto"/>
                <w:right w:val="none" w:sz="0" w:space="0" w:color="auto"/>
              </w:divBdr>
            </w:div>
            <w:div w:id="173110836">
              <w:marLeft w:val="0"/>
              <w:marRight w:val="0"/>
              <w:marTop w:val="0"/>
              <w:marBottom w:val="0"/>
              <w:divBdr>
                <w:top w:val="none" w:sz="0" w:space="0" w:color="auto"/>
                <w:left w:val="none" w:sz="0" w:space="0" w:color="auto"/>
                <w:bottom w:val="none" w:sz="0" w:space="0" w:color="auto"/>
                <w:right w:val="none" w:sz="0" w:space="0" w:color="auto"/>
              </w:divBdr>
            </w:div>
            <w:div w:id="1645348142">
              <w:marLeft w:val="0"/>
              <w:marRight w:val="0"/>
              <w:marTop w:val="0"/>
              <w:marBottom w:val="0"/>
              <w:divBdr>
                <w:top w:val="none" w:sz="0" w:space="0" w:color="auto"/>
                <w:left w:val="none" w:sz="0" w:space="0" w:color="auto"/>
                <w:bottom w:val="none" w:sz="0" w:space="0" w:color="auto"/>
                <w:right w:val="none" w:sz="0" w:space="0" w:color="auto"/>
              </w:divBdr>
            </w:div>
            <w:div w:id="1229615563">
              <w:marLeft w:val="0"/>
              <w:marRight w:val="0"/>
              <w:marTop w:val="0"/>
              <w:marBottom w:val="0"/>
              <w:divBdr>
                <w:top w:val="none" w:sz="0" w:space="0" w:color="auto"/>
                <w:left w:val="none" w:sz="0" w:space="0" w:color="auto"/>
                <w:bottom w:val="none" w:sz="0" w:space="0" w:color="auto"/>
                <w:right w:val="none" w:sz="0" w:space="0" w:color="auto"/>
              </w:divBdr>
            </w:div>
            <w:div w:id="601642783">
              <w:marLeft w:val="0"/>
              <w:marRight w:val="0"/>
              <w:marTop w:val="0"/>
              <w:marBottom w:val="0"/>
              <w:divBdr>
                <w:top w:val="none" w:sz="0" w:space="0" w:color="auto"/>
                <w:left w:val="none" w:sz="0" w:space="0" w:color="auto"/>
                <w:bottom w:val="none" w:sz="0" w:space="0" w:color="auto"/>
                <w:right w:val="none" w:sz="0" w:space="0" w:color="auto"/>
              </w:divBdr>
            </w:div>
            <w:div w:id="1598560139">
              <w:marLeft w:val="0"/>
              <w:marRight w:val="0"/>
              <w:marTop w:val="0"/>
              <w:marBottom w:val="0"/>
              <w:divBdr>
                <w:top w:val="none" w:sz="0" w:space="0" w:color="auto"/>
                <w:left w:val="none" w:sz="0" w:space="0" w:color="auto"/>
                <w:bottom w:val="none" w:sz="0" w:space="0" w:color="auto"/>
                <w:right w:val="none" w:sz="0" w:space="0" w:color="auto"/>
              </w:divBdr>
            </w:div>
            <w:div w:id="1248658142">
              <w:marLeft w:val="0"/>
              <w:marRight w:val="0"/>
              <w:marTop w:val="0"/>
              <w:marBottom w:val="0"/>
              <w:divBdr>
                <w:top w:val="none" w:sz="0" w:space="0" w:color="auto"/>
                <w:left w:val="none" w:sz="0" w:space="0" w:color="auto"/>
                <w:bottom w:val="none" w:sz="0" w:space="0" w:color="auto"/>
                <w:right w:val="none" w:sz="0" w:space="0" w:color="auto"/>
              </w:divBdr>
            </w:div>
            <w:div w:id="318114621">
              <w:marLeft w:val="0"/>
              <w:marRight w:val="0"/>
              <w:marTop w:val="0"/>
              <w:marBottom w:val="0"/>
              <w:divBdr>
                <w:top w:val="none" w:sz="0" w:space="0" w:color="auto"/>
                <w:left w:val="none" w:sz="0" w:space="0" w:color="auto"/>
                <w:bottom w:val="none" w:sz="0" w:space="0" w:color="auto"/>
                <w:right w:val="none" w:sz="0" w:space="0" w:color="auto"/>
              </w:divBdr>
            </w:div>
            <w:div w:id="517931456">
              <w:marLeft w:val="0"/>
              <w:marRight w:val="0"/>
              <w:marTop w:val="0"/>
              <w:marBottom w:val="0"/>
              <w:divBdr>
                <w:top w:val="none" w:sz="0" w:space="0" w:color="auto"/>
                <w:left w:val="none" w:sz="0" w:space="0" w:color="auto"/>
                <w:bottom w:val="none" w:sz="0" w:space="0" w:color="auto"/>
                <w:right w:val="none" w:sz="0" w:space="0" w:color="auto"/>
              </w:divBdr>
            </w:div>
            <w:div w:id="584802915">
              <w:marLeft w:val="0"/>
              <w:marRight w:val="0"/>
              <w:marTop w:val="0"/>
              <w:marBottom w:val="0"/>
              <w:divBdr>
                <w:top w:val="none" w:sz="0" w:space="0" w:color="auto"/>
                <w:left w:val="none" w:sz="0" w:space="0" w:color="auto"/>
                <w:bottom w:val="none" w:sz="0" w:space="0" w:color="auto"/>
                <w:right w:val="none" w:sz="0" w:space="0" w:color="auto"/>
              </w:divBdr>
            </w:div>
            <w:div w:id="203370124">
              <w:marLeft w:val="0"/>
              <w:marRight w:val="0"/>
              <w:marTop w:val="0"/>
              <w:marBottom w:val="0"/>
              <w:divBdr>
                <w:top w:val="none" w:sz="0" w:space="0" w:color="auto"/>
                <w:left w:val="none" w:sz="0" w:space="0" w:color="auto"/>
                <w:bottom w:val="none" w:sz="0" w:space="0" w:color="auto"/>
                <w:right w:val="none" w:sz="0" w:space="0" w:color="auto"/>
              </w:divBdr>
            </w:div>
            <w:div w:id="926574495">
              <w:marLeft w:val="0"/>
              <w:marRight w:val="0"/>
              <w:marTop w:val="0"/>
              <w:marBottom w:val="0"/>
              <w:divBdr>
                <w:top w:val="none" w:sz="0" w:space="0" w:color="auto"/>
                <w:left w:val="none" w:sz="0" w:space="0" w:color="auto"/>
                <w:bottom w:val="none" w:sz="0" w:space="0" w:color="auto"/>
                <w:right w:val="none" w:sz="0" w:space="0" w:color="auto"/>
              </w:divBdr>
            </w:div>
            <w:div w:id="1616712350">
              <w:marLeft w:val="0"/>
              <w:marRight w:val="0"/>
              <w:marTop w:val="0"/>
              <w:marBottom w:val="0"/>
              <w:divBdr>
                <w:top w:val="none" w:sz="0" w:space="0" w:color="auto"/>
                <w:left w:val="none" w:sz="0" w:space="0" w:color="auto"/>
                <w:bottom w:val="none" w:sz="0" w:space="0" w:color="auto"/>
                <w:right w:val="none" w:sz="0" w:space="0" w:color="auto"/>
              </w:divBdr>
            </w:div>
            <w:div w:id="1353605381">
              <w:marLeft w:val="0"/>
              <w:marRight w:val="0"/>
              <w:marTop w:val="0"/>
              <w:marBottom w:val="0"/>
              <w:divBdr>
                <w:top w:val="none" w:sz="0" w:space="0" w:color="auto"/>
                <w:left w:val="none" w:sz="0" w:space="0" w:color="auto"/>
                <w:bottom w:val="none" w:sz="0" w:space="0" w:color="auto"/>
                <w:right w:val="none" w:sz="0" w:space="0" w:color="auto"/>
              </w:divBdr>
            </w:div>
            <w:div w:id="593438974">
              <w:marLeft w:val="0"/>
              <w:marRight w:val="0"/>
              <w:marTop w:val="0"/>
              <w:marBottom w:val="0"/>
              <w:divBdr>
                <w:top w:val="none" w:sz="0" w:space="0" w:color="auto"/>
                <w:left w:val="none" w:sz="0" w:space="0" w:color="auto"/>
                <w:bottom w:val="none" w:sz="0" w:space="0" w:color="auto"/>
                <w:right w:val="none" w:sz="0" w:space="0" w:color="auto"/>
              </w:divBdr>
            </w:div>
            <w:div w:id="534540050">
              <w:marLeft w:val="0"/>
              <w:marRight w:val="0"/>
              <w:marTop w:val="0"/>
              <w:marBottom w:val="0"/>
              <w:divBdr>
                <w:top w:val="none" w:sz="0" w:space="0" w:color="auto"/>
                <w:left w:val="none" w:sz="0" w:space="0" w:color="auto"/>
                <w:bottom w:val="none" w:sz="0" w:space="0" w:color="auto"/>
                <w:right w:val="none" w:sz="0" w:space="0" w:color="auto"/>
              </w:divBdr>
            </w:div>
            <w:div w:id="542450252">
              <w:marLeft w:val="0"/>
              <w:marRight w:val="0"/>
              <w:marTop w:val="0"/>
              <w:marBottom w:val="0"/>
              <w:divBdr>
                <w:top w:val="none" w:sz="0" w:space="0" w:color="auto"/>
                <w:left w:val="none" w:sz="0" w:space="0" w:color="auto"/>
                <w:bottom w:val="none" w:sz="0" w:space="0" w:color="auto"/>
                <w:right w:val="none" w:sz="0" w:space="0" w:color="auto"/>
              </w:divBdr>
            </w:div>
            <w:div w:id="1647010237">
              <w:marLeft w:val="0"/>
              <w:marRight w:val="0"/>
              <w:marTop w:val="0"/>
              <w:marBottom w:val="0"/>
              <w:divBdr>
                <w:top w:val="none" w:sz="0" w:space="0" w:color="auto"/>
                <w:left w:val="none" w:sz="0" w:space="0" w:color="auto"/>
                <w:bottom w:val="none" w:sz="0" w:space="0" w:color="auto"/>
                <w:right w:val="none" w:sz="0" w:space="0" w:color="auto"/>
              </w:divBdr>
            </w:div>
            <w:div w:id="721563645">
              <w:marLeft w:val="0"/>
              <w:marRight w:val="0"/>
              <w:marTop w:val="0"/>
              <w:marBottom w:val="0"/>
              <w:divBdr>
                <w:top w:val="none" w:sz="0" w:space="0" w:color="auto"/>
                <w:left w:val="none" w:sz="0" w:space="0" w:color="auto"/>
                <w:bottom w:val="none" w:sz="0" w:space="0" w:color="auto"/>
                <w:right w:val="none" w:sz="0" w:space="0" w:color="auto"/>
              </w:divBdr>
            </w:div>
            <w:div w:id="53312462">
              <w:marLeft w:val="0"/>
              <w:marRight w:val="0"/>
              <w:marTop w:val="0"/>
              <w:marBottom w:val="0"/>
              <w:divBdr>
                <w:top w:val="none" w:sz="0" w:space="0" w:color="auto"/>
                <w:left w:val="none" w:sz="0" w:space="0" w:color="auto"/>
                <w:bottom w:val="none" w:sz="0" w:space="0" w:color="auto"/>
                <w:right w:val="none" w:sz="0" w:space="0" w:color="auto"/>
              </w:divBdr>
            </w:div>
            <w:div w:id="1165825109">
              <w:marLeft w:val="0"/>
              <w:marRight w:val="0"/>
              <w:marTop w:val="0"/>
              <w:marBottom w:val="0"/>
              <w:divBdr>
                <w:top w:val="none" w:sz="0" w:space="0" w:color="auto"/>
                <w:left w:val="none" w:sz="0" w:space="0" w:color="auto"/>
                <w:bottom w:val="none" w:sz="0" w:space="0" w:color="auto"/>
                <w:right w:val="none" w:sz="0" w:space="0" w:color="auto"/>
              </w:divBdr>
            </w:div>
            <w:div w:id="31999718">
              <w:marLeft w:val="0"/>
              <w:marRight w:val="0"/>
              <w:marTop w:val="0"/>
              <w:marBottom w:val="0"/>
              <w:divBdr>
                <w:top w:val="none" w:sz="0" w:space="0" w:color="auto"/>
                <w:left w:val="none" w:sz="0" w:space="0" w:color="auto"/>
                <w:bottom w:val="none" w:sz="0" w:space="0" w:color="auto"/>
                <w:right w:val="none" w:sz="0" w:space="0" w:color="auto"/>
              </w:divBdr>
            </w:div>
            <w:div w:id="231046702">
              <w:marLeft w:val="0"/>
              <w:marRight w:val="0"/>
              <w:marTop w:val="0"/>
              <w:marBottom w:val="0"/>
              <w:divBdr>
                <w:top w:val="none" w:sz="0" w:space="0" w:color="auto"/>
                <w:left w:val="none" w:sz="0" w:space="0" w:color="auto"/>
                <w:bottom w:val="none" w:sz="0" w:space="0" w:color="auto"/>
                <w:right w:val="none" w:sz="0" w:space="0" w:color="auto"/>
              </w:divBdr>
            </w:div>
            <w:div w:id="1703551036">
              <w:marLeft w:val="0"/>
              <w:marRight w:val="0"/>
              <w:marTop w:val="0"/>
              <w:marBottom w:val="0"/>
              <w:divBdr>
                <w:top w:val="none" w:sz="0" w:space="0" w:color="auto"/>
                <w:left w:val="none" w:sz="0" w:space="0" w:color="auto"/>
                <w:bottom w:val="none" w:sz="0" w:space="0" w:color="auto"/>
                <w:right w:val="none" w:sz="0" w:space="0" w:color="auto"/>
              </w:divBdr>
            </w:div>
            <w:div w:id="1069114041">
              <w:marLeft w:val="0"/>
              <w:marRight w:val="0"/>
              <w:marTop w:val="0"/>
              <w:marBottom w:val="0"/>
              <w:divBdr>
                <w:top w:val="none" w:sz="0" w:space="0" w:color="auto"/>
                <w:left w:val="none" w:sz="0" w:space="0" w:color="auto"/>
                <w:bottom w:val="none" w:sz="0" w:space="0" w:color="auto"/>
                <w:right w:val="none" w:sz="0" w:space="0" w:color="auto"/>
              </w:divBdr>
            </w:div>
            <w:div w:id="2030330428">
              <w:marLeft w:val="0"/>
              <w:marRight w:val="0"/>
              <w:marTop w:val="0"/>
              <w:marBottom w:val="0"/>
              <w:divBdr>
                <w:top w:val="none" w:sz="0" w:space="0" w:color="auto"/>
                <w:left w:val="none" w:sz="0" w:space="0" w:color="auto"/>
                <w:bottom w:val="none" w:sz="0" w:space="0" w:color="auto"/>
                <w:right w:val="none" w:sz="0" w:space="0" w:color="auto"/>
              </w:divBdr>
            </w:div>
            <w:div w:id="720785657">
              <w:marLeft w:val="0"/>
              <w:marRight w:val="0"/>
              <w:marTop w:val="0"/>
              <w:marBottom w:val="0"/>
              <w:divBdr>
                <w:top w:val="none" w:sz="0" w:space="0" w:color="auto"/>
                <w:left w:val="none" w:sz="0" w:space="0" w:color="auto"/>
                <w:bottom w:val="none" w:sz="0" w:space="0" w:color="auto"/>
                <w:right w:val="none" w:sz="0" w:space="0" w:color="auto"/>
              </w:divBdr>
            </w:div>
            <w:div w:id="9962327">
              <w:marLeft w:val="0"/>
              <w:marRight w:val="0"/>
              <w:marTop w:val="0"/>
              <w:marBottom w:val="0"/>
              <w:divBdr>
                <w:top w:val="none" w:sz="0" w:space="0" w:color="auto"/>
                <w:left w:val="none" w:sz="0" w:space="0" w:color="auto"/>
                <w:bottom w:val="none" w:sz="0" w:space="0" w:color="auto"/>
                <w:right w:val="none" w:sz="0" w:space="0" w:color="auto"/>
              </w:divBdr>
            </w:div>
            <w:div w:id="601300635">
              <w:marLeft w:val="0"/>
              <w:marRight w:val="0"/>
              <w:marTop w:val="0"/>
              <w:marBottom w:val="0"/>
              <w:divBdr>
                <w:top w:val="none" w:sz="0" w:space="0" w:color="auto"/>
                <w:left w:val="none" w:sz="0" w:space="0" w:color="auto"/>
                <w:bottom w:val="none" w:sz="0" w:space="0" w:color="auto"/>
                <w:right w:val="none" w:sz="0" w:space="0" w:color="auto"/>
              </w:divBdr>
            </w:div>
            <w:div w:id="597643296">
              <w:marLeft w:val="0"/>
              <w:marRight w:val="0"/>
              <w:marTop w:val="0"/>
              <w:marBottom w:val="0"/>
              <w:divBdr>
                <w:top w:val="none" w:sz="0" w:space="0" w:color="auto"/>
                <w:left w:val="none" w:sz="0" w:space="0" w:color="auto"/>
                <w:bottom w:val="none" w:sz="0" w:space="0" w:color="auto"/>
                <w:right w:val="none" w:sz="0" w:space="0" w:color="auto"/>
              </w:divBdr>
            </w:div>
            <w:div w:id="97911565">
              <w:marLeft w:val="0"/>
              <w:marRight w:val="0"/>
              <w:marTop w:val="0"/>
              <w:marBottom w:val="0"/>
              <w:divBdr>
                <w:top w:val="none" w:sz="0" w:space="0" w:color="auto"/>
                <w:left w:val="none" w:sz="0" w:space="0" w:color="auto"/>
                <w:bottom w:val="none" w:sz="0" w:space="0" w:color="auto"/>
                <w:right w:val="none" w:sz="0" w:space="0" w:color="auto"/>
              </w:divBdr>
            </w:div>
            <w:div w:id="521165096">
              <w:marLeft w:val="0"/>
              <w:marRight w:val="0"/>
              <w:marTop w:val="0"/>
              <w:marBottom w:val="0"/>
              <w:divBdr>
                <w:top w:val="none" w:sz="0" w:space="0" w:color="auto"/>
                <w:left w:val="none" w:sz="0" w:space="0" w:color="auto"/>
                <w:bottom w:val="none" w:sz="0" w:space="0" w:color="auto"/>
                <w:right w:val="none" w:sz="0" w:space="0" w:color="auto"/>
              </w:divBdr>
            </w:div>
            <w:div w:id="1893812416">
              <w:marLeft w:val="0"/>
              <w:marRight w:val="0"/>
              <w:marTop w:val="0"/>
              <w:marBottom w:val="0"/>
              <w:divBdr>
                <w:top w:val="none" w:sz="0" w:space="0" w:color="auto"/>
                <w:left w:val="none" w:sz="0" w:space="0" w:color="auto"/>
                <w:bottom w:val="none" w:sz="0" w:space="0" w:color="auto"/>
                <w:right w:val="none" w:sz="0" w:space="0" w:color="auto"/>
              </w:divBdr>
            </w:div>
            <w:div w:id="118691465">
              <w:marLeft w:val="0"/>
              <w:marRight w:val="0"/>
              <w:marTop w:val="0"/>
              <w:marBottom w:val="0"/>
              <w:divBdr>
                <w:top w:val="none" w:sz="0" w:space="0" w:color="auto"/>
                <w:left w:val="none" w:sz="0" w:space="0" w:color="auto"/>
                <w:bottom w:val="none" w:sz="0" w:space="0" w:color="auto"/>
                <w:right w:val="none" w:sz="0" w:space="0" w:color="auto"/>
              </w:divBdr>
            </w:div>
            <w:div w:id="191456330">
              <w:marLeft w:val="0"/>
              <w:marRight w:val="0"/>
              <w:marTop w:val="0"/>
              <w:marBottom w:val="0"/>
              <w:divBdr>
                <w:top w:val="none" w:sz="0" w:space="0" w:color="auto"/>
                <w:left w:val="none" w:sz="0" w:space="0" w:color="auto"/>
                <w:bottom w:val="none" w:sz="0" w:space="0" w:color="auto"/>
                <w:right w:val="none" w:sz="0" w:space="0" w:color="auto"/>
              </w:divBdr>
            </w:div>
            <w:div w:id="41027425">
              <w:marLeft w:val="0"/>
              <w:marRight w:val="0"/>
              <w:marTop w:val="0"/>
              <w:marBottom w:val="0"/>
              <w:divBdr>
                <w:top w:val="none" w:sz="0" w:space="0" w:color="auto"/>
                <w:left w:val="none" w:sz="0" w:space="0" w:color="auto"/>
                <w:bottom w:val="none" w:sz="0" w:space="0" w:color="auto"/>
                <w:right w:val="none" w:sz="0" w:space="0" w:color="auto"/>
              </w:divBdr>
            </w:div>
            <w:div w:id="230848253">
              <w:marLeft w:val="0"/>
              <w:marRight w:val="0"/>
              <w:marTop w:val="0"/>
              <w:marBottom w:val="0"/>
              <w:divBdr>
                <w:top w:val="none" w:sz="0" w:space="0" w:color="auto"/>
                <w:left w:val="none" w:sz="0" w:space="0" w:color="auto"/>
                <w:bottom w:val="none" w:sz="0" w:space="0" w:color="auto"/>
                <w:right w:val="none" w:sz="0" w:space="0" w:color="auto"/>
              </w:divBdr>
            </w:div>
            <w:div w:id="1760560635">
              <w:marLeft w:val="0"/>
              <w:marRight w:val="0"/>
              <w:marTop w:val="0"/>
              <w:marBottom w:val="0"/>
              <w:divBdr>
                <w:top w:val="none" w:sz="0" w:space="0" w:color="auto"/>
                <w:left w:val="none" w:sz="0" w:space="0" w:color="auto"/>
                <w:bottom w:val="none" w:sz="0" w:space="0" w:color="auto"/>
                <w:right w:val="none" w:sz="0" w:space="0" w:color="auto"/>
              </w:divBdr>
            </w:div>
            <w:div w:id="113064350">
              <w:marLeft w:val="0"/>
              <w:marRight w:val="0"/>
              <w:marTop w:val="0"/>
              <w:marBottom w:val="0"/>
              <w:divBdr>
                <w:top w:val="none" w:sz="0" w:space="0" w:color="auto"/>
                <w:left w:val="none" w:sz="0" w:space="0" w:color="auto"/>
                <w:bottom w:val="none" w:sz="0" w:space="0" w:color="auto"/>
                <w:right w:val="none" w:sz="0" w:space="0" w:color="auto"/>
              </w:divBdr>
            </w:div>
            <w:div w:id="1817187310">
              <w:marLeft w:val="0"/>
              <w:marRight w:val="0"/>
              <w:marTop w:val="0"/>
              <w:marBottom w:val="0"/>
              <w:divBdr>
                <w:top w:val="none" w:sz="0" w:space="0" w:color="auto"/>
                <w:left w:val="none" w:sz="0" w:space="0" w:color="auto"/>
                <w:bottom w:val="none" w:sz="0" w:space="0" w:color="auto"/>
                <w:right w:val="none" w:sz="0" w:space="0" w:color="auto"/>
              </w:divBdr>
            </w:div>
            <w:div w:id="623344530">
              <w:marLeft w:val="0"/>
              <w:marRight w:val="0"/>
              <w:marTop w:val="0"/>
              <w:marBottom w:val="0"/>
              <w:divBdr>
                <w:top w:val="none" w:sz="0" w:space="0" w:color="auto"/>
                <w:left w:val="none" w:sz="0" w:space="0" w:color="auto"/>
                <w:bottom w:val="none" w:sz="0" w:space="0" w:color="auto"/>
                <w:right w:val="none" w:sz="0" w:space="0" w:color="auto"/>
              </w:divBdr>
            </w:div>
            <w:div w:id="779182134">
              <w:marLeft w:val="0"/>
              <w:marRight w:val="0"/>
              <w:marTop w:val="0"/>
              <w:marBottom w:val="0"/>
              <w:divBdr>
                <w:top w:val="none" w:sz="0" w:space="0" w:color="auto"/>
                <w:left w:val="none" w:sz="0" w:space="0" w:color="auto"/>
                <w:bottom w:val="none" w:sz="0" w:space="0" w:color="auto"/>
                <w:right w:val="none" w:sz="0" w:space="0" w:color="auto"/>
              </w:divBdr>
            </w:div>
            <w:div w:id="161700408">
              <w:marLeft w:val="0"/>
              <w:marRight w:val="0"/>
              <w:marTop w:val="0"/>
              <w:marBottom w:val="0"/>
              <w:divBdr>
                <w:top w:val="none" w:sz="0" w:space="0" w:color="auto"/>
                <w:left w:val="none" w:sz="0" w:space="0" w:color="auto"/>
                <w:bottom w:val="none" w:sz="0" w:space="0" w:color="auto"/>
                <w:right w:val="none" w:sz="0" w:space="0" w:color="auto"/>
              </w:divBdr>
            </w:div>
            <w:div w:id="929236632">
              <w:marLeft w:val="0"/>
              <w:marRight w:val="0"/>
              <w:marTop w:val="0"/>
              <w:marBottom w:val="0"/>
              <w:divBdr>
                <w:top w:val="none" w:sz="0" w:space="0" w:color="auto"/>
                <w:left w:val="none" w:sz="0" w:space="0" w:color="auto"/>
                <w:bottom w:val="none" w:sz="0" w:space="0" w:color="auto"/>
                <w:right w:val="none" w:sz="0" w:space="0" w:color="auto"/>
              </w:divBdr>
            </w:div>
            <w:div w:id="1851093771">
              <w:marLeft w:val="0"/>
              <w:marRight w:val="0"/>
              <w:marTop w:val="0"/>
              <w:marBottom w:val="0"/>
              <w:divBdr>
                <w:top w:val="none" w:sz="0" w:space="0" w:color="auto"/>
                <w:left w:val="none" w:sz="0" w:space="0" w:color="auto"/>
                <w:bottom w:val="none" w:sz="0" w:space="0" w:color="auto"/>
                <w:right w:val="none" w:sz="0" w:space="0" w:color="auto"/>
              </w:divBdr>
            </w:div>
            <w:div w:id="466700080">
              <w:marLeft w:val="0"/>
              <w:marRight w:val="0"/>
              <w:marTop w:val="0"/>
              <w:marBottom w:val="0"/>
              <w:divBdr>
                <w:top w:val="none" w:sz="0" w:space="0" w:color="auto"/>
                <w:left w:val="none" w:sz="0" w:space="0" w:color="auto"/>
                <w:bottom w:val="none" w:sz="0" w:space="0" w:color="auto"/>
                <w:right w:val="none" w:sz="0" w:space="0" w:color="auto"/>
              </w:divBdr>
            </w:div>
            <w:div w:id="134378579">
              <w:marLeft w:val="0"/>
              <w:marRight w:val="0"/>
              <w:marTop w:val="0"/>
              <w:marBottom w:val="0"/>
              <w:divBdr>
                <w:top w:val="none" w:sz="0" w:space="0" w:color="auto"/>
                <w:left w:val="none" w:sz="0" w:space="0" w:color="auto"/>
                <w:bottom w:val="none" w:sz="0" w:space="0" w:color="auto"/>
                <w:right w:val="none" w:sz="0" w:space="0" w:color="auto"/>
              </w:divBdr>
            </w:div>
            <w:div w:id="768089400">
              <w:marLeft w:val="0"/>
              <w:marRight w:val="0"/>
              <w:marTop w:val="0"/>
              <w:marBottom w:val="0"/>
              <w:divBdr>
                <w:top w:val="none" w:sz="0" w:space="0" w:color="auto"/>
                <w:left w:val="none" w:sz="0" w:space="0" w:color="auto"/>
                <w:bottom w:val="none" w:sz="0" w:space="0" w:color="auto"/>
                <w:right w:val="none" w:sz="0" w:space="0" w:color="auto"/>
              </w:divBdr>
            </w:div>
            <w:div w:id="1849516408">
              <w:marLeft w:val="0"/>
              <w:marRight w:val="0"/>
              <w:marTop w:val="0"/>
              <w:marBottom w:val="0"/>
              <w:divBdr>
                <w:top w:val="none" w:sz="0" w:space="0" w:color="auto"/>
                <w:left w:val="none" w:sz="0" w:space="0" w:color="auto"/>
                <w:bottom w:val="none" w:sz="0" w:space="0" w:color="auto"/>
                <w:right w:val="none" w:sz="0" w:space="0" w:color="auto"/>
              </w:divBdr>
            </w:div>
            <w:div w:id="1410542199">
              <w:marLeft w:val="0"/>
              <w:marRight w:val="0"/>
              <w:marTop w:val="0"/>
              <w:marBottom w:val="0"/>
              <w:divBdr>
                <w:top w:val="none" w:sz="0" w:space="0" w:color="auto"/>
                <w:left w:val="none" w:sz="0" w:space="0" w:color="auto"/>
                <w:bottom w:val="none" w:sz="0" w:space="0" w:color="auto"/>
                <w:right w:val="none" w:sz="0" w:space="0" w:color="auto"/>
              </w:divBdr>
            </w:div>
            <w:div w:id="992100083">
              <w:marLeft w:val="0"/>
              <w:marRight w:val="0"/>
              <w:marTop w:val="0"/>
              <w:marBottom w:val="0"/>
              <w:divBdr>
                <w:top w:val="none" w:sz="0" w:space="0" w:color="auto"/>
                <w:left w:val="none" w:sz="0" w:space="0" w:color="auto"/>
                <w:bottom w:val="none" w:sz="0" w:space="0" w:color="auto"/>
                <w:right w:val="none" w:sz="0" w:space="0" w:color="auto"/>
              </w:divBdr>
            </w:div>
            <w:div w:id="11883374">
              <w:marLeft w:val="0"/>
              <w:marRight w:val="0"/>
              <w:marTop w:val="0"/>
              <w:marBottom w:val="0"/>
              <w:divBdr>
                <w:top w:val="none" w:sz="0" w:space="0" w:color="auto"/>
                <w:left w:val="none" w:sz="0" w:space="0" w:color="auto"/>
                <w:bottom w:val="none" w:sz="0" w:space="0" w:color="auto"/>
                <w:right w:val="none" w:sz="0" w:space="0" w:color="auto"/>
              </w:divBdr>
            </w:div>
            <w:div w:id="870612363">
              <w:marLeft w:val="0"/>
              <w:marRight w:val="0"/>
              <w:marTop w:val="0"/>
              <w:marBottom w:val="0"/>
              <w:divBdr>
                <w:top w:val="none" w:sz="0" w:space="0" w:color="auto"/>
                <w:left w:val="none" w:sz="0" w:space="0" w:color="auto"/>
                <w:bottom w:val="none" w:sz="0" w:space="0" w:color="auto"/>
                <w:right w:val="none" w:sz="0" w:space="0" w:color="auto"/>
              </w:divBdr>
            </w:div>
            <w:div w:id="1821463893">
              <w:marLeft w:val="0"/>
              <w:marRight w:val="0"/>
              <w:marTop w:val="0"/>
              <w:marBottom w:val="0"/>
              <w:divBdr>
                <w:top w:val="none" w:sz="0" w:space="0" w:color="auto"/>
                <w:left w:val="none" w:sz="0" w:space="0" w:color="auto"/>
                <w:bottom w:val="none" w:sz="0" w:space="0" w:color="auto"/>
                <w:right w:val="none" w:sz="0" w:space="0" w:color="auto"/>
              </w:divBdr>
            </w:div>
            <w:div w:id="9363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0330">
      <w:bodyDiv w:val="1"/>
      <w:marLeft w:val="0"/>
      <w:marRight w:val="0"/>
      <w:marTop w:val="0"/>
      <w:marBottom w:val="0"/>
      <w:divBdr>
        <w:top w:val="none" w:sz="0" w:space="0" w:color="auto"/>
        <w:left w:val="none" w:sz="0" w:space="0" w:color="auto"/>
        <w:bottom w:val="none" w:sz="0" w:space="0" w:color="auto"/>
        <w:right w:val="none" w:sz="0" w:space="0" w:color="auto"/>
      </w:divBdr>
      <w:divsChild>
        <w:div w:id="920912146">
          <w:marLeft w:val="0"/>
          <w:marRight w:val="0"/>
          <w:marTop w:val="0"/>
          <w:marBottom w:val="0"/>
          <w:divBdr>
            <w:top w:val="none" w:sz="0" w:space="0" w:color="auto"/>
            <w:left w:val="none" w:sz="0" w:space="0" w:color="auto"/>
            <w:bottom w:val="none" w:sz="0" w:space="0" w:color="auto"/>
            <w:right w:val="none" w:sz="0" w:space="0" w:color="auto"/>
          </w:divBdr>
          <w:divsChild>
            <w:div w:id="356927127">
              <w:marLeft w:val="0"/>
              <w:marRight w:val="0"/>
              <w:marTop w:val="0"/>
              <w:marBottom w:val="0"/>
              <w:divBdr>
                <w:top w:val="none" w:sz="0" w:space="0" w:color="auto"/>
                <w:left w:val="none" w:sz="0" w:space="0" w:color="auto"/>
                <w:bottom w:val="none" w:sz="0" w:space="0" w:color="auto"/>
                <w:right w:val="none" w:sz="0" w:space="0" w:color="auto"/>
              </w:divBdr>
            </w:div>
            <w:div w:id="840702679">
              <w:marLeft w:val="0"/>
              <w:marRight w:val="0"/>
              <w:marTop w:val="0"/>
              <w:marBottom w:val="0"/>
              <w:divBdr>
                <w:top w:val="none" w:sz="0" w:space="0" w:color="auto"/>
                <w:left w:val="none" w:sz="0" w:space="0" w:color="auto"/>
                <w:bottom w:val="none" w:sz="0" w:space="0" w:color="auto"/>
                <w:right w:val="none" w:sz="0" w:space="0" w:color="auto"/>
              </w:divBdr>
            </w:div>
            <w:div w:id="948010709">
              <w:marLeft w:val="0"/>
              <w:marRight w:val="0"/>
              <w:marTop w:val="0"/>
              <w:marBottom w:val="0"/>
              <w:divBdr>
                <w:top w:val="none" w:sz="0" w:space="0" w:color="auto"/>
                <w:left w:val="none" w:sz="0" w:space="0" w:color="auto"/>
                <w:bottom w:val="none" w:sz="0" w:space="0" w:color="auto"/>
                <w:right w:val="none" w:sz="0" w:space="0" w:color="auto"/>
              </w:divBdr>
            </w:div>
            <w:div w:id="1694649624">
              <w:marLeft w:val="0"/>
              <w:marRight w:val="0"/>
              <w:marTop w:val="0"/>
              <w:marBottom w:val="0"/>
              <w:divBdr>
                <w:top w:val="none" w:sz="0" w:space="0" w:color="auto"/>
                <w:left w:val="none" w:sz="0" w:space="0" w:color="auto"/>
                <w:bottom w:val="none" w:sz="0" w:space="0" w:color="auto"/>
                <w:right w:val="none" w:sz="0" w:space="0" w:color="auto"/>
              </w:divBdr>
            </w:div>
            <w:div w:id="781262831">
              <w:marLeft w:val="0"/>
              <w:marRight w:val="0"/>
              <w:marTop w:val="0"/>
              <w:marBottom w:val="0"/>
              <w:divBdr>
                <w:top w:val="none" w:sz="0" w:space="0" w:color="auto"/>
                <w:left w:val="none" w:sz="0" w:space="0" w:color="auto"/>
                <w:bottom w:val="none" w:sz="0" w:space="0" w:color="auto"/>
                <w:right w:val="none" w:sz="0" w:space="0" w:color="auto"/>
              </w:divBdr>
            </w:div>
            <w:div w:id="542446215">
              <w:marLeft w:val="0"/>
              <w:marRight w:val="0"/>
              <w:marTop w:val="0"/>
              <w:marBottom w:val="0"/>
              <w:divBdr>
                <w:top w:val="none" w:sz="0" w:space="0" w:color="auto"/>
                <w:left w:val="none" w:sz="0" w:space="0" w:color="auto"/>
                <w:bottom w:val="none" w:sz="0" w:space="0" w:color="auto"/>
                <w:right w:val="none" w:sz="0" w:space="0" w:color="auto"/>
              </w:divBdr>
            </w:div>
            <w:div w:id="1561789512">
              <w:marLeft w:val="0"/>
              <w:marRight w:val="0"/>
              <w:marTop w:val="0"/>
              <w:marBottom w:val="0"/>
              <w:divBdr>
                <w:top w:val="none" w:sz="0" w:space="0" w:color="auto"/>
                <w:left w:val="none" w:sz="0" w:space="0" w:color="auto"/>
                <w:bottom w:val="none" w:sz="0" w:space="0" w:color="auto"/>
                <w:right w:val="none" w:sz="0" w:space="0" w:color="auto"/>
              </w:divBdr>
            </w:div>
            <w:div w:id="990989096">
              <w:marLeft w:val="0"/>
              <w:marRight w:val="0"/>
              <w:marTop w:val="0"/>
              <w:marBottom w:val="0"/>
              <w:divBdr>
                <w:top w:val="none" w:sz="0" w:space="0" w:color="auto"/>
                <w:left w:val="none" w:sz="0" w:space="0" w:color="auto"/>
                <w:bottom w:val="none" w:sz="0" w:space="0" w:color="auto"/>
                <w:right w:val="none" w:sz="0" w:space="0" w:color="auto"/>
              </w:divBdr>
            </w:div>
            <w:div w:id="1573854877">
              <w:marLeft w:val="0"/>
              <w:marRight w:val="0"/>
              <w:marTop w:val="0"/>
              <w:marBottom w:val="0"/>
              <w:divBdr>
                <w:top w:val="none" w:sz="0" w:space="0" w:color="auto"/>
                <w:left w:val="none" w:sz="0" w:space="0" w:color="auto"/>
                <w:bottom w:val="none" w:sz="0" w:space="0" w:color="auto"/>
                <w:right w:val="none" w:sz="0" w:space="0" w:color="auto"/>
              </w:divBdr>
            </w:div>
            <w:div w:id="2093427506">
              <w:marLeft w:val="0"/>
              <w:marRight w:val="0"/>
              <w:marTop w:val="0"/>
              <w:marBottom w:val="0"/>
              <w:divBdr>
                <w:top w:val="none" w:sz="0" w:space="0" w:color="auto"/>
                <w:left w:val="none" w:sz="0" w:space="0" w:color="auto"/>
                <w:bottom w:val="none" w:sz="0" w:space="0" w:color="auto"/>
                <w:right w:val="none" w:sz="0" w:space="0" w:color="auto"/>
              </w:divBdr>
            </w:div>
            <w:div w:id="783187150">
              <w:marLeft w:val="0"/>
              <w:marRight w:val="0"/>
              <w:marTop w:val="0"/>
              <w:marBottom w:val="0"/>
              <w:divBdr>
                <w:top w:val="none" w:sz="0" w:space="0" w:color="auto"/>
                <w:left w:val="none" w:sz="0" w:space="0" w:color="auto"/>
                <w:bottom w:val="none" w:sz="0" w:space="0" w:color="auto"/>
                <w:right w:val="none" w:sz="0" w:space="0" w:color="auto"/>
              </w:divBdr>
            </w:div>
            <w:div w:id="686442138">
              <w:marLeft w:val="0"/>
              <w:marRight w:val="0"/>
              <w:marTop w:val="0"/>
              <w:marBottom w:val="0"/>
              <w:divBdr>
                <w:top w:val="none" w:sz="0" w:space="0" w:color="auto"/>
                <w:left w:val="none" w:sz="0" w:space="0" w:color="auto"/>
                <w:bottom w:val="none" w:sz="0" w:space="0" w:color="auto"/>
                <w:right w:val="none" w:sz="0" w:space="0" w:color="auto"/>
              </w:divBdr>
            </w:div>
            <w:div w:id="344206969">
              <w:marLeft w:val="0"/>
              <w:marRight w:val="0"/>
              <w:marTop w:val="0"/>
              <w:marBottom w:val="0"/>
              <w:divBdr>
                <w:top w:val="none" w:sz="0" w:space="0" w:color="auto"/>
                <w:left w:val="none" w:sz="0" w:space="0" w:color="auto"/>
                <w:bottom w:val="none" w:sz="0" w:space="0" w:color="auto"/>
                <w:right w:val="none" w:sz="0" w:space="0" w:color="auto"/>
              </w:divBdr>
            </w:div>
            <w:div w:id="1631939295">
              <w:marLeft w:val="0"/>
              <w:marRight w:val="0"/>
              <w:marTop w:val="0"/>
              <w:marBottom w:val="0"/>
              <w:divBdr>
                <w:top w:val="none" w:sz="0" w:space="0" w:color="auto"/>
                <w:left w:val="none" w:sz="0" w:space="0" w:color="auto"/>
                <w:bottom w:val="none" w:sz="0" w:space="0" w:color="auto"/>
                <w:right w:val="none" w:sz="0" w:space="0" w:color="auto"/>
              </w:divBdr>
            </w:div>
            <w:div w:id="485442296">
              <w:marLeft w:val="0"/>
              <w:marRight w:val="0"/>
              <w:marTop w:val="0"/>
              <w:marBottom w:val="0"/>
              <w:divBdr>
                <w:top w:val="none" w:sz="0" w:space="0" w:color="auto"/>
                <w:left w:val="none" w:sz="0" w:space="0" w:color="auto"/>
                <w:bottom w:val="none" w:sz="0" w:space="0" w:color="auto"/>
                <w:right w:val="none" w:sz="0" w:space="0" w:color="auto"/>
              </w:divBdr>
            </w:div>
            <w:div w:id="1256673486">
              <w:marLeft w:val="0"/>
              <w:marRight w:val="0"/>
              <w:marTop w:val="0"/>
              <w:marBottom w:val="0"/>
              <w:divBdr>
                <w:top w:val="none" w:sz="0" w:space="0" w:color="auto"/>
                <w:left w:val="none" w:sz="0" w:space="0" w:color="auto"/>
                <w:bottom w:val="none" w:sz="0" w:space="0" w:color="auto"/>
                <w:right w:val="none" w:sz="0" w:space="0" w:color="auto"/>
              </w:divBdr>
            </w:div>
            <w:div w:id="210777241">
              <w:marLeft w:val="0"/>
              <w:marRight w:val="0"/>
              <w:marTop w:val="0"/>
              <w:marBottom w:val="0"/>
              <w:divBdr>
                <w:top w:val="none" w:sz="0" w:space="0" w:color="auto"/>
                <w:left w:val="none" w:sz="0" w:space="0" w:color="auto"/>
                <w:bottom w:val="none" w:sz="0" w:space="0" w:color="auto"/>
                <w:right w:val="none" w:sz="0" w:space="0" w:color="auto"/>
              </w:divBdr>
            </w:div>
            <w:div w:id="2032220526">
              <w:marLeft w:val="0"/>
              <w:marRight w:val="0"/>
              <w:marTop w:val="0"/>
              <w:marBottom w:val="0"/>
              <w:divBdr>
                <w:top w:val="none" w:sz="0" w:space="0" w:color="auto"/>
                <w:left w:val="none" w:sz="0" w:space="0" w:color="auto"/>
                <w:bottom w:val="none" w:sz="0" w:space="0" w:color="auto"/>
                <w:right w:val="none" w:sz="0" w:space="0" w:color="auto"/>
              </w:divBdr>
            </w:div>
            <w:div w:id="1459761897">
              <w:marLeft w:val="0"/>
              <w:marRight w:val="0"/>
              <w:marTop w:val="0"/>
              <w:marBottom w:val="0"/>
              <w:divBdr>
                <w:top w:val="none" w:sz="0" w:space="0" w:color="auto"/>
                <w:left w:val="none" w:sz="0" w:space="0" w:color="auto"/>
                <w:bottom w:val="none" w:sz="0" w:space="0" w:color="auto"/>
                <w:right w:val="none" w:sz="0" w:space="0" w:color="auto"/>
              </w:divBdr>
            </w:div>
            <w:div w:id="813372942">
              <w:marLeft w:val="0"/>
              <w:marRight w:val="0"/>
              <w:marTop w:val="0"/>
              <w:marBottom w:val="0"/>
              <w:divBdr>
                <w:top w:val="none" w:sz="0" w:space="0" w:color="auto"/>
                <w:left w:val="none" w:sz="0" w:space="0" w:color="auto"/>
                <w:bottom w:val="none" w:sz="0" w:space="0" w:color="auto"/>
                <w:right w:val="none" w:sz="0" w:space="0" w:color="auto"/>
              </w:divBdr>
            </w:div>
            <w:div w:id="463815182">
              <w:marLeft w:val="0"/>
              <w:marRight w:val="0"/>
              <w:marTop w:val="0"/>
              <w:marBottom w:val="0"/>
              <w:divBdr>
                <w:top w:val="none" w:sz="0" w:space="0" w:color="auto"/>
                <w:left w:val="none" w:sz="0" w:space="0" w:color="auto"/>
                <w:bottom w:val="none" w:sz="0" w:space="0" w:color="auto"/>
                <w:right w:val="none" w:sz="0" w:space="0" w:color="auto"/>
              </w:divBdr>
            </w:div>
            <w:div w:id="961500607">
              <w:marLeft w:val="0"/>
              <w:marRight w:val="0"/>
              <w:marTop w:val="0"/>
              <w:marBottom w:val="0"/>
              <w:divBdr>
                <w:top w:val="none" w:sz="0" w:space="0" w:color="auto"/>
                <w:left w:val="none" w:sz="0" w:space="0" w:color="auto"/>
                <w:bottom w:val="none" w:sz="0" w:space="0" w:color="auto"/>
                <w:right w:val="none" w:sz="0" w:space="0" w:color="auto"/>
              </w:divBdr>
            </w:div>
            <w:div w:id="879785053">
              <w:marLeft w:val="0"/>
              <w:marRight w:val="0"/>
              <w:marTop w:val="0"/>
              <w:marBottom w:val="0"/>
              <w:divBdr>
                <w:top w:val="none" w:sz="0" w:space="0" w:color="auto"/>
                <w:left w:val="none" w:sz="0" w:space="0" w:color="auto"/>
                <w:bottom w:val="none" w:sz="0" w:space="0" w:color="auto"/>
                <w:right w:val="none" w:sz="0" w:space="0" w:color="auto"/>
              </w:divBdr>
            </w:div>
            <w:div w:id="1097943262">
              <w:marLeft w:val="0"/>
              <w:marRight w:val="0"/>
              <w:marTop w:val="0"/>
              <w:marBottom w:val="0"/>
              <w:divBdr>
                <w:top w:val="none" w:sz="0" w:space="0" w:color="auto"/>
                <w:left w:val="none" w:sz="0" w:space="0" w:color="auto"/>
                <w:bottom w:val="none" w:sz="0" w:space="0" w:color="auto"/>
                <w:right w:val="none" w:sz="0" w:space="0" w:color="auto"/>
              </w:divBdr>
            </w:div>
            <w:div w:id="243952321">
              <w:marLeft w:val="0"/>
              <w:marRight w:val="0"/>
              <w:marTop w:val="0"/>
              <w:marBottom w:val="0"/>
              <w:divBdr>
                <w:top w:val="none" w:sz="0" w:space="0" w:color="auto"/>
                <w:left w:val="none" w:sz="0" w:space="0" w:color="auto"/>
                <w:bottom w:val="none" w:sz="0" w:space="0" w:color="auto"/>
                <w:right w:val="none" w:sz="0" w:space="0" w:color="auto"/>
              </w:divBdr>
            </w:div>
            <w:div w:id="153451866">
              <w:marLeft w:val="0"/>
              <w:marRight w:val="0"/>
              <w:marTop w:val="0"/>
              <w:marBottom w:val="0"/>
              <w:divBdr>
                <w:top w:val="none" w:sz="0" w:space="0" w:color="auto"/>
                <w:left w:val="none" w:sz="0" w:space="0" w:color="auto"/>
                <w:bottom w:val="none" w:sz="0" w:space="0" w:color="auto"/>
                <w:right w:val="none" w:sz="0" w:space="0" w:color="auto"/>
              </w:divBdr>
            </w:div>
            <w:div w:id="214781689">
              <w:marLeft w:val="0"/>
              <w:marRight w:val="0"/>
              <w:marTop w:val="0"/>
              <w:marBottom w:val="0"/>
              <w:divBdr>
                <w:top w:val="none" w:sz="0" w:space="0" w:color="auto"/>
                <w:left w:val="none" w:sz="0" w:space="0" w:color="auto"/>
                <w:bottom w:val="none" w:sz="0" w:space="0" w:color="auto"/>
                <w:right w:val="none" w:sz="0" w:space="0" w:color="auto"/>
              </w:divBdr>
            </w:div>
            <w:div w:id="1357660077">
              <w:marLeft w:val="0"/>
              <w:marRight w:val="0"/>
              <w:marTop w:val="0"/>
              <w:marBottom w:val="0"/>
              <w:divBdr>
                <w:top w:val="none" w:sz="0" w:space="0" w:color="auto"/>
                <w:left w:val="none" w:sz="0" w:space="0" w:color="auto"/>
                <w:bottom w:val="none" w:sz="0" w:space="0" w:color="auto"/>
                <w:right w:val="none" w:sz="0" w:space="0" w:color="auto"/>
              </w:divBdr>
            </w:div>
            <w:div w:id="2109229544">
              <w:marLeft w:val="0"/>
              <w:marRight w:val="0"/>
              <w:marTop w:val="0"/>
              <w:marBottom w:val="0"/>
              <w:divBdr>
                <w:top w:val="none" w:sz="0" w:space="0" w:color="auto"/>
                <w:left w:val="none" w:sz="0" w:space="0" w:color="auto"/>
                <w:bottom w:val="none" w:sz="0" w:space="0" w:color="auto"/>
                <w:right w:val="none" w:sz="0" w:space="0" w:color="auto"/>
              </w:divBdr>
            </w:div>
            <w:div w:id="1906794066">
              <w:marLeft w:val="0"/>
              <w:marRight w:val="0"/>
              <w:marTop w:val="0"/>
              <w:marBottom w:val="0"/>
              <w:divBdr>
                <w:top w:val="none" w:sz="0" w:space="0" w:color="auto"/>
                <w:left w:val="none" w:sz="0" w:space="0" w:color="auto"/>
                <w:bottom w:val="none" w:sz="0" w:space="0" w:color="auto"/>
                <w:right w:val="none" w:sz="0" w:space="0" w:color="auto"/>
              </w:divBdr>
            </w:div>
            <w:div w:id="392460762">
              <w:marLeft w:val="0"/>
              <w:marRight w:val="0"/>
              <w:marTop w:val="0"/>
              <w:marBottom w:val="0"/>
              <w:divBdr>
                <w:top w:val="none" w:sz="0" w:space="0" w:color="auto"/>
                <w:left w:val="none" w:sz="0" w:space="0" w:color="auto"/>
                <w:bottom w:val="none" w:sz="0" w:space="0" w:color="auto"/>
                <w:right w:val="none" w:sz="0" w:space="0" w:color="auto"/>
              </w:divBdr>
            </w:div>
            <w:div w:id="1414624155">
              <w:marLeft w:val="0"/>
              <w:marRight w:val="0"/>
              <w:marTop w:val="0"/>
              <w:marBottom w:val="0"/>
              <w:divBdr>
                <w:top w:val="none" w:sz="0" w:space="0" w:color="auto"/>
                <w:left w:val="none" w:sz="0" w:space="0" w:color="auto"/>
                <w:bottom w:val="none" w:sz="0" w:space="0" w:color="auto"/>
                <w:right w:val="none" w:sz="0" w:space="0" w:color="auto"/>
              </w:divBdr>
            </w:div>
            <w:div w:id="935790209">
              <w:marLeft w:val="0"/>
              <w:marRight w:val="0"/>
              <w:marTop w:val="0"/>
              <w:marBottom w:val="0"/>
              <w:divBdr>
                <w:top w:val="none" w:sz="0" w:space="0" w:color="auto"/>
                <w:left w:val="none" w:sz="0" w:space="0" w:color="auto"/>
                <w:bottom w:val="none" w:sz="0" w:space="0" w:color="auto"/>
                <w:right w:val="none" w:sz="0" w:space="0" w:color="auto"/>
              </w:divBdr>
            </w:div>
            <w:div w:id="963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3230">
      <w:bodyDiv w:val="1"/>
      <w:marLeft w:val="0"/>
      <w:marRight w:val="0"/>
      <w:marTop w:val="0"/>
      <w:marBottom w:val="0"/>
      <w:divBdr>
        <w:top w:val="none" w:sz="0" w:space="0" w:color="auto"/>
        <w:left w:val="none" w:sz="0" w:space="0" w:color="auto"/>
        <w:bottom w:val="none" w:sz="0" w:space="0" w:color="auto"/>
        <w:right w:val="none" w:sz="0" w:space="0" w:color="auto"/>
      </w:divBdr>
      <w:divsChild>
        <w:div w:id="178324737">
          <w:marLeft w:val="640"/>
          <w:marRight w:val="0"/>
          <w:marTop w:val="0"/>
          <w:marBottom w:val="0"/>
          <w:divBdr>
            <w:top w:val="none" w:sz="0" w:space="0" w:color="auto"/>
            <w:left w:val="none" w:sz="0" w:space="0" w:color="auto"/>
            <w:bottom w:val="none" w:sz="0" w:space="0" w:color="auto"/>
            <w:right w:val="none" w:sz="0" w:space="0" w:color="auto"/>
          </w:divBdr>
        </w:div>
        <w:div w:id="216284894">
          <w:marLeft w:val="640"/>
          <w:marRight w:val="0"/>
          <w:marTop w:val="0"/>
          <w:marBottom w:val="0"/>
          <w:divBdr>
            <w:top w:val="none" w:sz="0" w:space="0" w:color="auto"/>
            <w:left w:val="none" w:sz="0" w:space="0" w:color="auto"/>
            <w:bottom w:val="none" w:sz="0" w:space="0" w:color="auto"/>
            <w:right w:val="none" w:sz="0" w:space="0" w:color="auto"/>
          </w:divBdr>
        </w:div>
        <w:div w:id="1459104515">
          <w:marLeft w:val="640"/>
          <w:marRight w:val="0"/>
          <w:marTop w:val="0"/>
          <w:marBottom w:val="0"/>
          <w:divBdr>
            <w:top w:val="none" w:sz="0" w:space="0" w:color="auto"/>
            <w:left w:val="none" w:sz="0" w:space="0" w:color="auto"/>
            <w:bottom w:val="none" w:sz="0" w:space="0" w:color="auto"/>
            <w:right w:val="none" w:sz="0" w:space="0" w:color="auto"/>
          </w:divBdr>
        </w:div>
        <w:div w:id="787896945">
          <w:marLeft w:val="640"/>
          <w:marRight w:val="0"/>
          <w:marTop w:val="0"/>
          <w:marBottom w:val="0"/>
          <w:divBdr>
            <w:top w:val="none" w:sz="0" w:space="0" w:color="auto"/>
            <w:left w:val="none" w:sz="0" w:space="0" w:color="auto"/>
            <w:bottom w:val="none" w:sz="0" w:space="0" w:color="auto"/>
            <w:right w:val="none" w:sz="0" w:space="0" w:color="auto"/>
          </w:divBdr>
        </w:div>
        <w:div w:id="1374042797">
          <w:marLeft w:val="640"/>
          <w:marRight w:val="0"/>
          <w:marTop w:val="0"/>
          <w:marBottom w:val="0"/>
          <w:divBdr>
            <w:top w:val="none" w:sz="0" w:space="0" w:color="auto"/>
            <w:left w:val="none" w:sz="0" w:space="0" w:color="auto"/>
            <w:bottom w:val="none" w:sz="0" w:space="0" w:color="auto"/>
            <w:right w:val="none" w:sz="0" w:space="0" w:color="auto"/>
          </w:divBdr>
        </w:div>
        <w:div w:id="371004513">
          <w:marLeft w:val="640"/>
          <w:marRight w:val="0"/>
          <w:marTop w:val="0"/>
          <w:marBottom w:val="0"/>
          <w:divBdr>
            <w:top w:val="none" w:sz="0" w:space="0" w:color="auto"/>
            <w:left w:val="none" w:sz="0" w:space="0" w:color="auto"/>
            <w:bottom w:val="none" w:sz="0" w:space="0" w:color="auto"/>
            <w:right w:val="none" w:sz="0" w:space="0" w:color="auto"/>
          </w:divBdr>
        </w:div>
        <w:div w:id="1290816534">
          <w:marLeft w:val="640"/>
          <w:marRight w:val="0"/>
          <w:marTop w:val="0"/>
          <w:marBottom w:val="0"/>
          <w:divBdr>
            <w:top w:val="none" w:sz="0" w:space="0" w:color="auto"/>
            <w:left w:val="none" w:sz="0" w:space="0" w:color="auto"/>
            <w:bottom w:val="none" w:sz="0" w:space="0" w:color="auto"/>
            <w:right w:val="none" w:sz="0" w:space="0" w:color="auto"/>
          </w:divBdr>
        </w:div>
        <w:div w:id="172837411">
          <w:marLeft w:val="640"/>
          <w:marRight w:val="0"/>
          <w:marTop w:val="0"/>
          <w:marBottom w:val="0"/>
          <w:divBdr>
            <w:top w:val="none" w:sz="0" w:space="0" w:color="auto"/>
            <w:left w:val="none" w:sz="0" w:space="0" w:color="auto"/>
            <w:bottom w:val="none" w:sz="0" w:space="0" w:color="auto"/>
            <w:right w:val="none" w:sz="0" w:space="0" w:color="auto"/>
          </w:divBdr>
        </w:div>
        <w:div w:id="889076830">
          <w:marLeft w:val="640"/>
          <w:marRight w:val="0"/>
          <w:marTop w:val="0"/>
          <w:marBottom w:val="0"/>
          <w:divBdr>
            <w:top w:val="none" w:sz="0" w:space="0" w:color="auto"/>
            <w:left w:val="none" w:sz="0" w:space="0" w:color="auto"/>
            <w:bottom w:val="none" w:sz="0" w:space="0" w:color="auto"/>
            <w:right w:val="none" w:sz="0" w:space="0" w:color="auto"/>
          </w:divBdr>
        </w:div>
        <w:div w:id="250436367">
          <w:marLeft w:val="640"/>
          <w:marRight w:val="0"/>
          <w:marTop w:val="0"/>
          <w:marBottom w:val="0"/>
          <w:divBdr>
            <w:top w:val="none" w:sz="0" w:space="0" w:color="auto"/>
            <w:left w:val="none" w:sz="0" w:space="0" w:color="auto"/>
            <w:bottom w:val="none" w:sz="0" w:space="0" w:color="auto"/>
            <w:right w:val="none" w:sz="0" w:space="0" w:color="auto"/>
          </w:divBdr>
        </w:div>
        <w:div w:id="1828202833">
          <w:marLeft w:val="640"/>
          <w:marRight w:val="0"/>
          <w:marTop w:val="0"/>
          <w:marBottom w:val="0"/>
          <w:divBdr>
            <w:top w:val="none" w:sz="0" w:space="0" w:color="auto"/>
            <w:left w:val="none" w:sz="0" w:space="0" w:color="auto"/>
            <w:bottom w:val="none" w:sz="0" w:space="0" w:color="auto"/>
            <w:right w:val="none" w:sz="0" w:space="0" w:color="auto"/>
          </w:divBdr>
        </w:div>
        <w:div w:id="351759509">
          <w:marLeft w:val="640"/>
          <w:marRight w:val="0"/>
          <w:marTop w:val="0"/>
          <w:marBottom w:val="0"/>
          <w:divBdr>
            <w:top w:val="none" w:sz="0" w:space="0" w:color="auto"/>
            <w:left w:val="none" w:sz="0" w:space="0" w:color="auto"/>
            <w:bottom w:val="none" w:sz="0" w:space="0" w:color="auto"/>
            <w:right w:val="none" w:sz="0" w:space="0" w:color="auto"/>
          </w:divBdr>
        </w:div>
        <w:div w:id="881752131">
          <w:marLeft w:val="640"/>
          <w:marRight w:val="0"/>
          <w:marTop w:val="0"/>
          <w:marBottom w:val="0"/>
          <w:divBdr>
            <w:top w:val="none" w:sz="0" w:space="0" w:color="auto"/>
            <w:left w:val="none" w:sz="0" w:space="0" w:color="auto"/>
            <w:bottom w:val="none" w:sz="0" w:space="0" w:color="auto"/>
            <w:right w:val="none" w:sz="0" w:space="0" w:color="auto"/>
          </w:divBdr>
        </w:div>
        <w:div w:id="1507212495">
          <w:marLeft w:val="640"/>
          <w:marRight w:val="0"/>
          <w:marTop w:val="0"/>
          <w:marBottom w:val="0"/>
          <w:divBdr>
            <w:top w:val="none" w:sz="0" w:space="0" w:color="auto"/>
            <w:left w:val="none" w:sz="0" w:space="0" w:color="auto"/>
            <w:bottom w:val="none" w:sz="0" w:space="0" w:color="auto"/>
            <w:right w:val="none" w:sz="0" w:space="0" w:color="auto"/>
          </w:divBdr>
        </w:div>
        <w:div w:id="1902860527">
          <w:marLeft w:val="640"/>
          <w:marRight w:val="0"/>
          <w:marTop w:val="0"/>
          <w:marBottom w:val="0"/>
          <w:divBdr>
            <w:top w:val="none" w:sz="0" w:space="0" w:color="auto"/>
            <w:left w:val="none" w:sz="0" w:space="0" w:color="auto"/>
            <w:bottom w:val="none" w:sz="0" w:space="0" w:color="auto"/>
            <w:right w:val="none" w:sz="0" w:space="0" w:color="auto"/>
          </w:divBdr>
        </w:div>
        <w:div w:id="1640764376">
          <w:marLeft w:val="640"/>
          <w:marRight w:val="0"/>
          <w:marTop w:val="0"/>
          <w:marBottom w:val="0"/>
          <w:divBdr>
            <w:top w:val="none" w:sz="0" w:space="0" w:color="auto"/>
            <w:left w:val="none" w:sz="0" w:space="0" w:color="auto"/>
            <w:bottom w:val="none" w:sz="0" w:space="0" w:color="auto"/>
            <w:right w:val="none" w:sz="0" w:space="0" w:color="auto"/>
          </w:divBdr>
        </w:div>
        <w:div w:id="1115440794">
          <w:marLeft w:val="640"/>
          <w:marRight w:val="0"/>
          <w:marTop w:val="0"/>
          <w:marBottom w:val="0"/>
          <w:divBdr>
            <w:top w:val="none" w:sz="0" w:space="0" w:color="auto"/>
            <w:left w:val="none" w:sz="0" w:space="0" w:color="auto"/>
            <w:bottom w:val="none" w:sz="0" w:space="0" w:color="auto"/>
            <w:right w:val="none" w:sz="0" w:space="0" w:color="auto"/>
          </w:divBdr>
        </w:div>
        <w:div w:id="813641940">
          <w:marLeft w:val="640"/>
          <w:marRight w:val="0"/>
          <w:marTop w:val="0"/>
          <w:marBottom w:val="0"/>
          <w:divBdr>
            <w:top w:val="none" w:sz="0" w:space="0" w:color="auto"/>
            <w:left w:val="none" w:sz="0" w:space="0" w:color="auto"/>
            <w:bottom w:val="none" w:sz="0" w:space="0" w:color="auto"/>
            <w:right w:val="none" w:sz="0" w:space="0" w:color="auto"/>
          </w:divBdr>
        </w:div>
        <w:div w:id="1253590189">
          <w:marLeft w:val="640"/>
          <w:marRight w:val="0"/>
          <w:marTop w:val="0"/>
          <w:marBottom w:val="0"/>
          <w:divBdr>
            <w:top w:val="none" w:sz="0" w:space="0" w:color="auto"/>
            <w:left w:val="none" w:sz="0" w:space="0" w:color="auto"/>
            <w:bottom w:val="none" w:sz="0" w:space="0" w:color="auto"/>
            <w:right w:val="none" w:sz="0" w:space="0" w:color="auto"/>
          </w:divBdr>
        </w:div>
        <w:div w:id="764110013">
          <w:marLeft w:val="640"/>
          <w:marRight w:val="0"/>
          <w:marTop w:val="0"/>
          <w:marBottom w:val="0"/>
          <w:divBdr>
            <w:top w:val="none" w:sz="0" w:space="0" w:color="auto"/>
            <w:left w:val="none" w:sz="0" w:space="0" w:color="auto"/>
            <w:bottom w:val="none" w:sz="0" w:space="0" w:color="auto"/>
            <w:right w:val="none" w:sz="0" w:space="0" w:color="auto"/>
          </w:divBdr>
        </w:div>
        <w:div w:id="1506088969">
          <w:marLeft w:val="640"/>
          <w:marRight w:val="0"/>
          <w:marTop w:val="0"/>
          <w:marBottom w:val="0"/>
          <w:divBdr>
            <w:top w:val="none" w:sz="0" w:space="0" w:color="auto"/>
            <w:left w:val="none" w:sz="0" w:space="0" w:color="auto"/>
            <w:bottom w:val="none" w:sz="0" w:space="0" w:color="auto"/>
            <w:right w:val="none" w:sz="0" w:space="0" w:color="auto"/>
          </w:divBdr>
        </w:div>
        <w:div w:id="524253290">
          <w:marLeft w:val="640"/>
          <w:marRight w:val="0"/>
          <w:marTop w:val="0"/>
          <w:marBottom w:val="0"/>
          <w:divBdr>
            <w:top w:val="none" w:sz="0" w:space="0" w:color="auto"/>
            <w:left w:val="none" w:sz="0" w:space="0" w:color="auto"/>
            <w:bottom w:val="none" w:sz="0" w:space="0" w:color="auto"/>
            <w:right w:val="none" w:sz="0" w:space="0" w:color="auto"/>
          </w:divBdr>
        </w:div>
        <w:div w:id="621110712">
          <w:marLeft w:val="640"/>
          <w:marRight w:val="0"/>
          <w:marTop w:val="0"/>
          <w:marBottom w:val="0"/>
          <w:divBdr>
            <w:top w:val="none" w:sz="0" w:space="0" w:color="auto"/>
            <w:left w:val="none" w:sz="0" w:space="0" w:color="auto"/>
            <w:bottom w:val="none" w:sz="0" w:space="0" w:color="auto"/>
            <w:right w:val="none" w:sz="0" w:space="0" w:color="auto"/>
          </w:divBdr>
        </w:div>
        <w:div w:id="1888446030">
          <w:marLeft w:val="640"/>
          <w:marRight w:val="0"/>
          <w:marTop w:val="0"/>
          <w:marBottom w:val="0"/>
          <w:divBdr>
            <w:top w:val="none" w:sz="0" w:space="0" w:color="auto"/>
            <w:left w:val="none" w:sz="0" w:space="0" w:color="auto"/>
            <w:bottom w:val="none" w:sz="0" w:space="0" w:color="auto"/>
            <w:right w:val="none" w:sz="0" w:space="0" w:color="auto"/>
          </w:divBdr>
        </w:div>
        <w:div w:id="1659722081">
          <w:marLeft w:val="640"/>
          <w:marRight w:val="0"/>
          <w:marTop w:val="0"/>
          <w:marBottom w:val="0"/>
          <w:divBdr>
            <w:top w:val="none" w:sz="0" w:space="0" w:color="auto"/>
            <w:left w:val="none" w:sz="0" w:space="0" w:color="auto"/>
            <w:bottom w:val="none" w:sz="0" w:space="0" w:color="auto"/>
            <w:right w:val="none" w:sz="0" w:space="0" w:color="auto"/>
          </w:divBdr>
        </w:div>
        <w:div w:id="229923865">
          <w:marLeft w:val="640"/>
          <w:marRight w:val="0"/>
          <w:marTop w:val="0"/>
          <w:marBottom w:val="0"/>
          <w:divBdr>
            <w:top w:val="none" w:sz="0" w:space="0" w:color="auto"/>
            <w:left w:val="none" w:sz="0" w:space="0" w:color="auto"/>
            <w:bottom w:val="none" w:sz="0" w:space="0" w:color="auto"/>
            <w:right w:val="none" w:sz="0" w:space="0" w:color="auto"/>
          </w:divBdr>
        </w:div>
        <w:div w:id="1113482161">
          <w:marLeft w:val="640"/>
          <w:marRight w:val="0"/>
          <w:marTop w:val="0"/>
          <w:marBottom w:val="0"/>
          <w:divBdr>
            <w:top w:val="none" w:sz="0" w:space="0" w:color="auto"/>
            <w:left w:val="none" w:sz="0" w:space="0" w:color="auto"/>
            <w:bottom w:val="none" w:sz="0" w:space="0" w:color="auto"/>
            <w:right w:val="none" w:sz="0" w:space="0" w:color="auto"/>
          </w:divBdr>
        </w:div>
        <w:div w:id="846595560">
          <w:marLeft w:val="640"/>
          <w:marRight w:val="0"/>
          <w:marTop w:val="0"/>
          <w:marBottom w:val="0"/>
          <w:divBdr>
            <w:top w:val="none" w:sz="0" w:space="0" w:color="auto"/>
            <w:left w:val="none" w:sz="0" w:space="0" w:color="auto"/>
            <w:bottom w:val="none" w:sz="0" w:space="0" w:color="auto"/>
            <w:right w:val="none" w:sz="0" w:space="0" w:color="auto"/>
          </w:divBdr>
        </w:div>
        <w:div w:id="650525129">
          <w:marLeft w:val="640"/>
          <w:marRight w:val="0"/>
          <w:marTop w:val="0"/>
          <w:marBottom w:val="0"/>
          <w:divBdr>
            <w:top w:val="none" w:sz="0" w:space="0" w:color="auto"/>
            <w:left w:val="none" w:sz="0" w:space="0" w:color="auto"/>
            <w:bottom w:val="none" w:sz="0" w:space="0" w:color="auto"/>
            <w:right w:val="none" w:sz="0" w:space="0" w:color="auto"/>
          </w:divBdr>
        </w:div>
        <w:div w:id="1681589680">
          <w:marLeft w:val="640"/>
          <w:marRight w:val="0"/>
          <w:marTop w:val="0"/>
          <w:marBottom w:val="0"/>
          <w:divBdr>
            <w:top w:val="none" w:sz="0" w:space="0" w:color="auto"/>
            <w:left w:val="none" w:sz="0" w:space="0" w:color="auto"/>
            <w:bottom w:val="none" w:sz="0" w:space="0" w:color="auto"/>
            <w:right w:val="none" w:sz="0" w:space="0" w:color="auto"/>
          </w:divBdr>
        </w:div>
        <w:div w:id="892810056">
          <w:marLeft w:val="640"/>
          <w:marRight w:val="0"/>
          <w:marTop w:val="0"/>
          <w:marBottom w:val="0"/>
          <w:divBdr>
            <w:top w:val="none" w:sz="0" w:space="0" w:color="auto"/>
            <w:left w:val="none" w:sz="0" w:space="0" w:color="auto"/>
            <w:bottom w:val="none" w:sz="0" w:space="0" w:color="auto"/>
            <w:right w:val="none" w:sz="0" w:space="0" w:color="auto"/>
          </w:divBdr>
        </w:div>
        <w:div w:id="1673489487">
          <w:marLeft w:val="640"/>
          <w:marRight w:val="0"/>
          <w:marTop w:val="0"/>
          <w:marBottom w:val="0"/>
          <w:divBdr>
            <w:top w:val="none" w:sz="0" w:space="0" w:color="auto"/>
            <w:left w:val="none" w:sz="0" w:space="0" w:color="auto"/>
            <w:bottom w:val="none" w:sz="0" w:space="0" w:color="auto"/>
            <w:right w:val="none" w:sz="0" w:space="0" w:color="auto"/>
          </w:divBdr>
        </w:div>
        <w:div w:id="748238604">
          <w:marLeft w:val="640"/>
          <w:marRight w:val="0"/>
          <w:marTop w:val="0"/>
          <w:marBottom w:val="0"/>
          <w:divBdr>
            <w:top w:val="none" w:sz="0" w:space="0" w:color="auto"/>
            <w:left w:val="none" w:sz="0" w:space="0" w:color="auto"/>
            <w:bottom w:val="none" w:sz="0" w:space="0" w:color="auto"/>
            <w:right w:val="none" w:sz="0" w:space="0" w:color="auto"/>
          </w:divBdr>
        </w:div>
        <w:div w:id="1498882792">
          <w:marLeft w:val="640"/>
          <w:marRight w:val="0"/>
          <w:marTop w:val="0"/>
          <w:marBottom w:val="0"/>
          <w:divBdr>
            <w:top w:val="none" w:sz="0" w:space="0" w:color="auto"/>
            <w:left w:val="none" w:sz="0" w:space="0" w:color="auto"/>
            <w:bottom w:val="none" w:sz="0" w:space="0" w:color="auto"/>
            <w:right w:val="none" w:sz="0" w:space="0" w:color="auto"/>
          </w:divBdr>
        </w:div>
        <w:div w:id="893079979">
          <w:marLeft w:val="640"/>
          <w:marRight w:val="0"/>
          <w:marTop w:val="0"/>
          <w:marBottom w:val="0"/>
          <w:divBdr>
            <w:top w:val="none" w:sz="0" w:space="0" w:color="auto"/>
            <w:left w:val="none" w:sz="0" w:space="0" w:color="auto"/>
            <w:bottom w:val="none" w:sz="0" w:space="0" w:color="auto"/>
            <w:right w:val="none" w:sz="0" w:space="0" w:color="auto"/>
          </w:divBdr>
        </w:div>
      </w:divsChild>
    </w:div>
    <w:div w:id="511147639">
      <w:bodyDiv w:val="1"/>
      <w:marLeft w:val="0"/>
      <w:marRight w:val="0"/>
      <w:marTop w:val="0"/>
      <w:marBottom w:val="0"/>
      <w:divBdr>
        <w:top w:val="none" w:sz="0" w:space="0" w:color="auto"/>
        <w:left w:val="none" w:sz="0" w:space="0" w:color="auto"/>
        <w:bottom w:val="none" w:sz="0" w:space="0" w:color="auto"/>
        <w:right w:val="none" w:sz="0" w:space="0" w:color="auto"/>
      </w:divBdr>
      <w:divsChild>
        <w:div w:id="1292328107">
          <w:marLeft w:val="0"/>
          <w:marRight w:val="0"/>
          <w:marTop w:val="0"/>
          <w:marBottom w:val="0"/>
          <w:divBdr>
            <w:top w:val="none" w:sz="0" w:space="0" w:color="auto"/>
            <w:left w:val="none" w:sz="0" w:space="0" w:color="auto"/>
            <w:bottom w:val="none" w:sz="0" w:space="0" w:color="auto"/>
            <w:right w:val="none" w:sz="0" w:space="0" w:color="auto"/>
          </w:divBdr>
          <w:divsChild>
            <w:div w:id="1281450448">
              <w:marLeft w:val="0"/>
              <w:marRight w:val="0"/>
              <w:marTop w:val="0"/>
              <w:marBottom w:val="0"/>
              <w:divBdr>
                <w:top w:val="none" w:sz="0" w:space="0" w:color="auto"/>
                <w:left w:val="none" w:sz="0" w:space="0" w:color="auto"/>
                <w:bottom w:val="none" w:sz="0" w:space="0" w:color="auto"/>
                <w:right w:val="none" w:sz="0" w:space="0" w:color="auto"/>
              </w:divBdr>
            </w:div>
            <w:div w:id="105927128">
              <w:marLeft w:val="0"/>
              <w:marRight w:val="0"/>
              <w:marTop w:val="0"/>
              <w:marBottom w:val="0"/>
              <w:divBdr>
                <w:top w:val="none" w:sz="0" w:space="0" w:color="auto"/>
                <w:left w:val="none" w:sz="0" w:space="0" w:color="auto"/>
                <w:bottom w:val="none" w:sz="0" w:space="0" w:color="auto"/>
                <w:right w:val="none" w:sz="0" w:space="0" w:color="auto"/>
              </w:divBdr>
            </w:div>
            <w:div w:id="1911302576">
              <w:marLeft w:val="0"/>
              <w:marRight w:val="0"/>
              <w:marTop w:val="0"/>
              <w:marBottom w:val="0"/>
              <w:divBdr>
                <w:top w:val="none" w:sz="0" w:space="0" w:color="auto"/>
                <w:left w:val="none" w:sz="0" w:space="0" w:color="auto"/>
                <w:bottom w:val="none" w:sz="0" w:space="0" w:color="auto"/>
                <w:right w:val="none" w:sz="0" w:space="0" w:color="auto"/>
              </w:divBdr>
            </w:div>
            <w:div w:id="1251499834">
              <w:marLeft w:val="0"/>
              <w:marRight w:val="0"/>
              <w:marTop w:val="0"/>
              <w:marBottom w:val="0"/>
              <w:divBdr>
                <w:top w:val="none" w:sz="0" w:space="0" w:color="auto"/>
                <w:left w:val="none" w:sz="0" w:space="0" w:color="auto"/>
                <w:bottom w:val="none" w:sz="0" w:space="0" w:color="auto"/>
                <w:right w:val="none" w:sz="0" w:space="0" w:color="auto"/>
              </w:divBdr>
            </w:div>
            <w:div w:id="1279995560">
              <w:marLeft w:val="0"/>
              <w:marRight w:val="0"/>
              <w:marTop w:val="0"/>
              <w:marBottom w:val="0"/>
              <w:divBdr>
                <w:top w:val="none" w:sz="0" w:space="0" w:color="auto"/>
                <w:left w:val="none" w:sz="0" w:space="0" w:color="auto"/>
                <w:bottom w:val="none" w:sz="0" w:space="0" w:color="auto"/>
                <w:right w:val="none" w:sz="0" w:space="0" w:color="auto"/>
              </w:divBdr>
            </w:div>
            <w:div w:id="1862861460">
              <w:marLeft w:val="0"/>
              <w:marRight w:val="0"/>
              <w:marTop w:val="0"/>
              <w:marBottom w:val="0"/>
              <w:divBdr>
                <w:top w:val="none" w:sz="0" w:space="0" w:color="auto"/>
                <w:left w:val="none" w:sz="0" w:space="0" w:color="auto"/>
                <w:bottom w:val="none" w:sz="0" w:space="0" w:color="auto"/>
                <w:right w:val="none" w:sz="0" w:space="0" w:color="auto"/>
              </w:divBdr>
            </w:div>
            <w:div w:id="1699694547">
              <w:marLeft w:val="0"/>
              <w:marRight w:val="0"/>
              <w:marTop w:val="0"/>
              <w:marBottom w:val="0"/>
              <w:divBdr>
                <w:top w:val="none" w:sz="0" w:space="0" w:color="auto"/>
                <w:left w:val="none" w:sz="0" w:space="0" w:color="auto"/>
                <w:bottom w:val="none" w:sz="0" w:space="0" w:color="auto"/>
                <w:right w:val="none" w:sz="0" w:space="0" w:color="auto"/>
              </w:divBdr>
            </w:div>
            <w:div w:id="1977636504">
              <w:marLeft w:val="0"/>
              <w:marRight w:val="0"/>
              <w:marTop w:val="0"/>
              <w:marBottom w:val="0"/>
              <w:divBdr>
                <w:top w:val="none" w:sz="0" w:space="0" w:color="auto"/>
                <w:left w:val="none" w:sz="0" w:space="0" w:color="auto"/>
                <w:bottom w:val="none" w:sz="0" w:space="0" w:color="auto"/>
                <w:right w:val="none" w:sz="0" w:space="0" w:color="auto"/>
              </w:divBdr>
            </w:div>
            <w:div w:id="872108274">
              <w:marLeft w:val="0"/>
              <w:marRight w:val="0"/>
              <w:marTop w:val="0"/>
              <w:marBottom w:val="0"/>
              <w:divBdr>
                <w:top w:val="none" w:sz="0" w:space="0" w:color="auto"/>
                <w:left w:val="none" w:sz="0" w:space="0" w:color="auto"/>
                <w:bottom w:val="none" w:sz="0" w:space="0" w:color="auto"/>
                <w:right w:val="none" w:sz="0" w:space="0" w:color="auto"/>
              </w:divBdr>
            </w:div>
            <w:div w:id="1825389695">
              <w:marLeft w:val="0"/>
              <w:marRight w:val="0"/>
              <w:marTop w:val="0"/>
              <w:marBottom w:val="0"/>
              <w:divBdr>
                <w:top w:val="none" w:sz="0" w:space="0" w:color="auto"/>
                <w:left w:val="none" w:sz="0" w:space="0" w:color="auto"/>
                <w:bottom w:val="none" w:sz="0" w:space="0" w:color="auto"/>
                <w:right w:val="none" w:sz="0" w:space="0" w:color="auto"/>
              </w:divBdr>
            </w:div>
            <w:div w:id="1891720908">
              <w:marLeft w:val="0"/>
              <w:marRight w:val="0"/>
              <w:marTop w:val="0"/>
              <w:marBottom w:val="0"/>
              <w:divBdr>
                <w:top w:val="none" w:sz="0" w:space="0" w:color="auto"/>
                <w:left w:val="none" w:sz="0" w:space="0" w:color="auto"/>
                <w:bottom w:val="none" w:sz="0" w:space="0" w:color="auto"/>
                <w:right w:val="none" w:sz="0" w:space="0" w:color="auto"/>
              </w:divBdr>
            </w:div>
            <w:div w:id="1849246949">
              <w:marLeft w:val="0"/>
              <w:marRight w:val="0"/>
              <w:marTop w:val="0"/>
              <w:marBottom w:val="0"/>
              <w:divBdr>
                <w:top w:val="none" w:sz="0" w:space="0" w:color="auto"/>
                <w:left w:val="none" w:sz="0" w:space="0" w:color="auto"/>
                <w:bottom w:val="none" w:sz="0" w:space="0" w:color="auto"/>
                <w:right w:val="none" w:sz="0" w:space="0" w:color="auto"/>
              </w:divBdr>
            </w:div>
            <w:div w:id="261962903">
              <w:marLeft w:val="0"/>
              <w:marRight w:val="0"/>
              <w:marTop w:val="0"/>
              <w:marBottom w:val="0"/>
              <w:divBdr>
                <w:top w:val="none" w:sz="0" w:space="0" w:color="auto"/>
                <w:left w:val="none" w:sz="0" w:space="0" w:color="auto"/>
                <w:bottom w:val="none" w:sz="0" w:space="0" w:color="auto"/>
                <w:right w:val="none" w:sz="0" w:space="0" w:color="auto"/>
              </w:divBdr>
            </w:div>
            <w:div w:id="3884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6480">
      <w:bodyDiv w:val="1"/>
      <w:marLeft w:val="0"/>
      <w:marRight w:val="0"/>
      <w:marTop w:val="0"/>
      <w:marBottom w:val="0"/>
      <w:divBdr>
        <w:top w:val="none" w:sz="0" w:space="0" w:color="auto"/>
        <w:left w:val="none" w:sz="0" w:space="0" w:color="auto"/>
        <w:bottom w:val="none" w:sz="0" w:space="0" w:color="auto"/>
        <w:right w:val="none" w:sz="0" w:space="0" w:color="auto"/>
      </w:divBdr>
      <w:divsChild>
        <w:div w:id="1659766912">
          <w:marLeft w:val="640"/>
          <w:marRight w:val="0"/>
          <w:marTop w:val="0"/>
          <w:marBottom w:val="0"/>
          <w:divBdr>
            <w:top w:val="none" w:sz="0" w:space="0" w:color="auto"/>
            <w:left w:val="none" w:sz="0" w:space="0" w:color="auto"/>
            <w:bottom w:val="none" w:sz="0" w:space="0" w:color="auto"/>
            <w:right w:val="none" w:sz="0" w:space="0" w:color="auto"/>
          </w:divBdr>
        </w:div>
        <w:div w:id="275988009">
          <w:marLeft w:val="640"/>
          <w:marRight w:val="0"/>
          <w:marTop w:val="0"/>
          <w:marBottom w:val="0"/>
          <w:divBdr>
            <w:top w:val="none" w:sz="0" w:space="0" w:color="auto"/>
            <w:left w:val="none" w:sz="0" w:space="0" w:color="auto"/>
            <w:bottom w:val="none" w:sz="0" w:space="0" w:color="auto"/>
            <w:right w:val="none" w:sz="0" w:space="0" w:color="auto"/>
          </w:divBdr>
        </w:div>
        <w:div w:id="1268347480">
          <w:marLeft w:val="640"/>
          <w:marRight w:val="0"/>
          <w:marTop w:val="0"/>
          <w:marBottom w:val="0"/>
          <w:divBdr>
            <w:top w:val="none" w:sz="0" w:space="0" w:color="auto"/>
            <w:left w:val="none" w:sz="0" w:space="0" w:color="auto"/>
            <w:bottom w:val="none" w:sz="0" w:space="0" w:color="auto"/>
            <w:right w:val="none" w:sz="0" w:space="0" w:color="auto"/>
          </w:divBdr>
        </w:div>
        <w:div w:id="1163661591">
          <w:marLeft w:val="640"/>
          <w:marRight w:val="0"/>
          <w:marTop w:val="0"/>
          <w:marBottom w:val="0"/>
          <w:divBdr>
            <w:top w:val="none" w:sz="0" w:space="0" w:color="auto"/>
            <w:left w:val="none" w:sz="0" w:space="0" w:color="auto"/>
            <w:bottom w:val="none" w:sz="0" w:space="0" w:color="auto"/>
            <w:right w:val="none" w:sz="0" w:space="0" w:color="auto"/>
          </w:divBdr>
        </w:div>
        <w:div w:id="678853988">
          <w:marLeft w:val="640"/>
          <w:marRight w:val="0"/>
          <w:marTop w:val="0"/>
          <w:marBottom w:val="0"/>
          <w:divBdr>
            <w:top w:val="none" w:sz="0" w:space="0" w:color="auto"/>
            <w:left w:val="none" w:sz="0" w:space="0" w:color="auto"/>
            <w:bottom w:val="none" w:sz="0" w:space="0" w:color="auto"/>
            <w:right w:val="none" w:sz="0" w:space="0" w:color="auto"/>
          </w:divBdr>
        </w:div>
        <w:div w:id="9258493">
          <w:marLeft w:val="640"/>
          <w:marRight w:val="0"/>
          <w:marTop w:val="0"/>
          <w:marBottom w:val="0"/>
          <w:divBdr>
            <w:top w:val="none" w:sz="0" w:space="0" w:color="auto"/>
            <w:left w:val="none" w:sz="0" w:space="0" w:color="auto"/>
            <w:bottom w:val="none" w:sz="0" w:space="0" w:color="auto"/>
            <w:right w:val="none" w:sz="0" w:space="0" w:color="auto"/>
          </w:divBdr>
        </w:div>
        <w:div w:id="437261451">
          <w:marLeft w:val="640"/>
          <w:marRight w:val="0"/>
          <w:marTop w:val="0"/>
          <w:marBottom w:val="0"/>
          <w:divBdr>
            <w:top w:val="none" w:sz="0" w:space="0" w:color="auto"/>
            <w:left w:val="none" w:sz="0" w:space="0" w:color="auto"/>
            <w:bottom w:val="none" w:sz="0" w:space="0" w:color="auto"/>
            <w:right w:val="none" w:sz="0" w:space="0" w:color="auto"/>
          </w:divBdr>
        </w:div>
        <w:div w:id="525215246">
          <w:marLeft w:val="640"/>
          <w:marRight w:val="0"/>
          <w:marTop w:val="0"/>
          <w:marBottom w:val="0"/>
          <w:divBdr>
            <w:top w:val="none" w:sz="0" w:space="0" w:color="auto"/>
            <w:left w:val="none" w:sz="0" w:space="0" w:color="auto"/>
            <w:bottom w:val="none" w:sz="0" w:space="0" w:color="auto"/>
            <w:right w:val="none" w:sz="0" w:space="0" w:color="auto"/>
          </w:divBdr>
        </w:div>
        <w:div w:id="1800876541">
          <w:marLeft w:val="640"/>
          <w:marRight w:val="0"/>
          <w:marTop w:val="0"/>
          <w:marBottom w:val="0"/>
          <w:divBdr>
            <w:top w:val="none" w:sz="0" w:space="0" w:color="auto"/>
            <w:left w:val="none" w:sz="0" w:space="0" w:color="auto"/>
            <w:bottom w:val="none" w:sz="0" w:space="0" w:color="auto"/>
            <w:right w:val="none" w:sz="0" w:space="0" w:color="auto"/>
          </w:divBdr>
        </w:div>
        <w:div w:id="1334526433">
          <w:marLeft w:val="640"/>
          <w:marRight w:val="0"/>
          <w:marTop w:val="0"/>
          <w:marBottom w:val="0"/>
          <w:divBdr>
            <w:top w:val="none" w:sz="0" w:space="0" w:color="auto"/>
            <w:left w:val="none" w:sz="0" w:space="0" w:color="auto"/>
            <w:bottom w:val="none" w:sz="0" w:space="0" w:color="auto"/>
            <w:right w:val="none" w:sz="0" w:space="0" w:color="auto"/>
          </w:divBdr>
        </w:div>
        <w:div w:id="1614366747">
          <w:marLeft w:val="640"/>
          <w:marRight w:val="0"/>
          <w:marTop w:val="0"/>
          <w:marBottom w:val="0"/>
          <w:divBdr>
            <w:top w:val="none" w:sz="0" w:space="0" w:color="auto"/>
            <w:left w:val="none" w:sz="0" w:space="0" w:color="auto"/>
            <w:bottom w:val="none" w:sz="0" w:space="0" w:color="auto"/>
            <w:right w:val="none" w:sz="0" w:space="0" w:color="auto"/>
          </w:divBdr>
        </w:div>
        <w:div w:id="1624920647">
          <w:marLeft w:val="640"/>
          <w:marRight w:val="0"/>
          <w:marTop w:val="0"/>
          <w:marBottom w:val="0"/>
          <w:divBdr>
            <w:top w:val="none" w:sz="0" w:space="0" w:color="auto"/>
            <w:left w:val="none" w:sz="0" w:space="0" w:color="auto"/>
            <w:bottom w:val="none" w:sz="0" w:space="0" w:color="auto"/>
            <w:right w:val="none" w:sz="0" w:space="0" w:color="auto"/>
          </w:divBdr>
        </w:div>
        <w:div w:id="275411731">
          <w:marLeft w:val="640"/>
          <w:marRight w:val="0"/>
          <w:marTop w:val="0"/>
          <w:marBottom w:val="0"/>
          <w:divBdr>
            <w:top w:val="none" w:sz="0" w:space="0" w:color="auto"/>
            <w:left w:val="none" w:sz="0" w:space="0" w:color="auto"/>
            <w:bottom w:val="none" w:sz="0" w:space="0" w:color="auto"/>
            <w:right w:val="none" w:sz="0" w:space="0" w:color="auto"/>
          </w:divBdr>
        </w:div>
        <w:div w:id="1115246975">
          <w:marLeft w:val="640"/>
          <w:marRight w:val="0"/>
          <w:marTop w:val="0"/>
          <w:marBottom w:val="0"/>
          <w:divBdr>
            <w:top w:val="none" w:sz="0" w:space="0" w:color="auto"/>
            <w:left w:val="none" w:sz="0" w:space="0" w:color="auto"/>
            <w:bottom w:val="none" w:sz="0" w:space="0" w:color="auto"/>
            <w:right w:val="none" w:sz="0" w:space="0" w:color="auto"/>
          </w:divBdr>
        </w:div>
        <w:div w:id="194657082">
          <w:marLeft w:val="640"/>
          <w:marRight w:val="0"/>
          <w:marTop w:val="0"/>
          <w:marBottom w:val="0"/>
          <w:divBdr>
            <w:top w:val="none" w:sz="0" w:space="0" w:color="auto"/>
            <w:left w:val="none" w:sz="0" w:space="0" w:color="auto"/>
            <w:bottom w:val="none" w:sz="0" w:space="0" w:color="auto"/>
            <w:right w:val="none" w:sz="0" w:space="0" w:color="auto"/>
          </w:divBdr>
        </w:div>
        <w:div w:id="1288585444">
          <w:marLeft w:val="640"/>
          <w:marRight w:val="0"/>
          <w:marTop w:val="0"/>
          <w:marBottom w:val="0"/>
          <w:divBdr>
            <w:top w:val="none" w:sz="0" w:space="0" w:color="auto"/>
            <w:left w:val="none" w:sz="0" w:space="0" w:color="auto"/>
            <w:bottom w:val="none" w:sz="0" w:space="0" w:color="auto"/>
            <w:right w:val="none" w:sz="0" w:space="0" w:color="auto"/>
          </w:divBdr>
        </w:div>
        <w:div w:id="80832464">
          <w:marLeft w:val="640"/>
          <w:marRight w:val="0"/>
          <w:marTop w:val="0"/>
          <w:marBottom w:val="0"/>
          <w:divBdr>
            <w:top w:val="none" w:sz="0" w:space="0" w:color="auto"/>
            <w:left w:val="none" w:sz="0" w:space="0" w:color="auto"/>
            <w:bottom w:val="none" w:sz="0" w:space="0" w:color="auto"/>
            <w:right w:val="none" w:sz="0" w:space="0" w:color="auto"/>
          </w:divBdr>
        </w:div>
        <w:div w:id="1090394254">
          <w:marLeft w:val="640"/>
          <w:marRight w:val="0"/>
          <w:marTop w:val="0"/>
          <w:marBottom w:val="0"/>
          <w:divBdr>
            <w:top w:val="none" w:sz="0" w:space="0" w:color="auto"/>
            <w:left w:val="none" w:sz="0" w:space="0" w:color="auto"/>
            <w:bottom w:val="none" w:sz="0" w:space="0" w:color="auto"/>
            <w:right w:val="none" w:sz="0" w:space="0" w:color="auto"/>
          </w:divBdr>
        </w:div>
        <w:div w:id="259872136">
          <w:marLeft w:val="640"/>
          <w:marRight w:val="0"/>
          <w:marTop w:val="0"/>
          <w:marBottom w:val="0"/>
          <w:divBdr>
            <w:top w:val="none" w:sz="0" w:space="0" w:color="auto"/>
            <w:left w:val="none" w:sz="0" w:space="0" w:color="auto"/>
            <w:bottom w:val="none" w:sz="0" w:space="0" w:color="auto"/>
            <w:right w:val="none" w:sz="0" w:space="0" w:color="auto"/>
          </w:divBdr>
        </w:div>
        <w:div w:id="1687246957">
          <w:marLeft w:val="640"/>
          <w:marRight w:val="0"/>
          <w:marTop w:val="0"/>
          <w:marBottom w:val="0"/>
          <w:divBdr>
            <w:top w:val="none" w:sz="0" w:space="0" w:color="auto"/>
            <w:left w:val="none" w:sz="0" w:space="0" w:color="auto"/>
            <w:bottom w:val="none" w:sz="0" w:space="0" w:color="auto"/>
            <w:right w:val="none" w:sz="0" w:space="0" w:color="auto"/>
          </w:divBdr>
        </w:div>
        <w:div w:id="1804152882">
          <w:marLeft w:val="640"/>
          <w:marRight w:val="0"/>
          <w:marTop w:val="0"/>
          <w:marBottom w:val="0"/>
          <w:divBdr>
            <w:top w:val="none" w:sz="0" w:space="0" w:color="auto"/>
            <w:left w:val="none" w:sz="0" w:space="0" w:color="auto"/>
            <w:bottom w:val="none" w:sz="0" w:space="0" w:color="auto"/>
            <w:right w:val="none" w:sz="0" w:space="0" w:color="auto"/>
          </w:divBdr>
        </w:div>
        <w:div w:id="2070951889">
          <w:marLeft w:val="640"/>
          <w:marRight w:val="0"/>
          <w:marTop w:val="0"/>
          <w:marBottom w:val="0"/>
          <w:divBdr>
            <w:top w:val="none" w:sz="0" w:space="0" w:color="auto"/>
            <w:left w:val="none" w:sz="0" w:space="0" w:color="auto"/>
            <w:bottom w:val="none" w:sz="0" w:space="0" w:color="auto"/>
            <w:right w:val="none" w:sz="0" w:space="0" w:color="auto"/>
          </w:divBdr>
        </w:div>
        <w:div w:id="1602883112">
          <w:marLeft w:val="640"/>
          <w:marRight w:val="0"/>
          <w:marTop w:val="0"/>
          <w:marBottom w:val="0"/>
          <w:divBdr>
            <w:top w:val="none" w:sz="0" w:space="0" w:color="auto"/>
            <w:left w:val="none" w:sz="0" w:space="0" w:color="auto"/>
            <w:bottom w:val="none" w:sz="0" w:space="0" w:color="auto"/>
            <w:right w:val="none" w:sz="0" w:space="0" w:color="auto"/>
          </w:divBdr>
        </w:div>
        <w:div w:id="666061137">
          <w:marLeft w:val="640"/>
          <w:marRight w:val="0"/>
          <w:marTop w:val="0"/>
          <w:marBottom w:val="0"/>
          <w:divBdr>
            <w:top w:val="none" w:sz="0" w:space="0" w:color="auto"/>
            <w:left w:val="none" w:sz="0" w:space="0" w:color="auto"/>
            <w:bottom w:val="none" w:sz="0" w:space="0" w:color="auto"/>
            <w:right w:val="none" w:sz="0" w:space="0" w:color="auto"/>
          </w:divBdr>
        </w:div>
        <w:div w:id="1293635421">
          <w:marLeft w:val="640"/>
          <w:marRight w:val="0"/>
          <w:marTop w:val="0"/>
          <w:marBottom w:val="0"/>
          <w:divBdr>
            <w:top w:val="none" w:sz="0" w:space="0" w:color="auto"/>
            <w:left w:val="none" w:sz="0" w:space="0" w:color="auto"/>
            <w:bottom w:val="none" w:sz="0" w:space="0" w:color="auto"/>
            <w:right w:val="none" w:sz="0" w:space="0" w:color="auto"/>
          </w:divBdr>
        </w:div>
        <w:div w:id="1292980009">
          <w:marLeft w:val="640"/>
          <w:marRight w:val="0"/>
          <w:marTop w:val="0"/>
          <w:marBottom w:val="0"/>
          <w:divBdr>
            <w:top w:val="none" w:sz="0" w:space="0" w:color="auto"/>
            <w:left w:val="none" w:sz="0" w:space="0" w:color="auto"/>
            <w:bottom w:val="none" w:sz="0" w:space="0" w:color="auto"/>
            <w:right w:val="none" w:sz="0" w:space="0" w:color="auto"/>
          </w:divBdr>
        </w:div>
        <w:div w:id="1989897341">
          <w:marLeft w:val="640"/>
          <w:marRight w:val="0"/>
          <w:marTop w:val="0"/>
          <w:marBottom w:val="0"/>
          <w:divBdr>
            <w:top w:val="none" w:sz="0" w:space="0" w:color="auto"/>
            <w:left w:val="none" w:sz="0" w:space="0" w:color="auto"/>
            <w:bottom w:val="none" w:sz="0" w:space="0" w:color="auto"/>
            <w:right w:val="none" w:sz="0" w:space="0" w:color="auto"/>
          </w:divBdr>
        </w:div>
        <w:div w:id="814838745">
          <w:marLeft w:val="640"/>
          <w:marRight w:val="0"/>
          <w:marTop w:val="0"/>
          <w:marBottom w:val="0"/>
          <w:divBdr>
            <w:top w:val="none" w:sz="0" w:space="0" w:color="auto"/>
            <w:left w:val="none" w:sz="0" w:space="0" w:color="auto"/>
            <w:bottom w:val="none" w:sz="0" w:space="0" w:color="auto"/>
            <w:right w:val="none" w:sz="0" w:space="0" w:color="auto"/>
          </w:divBdr>
        </w:div>
        <w:div w:id="88429361">
          <w:marLeft w:val="640"/>
          <w:marRight w:val="0"/>
          <w:marTop w:val="0"/>
          <w:marBottom w:val="0"/>
          <w:divBdr>
            <w:top w:val="none" w:sz="0" w:space="0" w:color="auto"/>
            <w:left w:val="none" w:sz="0" w:space="0" w:color="auto"/>
            <w:bottom w:val="none" w:sz="0" w:space="0" w:color="auto"/>
            <w:right w:val="none" w:sz="0" w:space="0" w:color="auto"/>
          </w:divBdr>
        </w:div>
        <w:div w:id="432210350">
          <w:marLeft w:val="640"/>
          <w:marRight w:val="0"/>
          <w:marTop w:val="0"/>
          <w:marBottom w:val="0"/>
          <w:divBdr>
            <w:top w:val="none" w:sz="0" w:space="0" w:color="auto"/>
            <w:left w:val="none" w:sz="0" w:space="0" w:color="auto"/>
            <w:bottom w:val="none" w:sz="0" w:space="0" w:color="auto"/>
            <w:right w:val="none" w:sz="0" w:space="0" w:color="auto"/>
          </w:divBdr>
        </w:div>
        <w:div w:id="1899054991">
          <w:marLeft w:val="640"/>
          <w:marRight w:val="0"/>
          <w:marTop w:val="0"/>
          <w:marBottom w:val="0"/>
          <w:divBdr>
            <w:top w:val="none" w:sz="0" w:space="0" w:color="auto"/>
            <w:left w:val="none" w:sz="0" w:space="0" w:color="auto"/>
            <w:bottom w:val="none" w:sz="0" w:space="0" w:color="auto"/>
            <w:right w:val="none" w:sz="0" w:space="0" w:color="auto"/>
          </w:divBdr>
        </w:div>
        <w:div w:id="1766001072">
          <w:marLeft w:val="640"/>
          <w:marRight w:val="0"/>
          <w:marTop w:val="0"/>
          <w:marBottom w:val="0"/>
          <w:divBdr>
            <w:top w:val="none" w:sz="0" w:space="0" w:color="auto"/>
            <w:left w:val="none" w:sz="0" w:space="0" w:color="auto"/>
            <w:bottom w:val="none" w:sz="0" w:space="0" w:color="auto"/>
            <w:right w:val="none" w:sz="0" w:space="0" w:color="auto"/>
          </w:divBdr>
        </w:div>
        <w:div w:id="701974952">
          <w:marLeft w:val="640"/>
          <w:marRight w:val="0"/>
          <w:marTop w:val="0"/>
          <w:marBottom w:val="0"/>
          <w:divBdr>
            <w:top w:val="none" w:sz="0" w:space="0" w:color="auto"/>
            <w:left w:val="none" w:sz="0" w:space="0" w:color="auto"/>
            <w:bottom w:val="none" w:sz="0" w:space="0" w:color="auto"/>
            <w:right w:val="none" w:sz="0" w:space="0" w:color="auto"/>
          </w:divBdr>
        </w:div>
        <w:div w:id="1434090013">
          <w:marLeft w:val="640"/>
          <w:marRight w:val="0"/>
          <w:marTop w:val="0"/>
          <w:marBottom w:val="0"/>
          <w:divBdr>
            <w:top w:val="none" w:sz="0" w:space="0" w:color="auto"/>
            <w:left w:val="none" w:sz="0" w:space="0" w:color="auto"/>
            <w:bottom w:val="none" w:sz="0" w:space="0" w:color="auto"/>
            <w:right w:val="none" w:sz="0" w:space="0" w:color="auto"/>
          </w:divBdr>
        </w:div>
        <w:div w:id="1670018497">
          <w:marLeft w:val="640"/>
          <w:marRight w:val="0"/>
          <w:marTop w:val="0"/>
          <w:marBottom w:val="0"/>
          <w:divBdr>
            <w:top w:val="none" w:sz="0" w:space="0" w:color="auto"/>
            <w:left w:val="none" w:sz="0" w:space="0" w:color="auto"/>
            <w:bottom w:val="none" w:sz="0" w:space="0" w:color="auto"/>
            <w:right w:val="none" w:sz="0" w:space="0" w:color="auto"/>
          </w:divBdr>
        </w:div>
      </w:divsChild>
    </w:div>
    <w:div w:id="724375120">
      <w:bodyDiv w:val="1"/>
      <w:marLeft w:val="0"/>
      <w:marRight w:val="0"/>
      <w:marTop w:val="0"/>
      <w:marBottom w:val="0"/>
      <w:divBdr>
        <w:top w:val="none" w:sz="0" w:space="0" w:color="auto"/>
        <w:left w:val="none" w:sz="0" w:space="0" w:color="auto"/>
        <w:bottom w:val="none" w:sz="0" w:space="0" w:color="auto"/>
        <w:right w:val="none" w:sz="0" w:space="0" w:color="auto"/>
      </w:divBdr>
      <w:divsChild>
        <w:div w:id="876116841">
          <w:marLeft w:val="0"/>
          <w:marRight w:val="0"/>
          <w:marTop w:val="0"/>
          <w:marBottom w:val="0"/>
          <w:divBdr>
            <w:top w:val="none" w:sz="0" w:space="0" w:color="auto"/>
            <w:left w:val="none" w:sz="0" w:space="0" w:color="auto"/>
            <w:bottom w:val="none" w:sz="0" w:space="0" w:color="auto"/>
            <w:right w:val="none" w:sz="0" w:space="0" w:color="auto"/>
          </w:divBdr>
          <w:divsChild>
            <w:div w:id="872110083">
              <w:marLeft w:val="0"/>
              <w:marRight w:val="0"/>
              <w:marTop w:val="0"/>
              <w:marBottom w:val="0"/>
              <w:divBdr>
                <w:top w:val="none" w:sz="0" w:space="0" w:color="auto"/>
                <w:left w:val="none" w:sz="0" w:space="0" w:color="auto"/>
                <w:bottom w:val="none" w:sz="0" w:space="0" w:color="auto"/>
                <w:right w:val="none" w:sz="0" w:space="0" w:color="auto"/>
              </w:divBdr>
            </w:div>
            <w:div w:id="218371678">
              <w:marLeft w:val="0"/>
              <w:marRight w:val="0"/>
              <w:marTop w:val="0"/>
              <w:marBottom w:val="0"/>
              <w:divBdr>
                <w:top w:val="none" w:sz="0" w:space="0" w:color="auto"/>
                <w:left w:val="none" w:sz="0" w:space="0" w:color="auto"/>
                <w:bottom w:val="none" w:sz="0" w:space="0" w:color="auto"/>
                <w:right w:val="none" w:sz="0" w:space="0" w:color="auto"/>
              </w:divBdr>
            </w:div>
            <w:div w:id="404258698">
              <w:marLeft w:val="0"/>
              <w:marRight w:val="0"/>
              <w:marTop w:val="0"/>
              <w:marBottom w:val="0"/>
              <w:divBdr>
                <w:top w:val="none" w:sz="0" w:space="0" w:color="auto"/>
                <w:left w:val="none" w:sz="0" w:space="0" w:color="auto"/>
                <w:bottom w:val="none" w:sz="0" w:space="0" w:color="auto"/>
                <w:right w:val="none" w:sz="0" w:space="0" w:color="auto"/>
              </w:divBdr>
            </w:div>
            <w:div w:id="1886213816">
              <w:marLeft w:val="0"/>
              <w:marRight w:val="0"/>
              <w:marTop w:val="0"/>
              <w:marBottom w:val="0"/>
              <w:divBdr>
                <w:top w:val="none" w:sz="0" w:space="0" w:color="auto"/>
                <w:left w:val="none" w:sz="0" w:space="0" w:color="auto"/>
                <w:bottom w:val="none" w:sz="0" w:space="0" w:color="auto"/>
                <w:right w:val="none" w:sz="0" w:space="0" w:color="auto"/>
              </w:divBdr>
            </w:div>
            <w:div w:id="64452095">
              <w:marLeft w:val="0"/>
              <w:marRight w:val="0"/>
              <w:marTop w:val="0"/>
              <w:marBottom w:val="0"/>
              <w:divBdr>
                <w:top w:val="none" w:sz="0" w:space="0" w:color="auto"/>
                <w:left w:val="none" w:sz="0" w:space="0" w:color="auto"/>
                <w:bottom w:val="none" w:sz="0" w:space="0" w:color="auto"/>
                <w:right w:val="none" w:sz="0" w:space="0" w:color="auto"/>
              </w:divBdr>
            </w:div>
            <w:div w:id="1534533614">
              <w:marLeft w:val="0"/>
              <w:marRight w:val="0"/>
              <w:marTop w:val="0"/>
              <w:marBottom w:val="0"/>
              <w:divBdr>
                <w:top w:val="none" w:sz="0" w:space="0" w:color="auto"/>
                <w:left w:val="none" w:sz="0" w:space="0" w:color="auto"/>
                <w:bottom w:val="none" w:sz="0" w:space="0" w:color="auto"/>
                <w:right w:val="none" w:sz="0" w:space="0" w:color="auto"/>
              </w:divBdr>
            </w:div>
            <w:div w:id="1960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1903">
      <w:bodyDiv w:val="1"/>
      <w:marLeft w:val="0"/>
      <w:marRight w:val="0"/>
      <w:marTop w:val="0"/>
      <w:marBottom w:val="0"/>
      <w:divBdr>
        <w:top w:val="none" w:sz="0" w:space="0" w:color="auto"/>
        <w:left w:val="none" w:sz="0" w:space="0" w:color="auto"/>
        <w:bottom w:val="none" w:sz="0" w:space="0" w:color="auto"/>
        <w:right w:val="none" w:sz="0" w:space="0" w:color="auto"/>
      </w:divBdr>
      <w:divsChild>
        <w:div w:id="1132867609">
          <w:marLeft w:val="0"/>
          <w:marRight w:val="0"/>
          <w:marTop w:val="0"/>
          <w:marBottom w:val="0"/>
          <w:divBdr>
            <w:top w:val="none" w:sz="0" w:space="0" w:color="auto"/>
            <w:left w:val="none" w:sz="0" w:space="0" w:color="auto"/>
            <w:bottom w:val="none" w:sz="0" w:space="0" w:color="auto"/>
            <w:right w:val="none" w:sz="0" w:space="0" w:color="auto"/>
          </w:divBdr>
          <w:divsChild>
            <w:div w:id="1403018561">
              <w:marLeft w:val="0"/>
              <w:marRight w:val="0"/>
              <w:marTop w:val="0"/>
              <w:marBottom w:val="0"/>
              <w:divBdr>
                <w:top w:val="none" w:sz="0" w:space="0" w:color="auto"/>
                <w:left w:val="none" w:sz="0" w:space="0" w:color="auto"/>
                <w:bottom w:val="none" w:sz="0" w:space="0" w:color="auto"/>
                <w:right w:val="none" w:sz="0" w:space="0" w:color="auto"/>
              </w:divBdr>
            </w:div>
            <w:div w:id="557399004">
              <w:marLeft w:val="0"/>
              <w:marRight w:val="0"/>
              <w:marTop w:val="0"/>
              <w:marBottom w:val="0"/>
              <w:divBdr>
                <w:top w:val="none" w:sz="0" w:space="0" w:color="auto"/>
                <w:left w:val="none" w:sz="0" w:space="0" w:color="auto"/>
                <w:bottom w:val="none" w:sz="0" w:space="0" w:color="auto"/>
                <w:right w:val="none" w:sz="0" w:space="0" w:color="auto"/>
              </w:divBdr>
            </w:div>
            <w:div w:id="2113620321">
              <w:marLeft w:val="0"/>
              <w:marRight w:val="0"/>
              <w:marTop w:val="0"/>
              <w:marBottom w:val="0"/>
              <w:divBdr>
                <w:top w:val="none" w:sz="0" w:space="0" w:color="auto"/>
                <w:left w:val="none" w:sz="0" w:space="0" w:color="auto"/>
                <w:bottom w:val="none" w:sz="0" w:space="0" w:color="auto"/>
                <w:right w:val="none" w:sz="0" w:space="0" w:color="auto"/>
              </w:divBdr>
            </w:div>
            <w:div w:id="627666414">
              <w:marLeft w:val="0"/>
              <w:marRight w:val="0"/>
              <w:marTop w:val="0"/>
              <w:marBottom w:val="0"/>
              <w:divBdr>
                <w:top w:val="none" w:sz="0" w:space="0" w:color="auto"/>
                <w:left w:val="none" w:sz="0" w:space="0" w:color="auto"/>
                <w:bottom w:val="none" w:sz="0" w:space="0" w:color="auto"/>
                <w:right w:val="none" w:sz="0" w:space="0" w:color="auto"/>
              </w:divBdr>
            </w:div>
            <w:div w:id="1957835683">
              <w:marLeft w:val="0"/>
              <w:marRight w:val="0"/>
              <w:marTop w:val="0"/>
              <w:marBottom w:val="0"/>
              <w:divBdr>
                <w:top w:val="none" w:sz="0" w:space="0" w:color="auto"/>
                <w:left w:val="none" w:sz="0" w:space="0" w:color="auto"/>
                <w:bottom w:val="none" w:sz="0" w:space="0" w:color="auto"/>
                <w:right w:val="none" w:sz="0" w:space="0" w:color="auto"/>
              </w:divBdr>
            </w:div>
            <w:div w:id="223878622">
              <w:marLeft w:val="0"/>
              <w:marRight w:val="0"/>
              <w:marTop w:val="0"/>
              <w:marBottom w:val="0"/>
              <w:divBdr>
                <w:top w:val="none" w:sz="0" w:space="0" w:color="auto"/>
                <w:left w:val="none" w:sz="0" w:space="0" w:color="auto"/>
                <w:bottom w:val="none" w:sz="0" w:space="0" w:color="auto"/>
                <w:right w:val="none" w:sz="0" w:space="0" w:color="auto"/>
              </w:divBdr>
            </w:div>
            <w:div w:id="1846362269">
              <w:marLeft w:val="0"/>
              <w:marRight w:val="0"/>
              <w:marTop w:val="0"/>
              <w:marBottom w:val="0"/>
              <w:divBdr>
                <w:top w:val="none" w:sz="0" w:space="0" w:color="auto"/>
                <w:left w:val="none" w:sz="0" w:space="0" w:color="auto"/>
                <w:bottom w:val="none" w:sz="0" w:space="0" w:color="auto"/>
                <w:right w:val="none" w:sz="0" w:space="0" w:color="auto"/>
              </w:divBdr>
            </w:div>
            <w:div w:id="1331562689">
              <w:marLeft w:val="0"/>
              <w:marRight w:val="0"/>
              <w:marTop w:val="0"/>
              <w:marBottom w:val="0"/>
              <w:divBdr>
                <w:top w:val="none" w:sz="0" w:space="0" w:color="auto"/>
                <w:left w:val="none" w:sz="0" w:space="0" w:color="auto"/>
                <w:bottom w:val="none" w:sz="0" w:space="0" w:color="auto"/>
                <w:right w:val="none" w:sz="0" w:space="0" w:color="auto"/>
              </w:divBdr>
            </w:div>
            <w:div w:id="1824930764">
              <w:marLeft w:val="0"/>
              <w:marRight w:val="0"/>
              <w:marTop w:val="0"/>
              <w:marBottom w:val="0"/>
              <w:divBdr>
                <w:top w:val="none" w:sz="0" w:space="0" w:color="auto"/>
                <w:left w:val="none" w:sz="0" w:space="0" w:color="auto"/>
                <w:bottom w:val="none" w:sz="0" w:space="0" w:color="auto"/>
                <w:right w:val="none" w:sz="0" w:space="0" w:color="auto"/>
              </w:divBdr>
            </w:div>
            <w:div w:id="546919971">
              <w:marLeft w:val="0"/>
              <w:marRight w:val="0"/>
              <w:marTop w:val="0"/>
              <w:marBottom w:val="0"/>
              <w:divBdr>
                <w:top w:val="none" w:sz="0" w:space="0" w:color="auto"/>
                <w:left w:val="none" w:sz="0" w:space="0" w:color="auto"/>
                <w:bottom w:val="none" w:sz="0" w:space="0" w:color="auto"/>
                <w:right w:val="none" w:sz="0" w:space="0" w:color="auto"/>
              </w:divBdr>
            </w:div>
            <w:div w:id="614217635">
              <w:marLeft w:val="0"/>
              <w:marRight w:val="0"/>
              <w:marTop w:val="0"/>
              <w:marBottom w:val="0"/>
              <w:divBdr>
                <w:top w:val="none" w:sz="0" w:space="0" w:color="auto"/>
                <w:left w:val="none" w:sz="0" w:space="0" w:color="auto"/>
                <w:bottom w:val="none" w:sz="0" w:space="0" w:color="auto"/>
                <w:right w:val="none" w:sz="0" w:space="0" w:color="auto"/>
              </w:divBdr>
            </w:div>
            <w:div w:id="51271109">
              <w:marLeft w:val="0"/>
              <w:marRight w:val="0"/>
              <w:marTop w:val="0"/>
              <w:marBottom w:val="0"/>
              <w:divBdr>
                <w:top w:val="none" w:sz="0" w:space="0" w:color="auto"/>
                <w:left w:val="none" w:sz="0" w:space="0" w:color="auto"/>
                <w:bottom w:val="none" w:sz="0" w:space="0" w:color="auto"/>
                <w:right w:val="none" w:sz="0" w:space="0" w:color="auto"/>
              </w:divBdr>
            </w:div>
            <w:div w:id="244802788">
              <w:marLeft w:val="0"/>
              <w:marRight w:val="0"/>
              <w:marTop w:val="0"/>
              <w:marBottom w:val="0"/>
              <w:divBdr>
                <w:top w:val="none" w:sz="0" w:space="0" w:color="auto"/>
                <w:left w:val="none" w:sz="0" w:space="0" w:color="auto"/>
                <w:bottom w:val="none" w:sz="0" w:space="0" w:color="auto"/>
                <w:right w:val="none" w:sz="0" w:space="0" w:color="auto"/>
              </w:divBdr>
            </w:div>
            <w:div w:id="799768539">
              <w:marLeft w:val="0"/>
              <w:marRight w:val="0"/>
              <w:marTop w:val="0"/>
              <w:marBottom w:val="0"/>
              <w:divBdr>
                <w:top w:val="none" w:sz="0" w:space="0" w:color="auto"/>
                <w:left w:val="none" w:sz="0" w:space="0" w:color="auto"/>
                <w:bottom w:val="none" w:sz="0" w:space="0" w:color="auto"/>
                <w:right w:val="none" w:sz="0" w:space="0" w:color="auto"/>
              </w:divBdr>
            </w:div>
            <w:div w:id="519705637">
              <w:marLeft w:val="0"/>
              <w:marRight w:val="0"/>
              <w:marTop w:val="0"/>
              <w:marBottom w:val="0"/>
              <w:divBdr>
                <w:top w:val="none" w:sz="0" w:space="0" w:color="auto"/>
                <w:left w:val="none" w:sz="0" w:space="0" w:color="auto"/>
                <w:bottom w:val="none" w:sz="0" w:space="0" w:color="auto"/>
                <w:right w:val="none" w:sz="0" w:space="0" w:color="auto"/>
              </w:divBdr>
            </w:div>
            <w:div w:id="1561551327">
              <w:marLeft w:val="0"/>
              <w:marRight w:val="0"/>
              <w:marTop w:val="0"/>
              <w:marBottom w:val="0"/>
              <w:divBdr>
                <w:top w:val="none" w:sz="0" w:space="0" w:color="auto"/>
                <w:left w:val="none" w:sz="0" w:space="0" w:color="auto"/>
                <w:bottom w:val="none" w:sz="0" w:space="0" w:color="auto"/>
                <w:right w:val="none" w:sz="0" w:space="0" w:color="auto"/>
              </w:divBdr>
            </w:div>
            <w:div w:id="1041975262">
              <w:marLeft w:val="0"/>
              <w:marRight w:val="0"/>
              <w:marTop w:val="0"/>
              <w:marBottom w:val="0"/>
              <w:divBdr>
                <w:top w:val="none" w:sz="0" w:space="0" w:color="auto"/>
                <w:left w:val="none" w:sz="0" w:space="0" w:color="auto"/>
                <w:bottom w:val="none" w:sz="0" w:space="0" w:color="auto"/>
                <w:right w:val="none" w:sz="0" w:space="0" w:color="auto"/>
              </w:divBdr>
            </w:div>
            <w:div w:id="1077245701">
              <w:marLeft w:val="0"/>
              <w:marRight w:val="0"/>
              <w:marTop w:val="0"/>
              <w:marBottom w:val="0"/>
              <w:divBdr>
                <w:top w:val="none" w:sz="0" w:space="0" w:color="auto"/>
                <w:left w:val="none" w:sz="0" w:space="0" w:color="auto"/>
                <w:bottom w:val="none" w:sz="0" w:space="0" w:color="auto"/>
                <w:right w:val="none" w:sz="0" w:space="0" w:color="auto"/>
              </w:divBdr>
            </w:div>
            <w:div w:id="357778512">
              <w:marLeft w:val="0"/>
              <w:marRight w:val="0"/>
              <w:marTop w:val="0"/>
              <w:marBottom w:val="0"/>
              <w:divBdr>
                <w:top w:val="none" w:sz="0" w:space="0" w:color="auto"/>
                <w:left w:val="none" w:sz="0" w:space="0" w:color="auto"/>
                <w:bottom w:val="none" w:sz="0" w:space="0" w:color="auto"/>
                <w:right w:val="none" w:sz="0" w:space="0" w:color="auto"/>
              </w:divBdr>
            </w:div>
            <w:div w:id="1158880115">
              <w:marLeft w:val="0"/>
              <w:marRight w:val="0"/>
              <w:marTop w:val="0"/>
              <w:marBottom w:val="0"/>
              <w:divBdr>
                <w:top w:val="none" w:sz="0" w:space="0" w:color="auto"/>
                <w:left w:val="none" w:sz="0" w:space="0" w:color="auto"/>
                <w:bottom w:val="none" w:sz="0" w:space="0" w:color="auto"/>
                <w:right w:val="none" w:sz="0" w:space="0" w:color="auto"/>
              </w:divBdr>
            </w:div>
            <w:div w:id="614871608">
              <w:marLeft w:val="0"/>
              <w:marRight w:val="0"/>
              <w:marTop w:val="0"/>
              <w:marBottom w:val="0"/>
              <w:divBdr>
                <w:top w:val="none" w:sz="0" w:space="0" w:color="auto"/>
                <w:left w:val="none" w:sz="0" w:space="0" w:color="auto"/>
                <w:bottom w:val="none" w:sz="0" w:space="0" w:color="auto"/>
                <w:right w:val="none" w:sz="0" w:space="0" w:color="auto"/>
              </w:divBdr>
            </w:div>
            <w:div w:id="803813331">
              <w:marLeft w:val="0"/>
              <w:marRight w:val="0"/>
              <w:marTop w:val="0"/>
              <w:marBottom w:val="0"/>
              <w:divBdr>
                <w:top w:val="none" w:sz="0" w:space="0" w:color="auto"/>
                <w:left w:val="none" w:sz="0" w:space="0" w:color="auto"/>
                <w:bottom w:val="none" w:sz="0" w:space="0" w:color="auto"/>
                <w:right w:val="none" w:sz="0" w:space="0" w:color="auto"/>
              </w:divBdr>
            </w:div>
            <w:div w:id="805126875">
              <w:marLeft w:val="0"/>
              <w:marRight w:val="0"/>
              <w:marTop w:val="0"/>
              <w:marBottom w:val="0"/>
              <w:divBdr>
                <w:top w:val="none" w:sz="0" w:space="0" w:color="auto"/>
                <w:left w:val="none" w:sz="0" w:space="0" w:color="auto"/>
                <w:bottom w:val="none" w:sz="0" w:space="0" w:color="auto"/>
                <w:right w:val="none" w:sz="0" w:space="0" w:color="auto"/>
              </w:divBdr>
            </w:div>
            <w:div w:id="1936593665">
              <w:marLeft w:val="0"/>
              <w:marRight w:val="0"/>
              <w:marTop w:val="0"/>
              <w:marBottom w:val="0"/>
              <w:divBdr>
                <w:top w:val="none" w:sz="0" w:space="0" w:color="auto"/>
                <w:left w:val="none" w:sz="0" w:space="0" w:color="auto"/>
                <w:bottom w:val="none" w:sz="0" w:space="0" w:color="auto"/>
                <w:right w:val="none" w:sz="0" w:space="0" w:color="auto"/>
              </w:divBdr>
            </w:div>
            <w:div w:id="444467011">
              <w:marLeft w:val="0"/>
              <w:marRight w:val="0"/>
              <w:marTop w:val="0"/>
              <w:marBottom w:val="0"/>
              <w:divBdr>
                <w:top w:val="none" w:sz="0" w:space="0" w:color="auto"/>
                <w:left w:val="none" w:sz="0" w:space="0" w:color="auto"/>
                <w:bottom w:val="none" w:sz="0" w:space="0" w:color="auto"/>
                <w:right w:val="none" w:sz="0" w:space="0" w:color="auto"/>
              </w:divBdr>
            </w:div>
            <w:div w:id="625697441">
              <w:marLeft w:val="0"/>
              <w:marRight w:val="0"/>
              <w:marTop w:val="0"/>
              <w:marBottom w:val="0"/>
              <w:divBdr>
                <w:top w:val="none" w:sz="0" w:space="0" w:color="auto"/>
                <w:left w:val="none" w:sz="0" w:space="0" w:color="auto"/>
                <w:bottom w:val="none" w:sz="0" w:space="0" w:color="auto"/>
                <w:right w:val="none" w:sz="0" w:space="0" w:color="auto"/>
              </w:divBdr>
            </w:div>
            <w:div w:id="1773436059">
              <w:marLeft w:val="0"/>
              <w:marRight w:val="0"/>
              <w:marTop w:val="0"/>
              <w:marBottom w:val="0"/>
              <w:divBdr>
                <w:top w:val="none" w:sz="0" w:space="0" w:color="auto"/>
                <w:left w:val="none" w:sz="0" w:space="0" w:color="auto"/>
                <w:bottom w:val="none" w:sz="0" w:space="0" w:color="auto"/>
                <w:right w:val="none" w:sz="0" w:space="0" w:color="auto"/>
              </w:divBdr>
            </w:div>
            <w:div w:id="1796365817">
              <w:marLeft w:val="0"/>
              <w:marRight w:val="0"/>
              <w:marTop w:val="0"/>
              <w:marBottom w:val="0"/>
              <w:divBdr>
                <w:top w:val="none" w:sz="0" w:space="0" w:color="auto"/>
                <w:left w:val="none" w:sz="0" w:space="0" w:color="auto"/>
                <w:bottom w:val="none" w:sz="0" w:space="0" w:color="auto"/>
                <w:right w:val="none" w:sz="0" w:space="0" w:color="auto"/>
              </w:divBdr>
            </w:div>
            <w:div w:id="12457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01">
      <w:bodyDiv w:val="1"/>
      <w:marLeft w:val="0"/>
      <w:marRight w:val="0"/>
      <w:marTop w:val="0"/>
      <w:marBottom w:val="0"/>
      <w:divBdr>
        <w:top w:val="none" w:sz="0" w:space="0" w:color="auto"/>
        <w:left w:val="none" w:sz="0" w:space="0" w:color="auto"/>
        <w:bottom w:val="none" w:sz="0" w:space="0" w:color="auto"/>
        <w:right w:val="none" w:sz="0" w:space="0" w:color="auto"/>
      </w:divBdr>
      <w:divsChild>
        <w:div w:id="1212227237">
          <w:marLeft w:val="0"/>
          <w:marRight w:val="0"/>
          <w:marTop w:val="0"/>
          <w:marBottom w:val="0"/>
          <w:divBdr>
            <w:top w:val="none" w:sz="0" w:space="0" w:color="auto"/>
            <w:left w:val="none" w:sz="0" w:space="0" w:color="auto"/>
            <w:bottom w:val="none" w:sz="0" w:space="0" w:color="auto"/>
            <w:right w:val="none" w:sz="0" w:space="0" w:color="auto"/>
          </w:divBdr>
          <w:divsChild>
            <w:div w:id="732852673">
              <w:marLeft w:val="0"/>
              <w:marRight w:val="0"/>
              <w:marTop w:val="0"/>
              <w:marBottom w:val="0"/>
              <w:divBdr>
                <w:top w:val="none" w:sz="0" w:space="0" w:color="auto"/>
                <w:left w:val="none" w:sz="0" w:space="0" w:color="auto"/>
                <w:bottom w:val="none" w:sz="0" w:space="0" w:color="auto"/>
                <w:right w:val="none" w:sz="0" w:space="0" w:color="auto"/>
              </w:divBdr>
            </w:div>
            <w:div w:id="743527302">
              <w:marLeft w:val="0"/>
              <w:marRight w:val="0"/>
              <w:marTop w:val="0"/>
              <w:marBottom w:val="0"/>
              <w:divBdr>
                <w:top w:val="none" w:sz="0" w:space="0" w:color="auto"/>
                <w:left w:val="none" w:sz="0" w:space="0" w:color="auto"/>
                <w:bottom w:val="none" w:sz="0" w:space="0" w:color="auto"/>
                <w:right w:val="none" w:sz="0" w:space="0" w:color="auto"/>
              </w:divBdr>
            </w:div>
            <w:div w:id="1556236761">
              <w:marLeft w:val="0"/>
              <w:marRight w:val="0"/>
              <w:marTop w:val="0"/>
              <w:marBottom w:val="0"/>
              <w:divBdr>
                <w:top w:val="none" w:sz="0" w:space="0" w:color="auto"/>
                <w:left w:val="none" w:sz="0" w:space="0" w:color="auto"/>
                <w:bottom w:val="none" w:sz="0" w:space="0" w:color="auto"/>
                <w:right w:val="none" w:sz="0" w:space="0" w:color="auto"/>
              </w:divBdr>
            </w:div>
            <w:div w:id="524253025">
              <w:marLeft w:val="0"/>
              <w:marRight w:val="0"/>
              <w:marTop w:val="0"/>
              <w:marBottom w:val="0"/>
              <w:divBdr>
                <w:top w:val="none" w:sz="0" w:space="0" w:color="auto"/>
                <w:left w:val="none" w:sz="0" w:space="0" w:color="auto"/>
                <w:bottom w:val="none" w:sz="0" w:space="0" w:color="auto"/>
                <w:right w:val="none" w:sz="0" w:space="0" w:color="auto"/>
              </w:divBdr>
            </w:div>
            <w:div w:id="2100326525">
              <w:marLeft w:val="0"/>
              <w:marRight w:val="0"/>
              <w:marTop w:val="0"/>
              <w:marBottom w:val="0"/>
              <w:divBdr>
                <w:top w:val="none" w:sz="0" w:space="0" w:color="auto"/>
                <w:left w:val="none" w:sz="0" w:space="0" w:color="auto"/>
                <w:bottom w:val="none" w:sz="0" w:space="0" w:color="auto"/>
                <w:right w:val="none" w:sz="0" w:space="0" w:color="auto"/>
              </w:divBdr>
            </w:div>
            <w:div w:id="311641295">
              <w:marLeft w:val="0"/>
              <w:marRight w:val="0"/>
              <w:marTop w:val="0"/>
              <w:marBottom w:val="0"/>
              <w:divBdr>
                <w:top w:val="none" w:sz="0" w:space="0" w:color="auto"/>
                <w:left w:val="none" w:sz="0" w:space="0" w:color="auto"/>
                <w:bottom w:val="none" w:sz="0" w:space="0" w:color="auto"/>
                <w:right w:val="none" w:sz="0" w:space="0" w:color="auto"/>
              </w:divBdr>
            </w:div>
            <w:div w:id="1224147416">
              <w:marLeft w:val="0"/>
              <w:marRight w:val="0"/>
              <w:marTop w:val="0"/>
              <w:marBottom w:val="0"/>
              <w:divBdr>
                <w:top w:val="none" w:sz="0" w:space="0" w:color="auto"/>
                <w:left w:val="none" w:sz="0" w:space="0" w:color="auto"/>
                <w:bottom w:val="none" w:sz="0" w:space="0" w:color="auto"/>
                <w:right w:val="none" w:sz="0" w:space="0" w:color="auto"/>
              </w:divBdr>
            </w:div>
            <w:div w:id="1439331605">
              <w:marLeft w:val="0"/>
              <w:marRight w:val="0"/>
              <w:marTop w:val="0"/>
              <w:marBottom w:val="0"/>
              <w:divBdr>
                <w:top w:val="none" w:sz="0" w:space="0" w:color="auto"/>
                <w:left w:val="none" w:sz="0" w:space="0" w:color="auto"/>
                <w:bottom w:val="none" w:sz="0" w:space="0" w:color="auto"/>
                <w:right w:val="none" w:sz="0" w:space="0" w:color="auto"/>
              </w:divBdr>
            </w:div>
            <w:div w:id="1375544854">
              <w:marLeft w:val="0"/>
              <w:marRight w:val="0"/>
              <w:marTop w:val="0"/>
              <w:marBottom w:val="0"/>
              <w:divBdr>
                <w:top w:val="none" w:sz="0" w:space="0" w:color="auto"/>
                <w:left w:val="none" w:sz="0" w:space="0" w:color="auto"/>
                <w:bottom w:val="none" w:sz="0" w:space="0" w:color="auto"/>
                <w:right w:val="none" w:sz="0" w:space="0" w:color="auto"/>
              </w:divBdr>
            </w:div>
            <w:div w:id="881869186">
              <w:marLeft w:val="0"/>
              <w:marRight w:val="0"/>
              <w:marTop w:val="0"/>
              <w:marBottom w:val="0"/>
              <w:divBdr>
                <w:top w:val="none" w:sz="0" w:space="0" w:color="auto"/>
                <w:left w:val="none" w:sz="0" w:space="0" w:color="auto"/>
                <w:bottom w:val="none" w:sz="0" w:space="0" w:color="auto"/>
                <w:right w:val="none" w:sz="0" w:space="0" w:color="auto"/>
              </w:divBdr>
            </w:div>
            <w:div w:id="673147921">
              <w:marLeft w:val="0"/>
              <w:marRight w:val="0"/>
              <w:marTop w:val="0"/>
              <w:marBottom w:val="0"/>
              <w:divBdr>
                <w:top w:val="none" w:sz="0" w:space="0" w:color="auto"/>
                <w:left w:val="none" w:sz="0" w:space="0" w:color="auto"/>
                <w:bottom w:val="none" w:sz="0" w:space="0" w:color="auto"/>
                <w:right w:val="none" w:sz="0" w:space="0" w:color="auto"/>
              </w:divBdr>
            </w:div>
            <w:div w:id="1710954345">
              <w:marLeft w:val="0"/>
              <w:marRight w:val="0"/>
              <w:marTop w:val="0"/>
              <w:marBottom w:val="0"/>
              <w:divBdr>
                <w:top w:val="none" w:sz="0" w:space="0" w:color="auto"/>
                <w:left w:val="none" w:sz="0" w:space="0" w:color="auto"/>
                <w:bottom w:val="none" w:sz="0" w:space="0" w:color="auto"/>
                <w:right w:val="none" w:sz="0" w:space="0" w:color="auto"/>
              </w:divBdr>
            </w:div>
            <w:div w:id="895971579">
              <w:marLeft w:val="0"/>
              <w:marRight w:val="0"/>
              <w:marTop w:val="0"/>
              <w:marBottom w:val="0"/>
              <w:divBdr>
                <w:top w:val="none" w:sz="0" w:space="0" w:color="auto"/>
                <w:left w:val="none" w:sz="0" w:space="0" w:color="auto"/>
                <w:bottom w:val="none" w:sz="0" w:space="0" w:color="auto"/>
                <w:right w:val="none" w:sz="0" w:space="0" w:color="auto"/>
              </w:divBdr>
            </w:div>
            <w:div w:id="1753889791">
              <w:marLeft w:val="0"/>
              <w:marRight w:val="0"/>
              <w:marTop w:val="0"/>
              <w:marBottom w:val="0"/>
              <w:divBdr>
                <w:top w:val="none" w:sz="0" w:space="0" w:color="auto"/>
                <w:left w:val="none" w:sz="0" w:space="0" w:color="auto"/>
                <w:bottom w:val="none" w:sz="0" w:space="0" w:color="auto"/>
                <w:right w:val="none" w:sz="0" w:space="0" w:color="auto"/>
              </w:divBdr>
            </w:div>
            <w:div w:id="1042824950">
              <w:marLeft w:val="0"/>
              <w:marRight w:val="0"/>
              <w:marTop w:val="0"/>
              <w:marBottom w:val="0"/>
              <w:divBdr>
                <w:top w:val="none" w:sz="0" w:space="0" w:color="auto"/>
                <w:left w:val="none" w:sz="0" w:space="0" w:color="auto"/>
                <w:bottom w:val="none" w:sz="0" w:space="0" w:color="auto"/>
                <w:right w:val="none" w:sz="0" w:space="0" w:color="auto"/>
              </w:divBdr>
            </w:div>
            <w:div w:id="147870721">
              <w:marLeft w:val="0"/>
              <w:marRight w:val="0"/>
              <w:marTop w:val="0"/>
              <w:marBottom w:val="0"/>
              <w:divBdr>
                <w:top w:val="none" w:sz="0" w:space="0" w:color="auto"/>
                <w:left w:val="none" w:sz="0" w:space="0" w:color="auto"/>
                <w:bottom w:val="none" w:sz="0" w:space="0" w:color="auto"/>
                <w:right w:val="none" w:sz="0" w:space="0" w:color="auto"/>
              </w:divBdr>
            </w:div>
            <w:div w:id="1442605909">
              <w:marLeft w:val="0"/>
              <w:marRight w:val="0"/>
              <w:marTop w:val="0"/>
              <w:marBottom w:val="0"/>
              <w:divBdr>
                <w:top w:val="none" w:sz="0" w:space="0" w:color="auto"/>
                <w:left w:val="none" w:sz="0" w:space="0" w:color="auto"/>
                <w:bottom w:val="none" w:sz="0" w:space="0" w:color="auto"/>
                <w:right w:val="none" w:sz="0" w:space="0" w:color="auto"/>
              </w:divBdr>
            </w:div>
            <w:div w:id="984630430">
              <w:marLeft w:val="0"/>
              <w:marRight w:val="0"/>
              <w:marTop w:val="0"/>
              <w:marBottom w:val="0"/>
              <w:divBdr>
                <w:top w:val="none" w:sz="0" w:space="0" w:color="auto"/>
                <w:left w:val="none" w:sz="0" w:space="0" w:color="auto"/>
                <w:bottom w:val="none" w:sz="0" w:space="0" w:color="auto"/>
                <w:right w:val="none" w:sz="0" w:space="0" w:color="auto"/>
              </w:divBdr>
            </w:div>
            <w:div w:id="1816025322">
              <w:marLeft w:val="0"/>
              <w:marRight w:val="0"/>
              <w:marTop w:val="0"/>
              <w:marBottom w:val="0"/>
              <w:divBdr>
                <w:top w:val="none" w:sz="0" w:space="0" w:color="auto"/>
                <w:left w:val="none" w:sz="0" w:space="0" w:color="auto"/>
                <w:bottom w:val="none" w:sz="0" w:space="0" w:color="auto"/>
                <w:right w:val="none" w:sz="0" w:space="0" w:color="auto"/>
              </w:divBdr>
            </w:div>
            <w:div w:id="542324951">
              <w:marLeft w:val="0"/>
              <w:marRight w:val="0"/>
              <w:marTop w:val="0"/>
              <w:marBottom w:val="0"/>
              <w:divBdr>
                <w:top w:val="none" w:sz="0" w:space="0" w:color="auto"/>
                <w:left w:val="none" w:sz="0" w:space="0" w:color="auto"/>
                <w:bottom w:val="none" w:sz="0" w:space="0" w:color="auto"/>
                <w:right w:val="none" w:sz="0" w:space="0" w:color="auto"/>
              </w:divBdr>
            </w:div>
            <w:div w:id="917666208">
              <w:marLeft w:val="0"/>
              <w:marRight w:val="0"/>
              <w:marTop w:val="0"/>
              <w:marBottom w:val="0"/>
              <w:divBdr>
                <w:top w:val="none" w:sz="0" w:space="0" w:color="auto"/>
                <w:left w:val="none" w:sz="0" w:space="0" w:color="auto"/>
                <w:bottom w:val="none" w:sz="0" w:space="0" w:color="auto"/>
                <w:right w:val="none" w:sz="0" w:space="0" w:color="auto"/>
              </w:divBdr>
            </w:div>
            <w:div w:id="252398556">
              <w:marLeft w:val="0"/>
              <w:marRight w:val="0"/>
              <w:marTop w:val="0"/>
              <w:marBottom w:val="0"/>
              <w:divBdr>
                <w:top w:val="none" w:sz="0" w:space="0" w:color="auto"/>
                <w:left w:val="none" w:sz="0" w:space="0" w:color="auto"/>
                <w:bottom w:val="none" w:sz="0" w:space="0" w:color="auto"/>
                <w:right w:val="none" w:sz="0" w:space="0" w:color="auto"/>
              </w:divBdr>
            </w:div>
            <w:div w:id="1183276887">
              <w:marLeft w:val="0"/>
              <w:marRight w:val="0"/>
              <w:marTop w:val="0"/>
              <w:marBottom w:val="0"/>
              <w:divBdr>
                <w:top w:val="none" w:sz="0" w:space="0" w:color="auto"/>
                <w:left w:val="none" w:sz="0" w:space="0" w:color="auto"/>
                <w:bottom w:val="none" w:sz="0" w:space="0" w:color="auto"/>
                <w:right w:val="none" w:sz="0" w:space="0" w:color="auto"/>
              </w:divBdr>
            </w:div>
            <w:div w:id="940917045">
              <w:marLeft w:val="0"/>
              <w:marRight w:val="0"/>
              <w:marTop w:val="0"/>
              <w:marBottom w:val="0"/>
              <w:divBdr>
                <w:top w:val="none" w:sz="0" w:space="0" w:color="auto"/>
                <w:left w:val="none" w:sz="0" w:space="0" w:color="auto"/>
                <w:bottom w:val="none" w:sz="0" w:space="0" w:color="auto"/>
                <w:right w:val="none" w:sz="0" w:space="0" w:color="auto"/>
              </w:divBdr>
            </w:div>
            <w:div w:id="438260405">
              <w:marLeft w:val="0"/>
              <w:marRight w:val="0"/>
              <w:marTop w:val="0"/>
              <w:marBottom w:val="0"/>
              <w:divBdr>
                <w:top w:val="none" w:sz="0" w:space="0" w:color="auto"/>
                <w:left w:val="none" w:sz="0" w:space="0" w:color="auto"/>
                <w:bottom w:val="none" w:sz="0" w:space="0" w:color="auto"/>
                <w:right w:val="none" w:sz="0" w:space="0" w:color="auto"/>
              </w:divBdr>
            </w:div>
            <w:div w:id="385761518">
              <w:marLeft w:val="0"/>
              <w:marRight w:val="0"/>
              <w:marTop w:val="0"/>
              <w:marBottom w:val="0"/>
              <w:divBdr>
                <w:top w:val="none" w:sz="0" w:space="0" w:color="auto"/>
                <w:left w:val="none" w:sz="0" w:space="0" w:color="auto"/>
                <w:bottom w:val="none" w:sz="0" w:space="0" w:color="auto"/>
                <w:right w:val="none" w:sz="0" w:space="0" w:color="auto"/>
              </w:divBdr>
            </w:div>
            <w:div w:id="376666055">
              <w:marLeft w:val="0"/>
              <w:marRight w:val="0"/>
              <w:marTop w:val="0"/>
              <w:marBottom w:val="0"/>
              <w:divBdr>
                <w:top w:val="none" w:sz="0" w:space="0" w:color="auto"/>
                <w:left w:val="none" w:sz="0" w:space="0" w:color="auto"/>
                <w:bottom w:val="none" w:sz="0" w:space="0" w:color="auto"/>
                <w:right w:val="none" w:sz="0" w:space="0" w:color="auto"/>
              </w:divBdr>
            </w:div>
            <w:div w:id="676662119">
              <w:marLeft w:val="0"/>
              <w:marRight w:val="0"/>
              <w:marTop w:val="0"/>
              <w:marBottom w:val="0"/>
              <w:divBdr>
                <w:top w:val="none" w:sz="0" w:space="0" w:color="auto"/>
                <w:left w:val="none" w:sz="0" w:space="0" w:color="auto"/>
                <w:bottom w:val="none" w:sz="0" w:space="0" w:color="auto"/>
                <w:right w:val="none" w:sz="0" w:space="0" w:color="auto"/>
              </w:divBdr>
            </w:div>
            <w:div w:id="19591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7944">
      <w:bodyDiv w:val="1"/>
      <w:marLeft w:val="0"/>
      <w:marRight w:val="0"/>
      <w:marTop w:val="0"/>
      <w:marBottom w:val="0"/>
      <w:divBdr>
        <w:top w:val="none" w:sz="0" w:space="0" w:color="auto"/>
        <w:left w:val="none" w:sz="0" w:space="0" w:color="auto"/>
        <w:bottom w:val="none" w:sz="0" w:space="0" w:color="auto"/>
        <w:right w:val="none" w:sz="0" w:space="0" w:color="auto"/>
      </w:divBdr>
      <w:divsChild>
        <w:div w:id="2040007586">
          <w:marLeft w:val="0"/>
          <w:marRight w:val="0"/>
          <w:marTop w:val="0"/>
          <w:marBottom w:val="0"/>
          <w:divBdr>
            <w:top w:val="none" w:sz="0" w:space="0" w:color="auto"/>
            <w:left w:val="none" w:sz="0" w:space="0" w:color="auto"/>
            <w:bottom w:val="none" w:sz="0" w:space="0" w:color="auto"/>
            <w:right w:val="none" w:sz="0" w:space="0" w:color="auto"/>
          </w:divBdr>
          <w:divsChild>
            <w:div w:id="1544903527">
              <w:marLeft w:val="0"/>
              <w:marRight w:val="0"/>
              <w:marTop w:val="0"/>
              <w:marBottom w:val="0"/>
              <w:divBdr>
                <w:top w:val="none" w:sz="0" w:space="0" w:color="auto"/>
                <w:left w:val="none" w:sz="0" w:space="0" w:color="auto"/>
                <w:bottom w:val="none" w:sz="0" w:space="0" w:color="auto"/>
                <w:right w:val="none" w:sz="0" w:space="0" w:color="auto"/>
              </w:divBdr>
            </w:div>
            <w:div w:id="731851817">
              <w:marLeft w:val="0"/>
              <w:marRight w:val="0"/>
              <w:marTop w:val="0"/>
              <w:marBottom w:val="0"/>
              <w:divBdr>
                <w:top w:val="none" w:sz="0" w:space="0" w:color="auto"/>
                <w:left w:val="none" w:sz="0" w:space="0" w:color="auto"/>
                <w:bottom w:val="none" w:sz="0" w:space="0" w:color="auto"/>
                <w:right w:val="none" w:sz="0" w:space="0" w:color="auto"/>
              </w:divBdr>
            </w:div>
            <w:div w:id="1196967096">
              <w:marLeft w:val="0"/>
              <w:marRight w:val="0"/>
              <w:marTop w:val="0"/>
              <w:marBottom w:val="0"/>
              <w:divBdr>
                <w:top w:val="none" w:sz="0" w:space="0" w:color="auto"/>
                <w:left w:val="none" w:sz="0" w:space="0" w:color="auto"/>
                <w:bottom w:val="none" w:sz="0" w:space="0" w:color="auto"/>
                <w:right w:val="none" w:sz="0" w:space="0" w:color="auto"/>
              </w:divBdr>
            </w:div>
            <w:div w:id="1357582723">
              <w:marLeft w:val="0"/>
              <w:marRight w:val="0"/>
              <w:marTop w:val="0"/>
              <w:marBottom w:val="0"/>
              <w:divBdr>
                <w:top w:val="none" w:sz="0" w:space="0" w:color="auto"/>
                <w:left w:val="none" w:sz="0" w:space="0" w:color="auto"/>
                <w:bottom w:val="none" w:sz="0" w:space="0" w:color="auto"/>
                <w:right w:val="none" w:sz="0" w:space="0" w:color="auto"/>
              </w:divBdr>
            </w:div>
            <w:div w:id="1720713369">
              <w:marLeft w:val="0"/>
              <w:marRight w:val="0"/>
              <w:marTop w:val="0"/>
              <w:marBottom w:val="0"/>
              <w:divBdr>
                <w:top w:val="none" w:sz="0" w:space="0" w:color="auto"/>
                <w:left w:val="none" w:sz="0" w:space="0" w:color="auto"/>
                <w:bottom w:val="none" w:sz="0" w:space="0" w:color="auto"/>
                <w:right w:val="none" w:sz="0" w:space="0" w:color="auto"/>
              </w:divBdr>
            </w:div>
            <w:div w:id="2081360843">
              <w:marLeft w:val="0"/>
              <w:marRight w:val="0"/>
              <w:marTop w:val="0"/>
              <w:marBottom w:val="0"/>
              <w:divBdr>
                <w:top w:val="none" w:sz="0" w:space="0" w:color="auto"/>
                <w:left w:val="none" w:sz="0" w:space="0" w:color="auto"/>
                <w:bottom w:val="none" w:sz="0" w:space="0" w:color="auto"/>
                <w:right w:val="none" w:sz="0" w:space="0" w:color="auto"/>
              </w:divBdr>
            </w:div>
            <w:div w:id="2028407777">
              <w:marLeft w:val="0"/>
              <w:marRight w:val="0"/>
              <w:marTop w:val="0"/>
              <w:marBottom w:val="0"/>
              <w:divBdr>
                <w:top w:val="none" w:sz="0" w:space="0" w:color="auto"/>
                <w:left w:val="none" w:sz="0" w:space="0" w:color="auto"/>
                <w:bottom w:val="none" w:sz="0" w:space="0" w:color="auto"/>
                <w:right w:val="none" w:sz="0" w:space="0" w:color="auto"/>
              </w:divBdr>
            </w:div>
            <w:div w:id="1193884199">
              <w:marLeft w:val="0"/>
              <w:marRight w:val="0"/>
              <w:marTop w:val="0"/>
              <w:marBottom w:val="0"/>
              <w:divBdr>
                <w:top w:val="none" w:sz="0" w:space="0" w:color="auto"/>
                <w:left w:val="none" w:sz="0" w:space="0" w:color="auto"/>
                <w:bottom w:val="none" w:sz="0" w:space="0" w:color="auto"/>
                <w:right w:val="none" w:sz="0" w:space="0" w:color="auto"/>
              </w:divBdr>
            </w:div>
            <w:div w:id="37514858">
              <w:marLeft w:val="0"/>
              <w:marRight w:val="0"/>
              <w:marTop w:val="0"/>
              <w:marBottom w:val="0"/>
              <w:divBdr>
                <w:top w:val="none" w:sz="0" w:space="0" w:color="auto"/>
                <w:left w:val="none" w:sz="0" w:space="0" w:color="auto"/>
                <w:bottom w:val="none" w:sz="0" w:space="0" w:color="auto"/>
                <w:right w:val="none" w:sz="0" w:space="0" w:color="auto"/>
              </w:divBdr>
            </w:div>
            <w:div w:id="295180878">
              <w:marLeft w:val="0"/>
              <w:marRight w:val="0"/>
              <w:marTop w:val="0"/>
              <w:marBottom w:val="0"/>
              <w:divBdr>
                <w:top w:val="none" w:sz="0" w:space="0" w:color="auto"/>
                <w:left w:val="none" w:sz="0" w:space="0" w:color="auto"/>
                <w:bottom w:val="none" w:sz="0" w:space="0" w:color="auto"/>
                <w:right w:val="none" w:sz="0" w:space="0" w:color="auto"/>
              </w:divBdr>
            </w:div>
            <w:div w:id="726270083">
              <w:marLeft w:val="0"/>
              <w:marRight w:val="0"/>
              <w:marTop w:val="0"/>
              <w:marBottom w:val="0"/>
              <w:divBdr>
                <w:top w:val="none" w:sz="0" w:space="0" w:color="auto"/>
                <w:left w:val="none" w:sz="0" w:space="0" w:color="auto"/>
                <w:bottom w:val="none" w:sz="0" w:space="0" w:color="auto"/>
                <w:right w:val="none" w:sz="0" w:space="0" w:color="auto"/>
              </w:divBdr>
            </w:div>
            <w:div w:id="620722925">
              <w:marLeft w:val="0"/>
              <w:marRight w:val="0"/>
              <w:marTop w:val="0"/>
              <w:marBottom w:val="0"/>
              <w:divBdr>
                <w:top w:val="none" w:sz="0" w:space="0" w:color="auto"/>
                <w:left w:val="none" w:sz="0" w:space="0" w:color="auto"/>
                <w:bottom w:val="none" w:sz="0" w:space="0" w:color="auto"/>
                <w:right w:val="none" w:sz="0" w:space="0" w:color="auto"/>
              </w:divBdr>
            </w:div>
            <w:div w:id="2047558605">
              <w:marLeft w:val="0"/>
              <w:marRight w:val="0"/>
              <w:marTop w:val="0"/>
              <w:marBottom w:val="0"/>
              <w:divBdr>
                <w:top w:val="none" w:sz="0" w:space="0" w:color="auto"/>
                <w:left w:val="none" w:sz="0" w:space="0" w:color="auto"/>
                <w:bottom w:val="none" w:sz="0" w:space="0" w:color="auto"/>
                <w:right w:val="none" w:sz="0" w:space="0" w:color="auto"/>
              </w:divBdr>
            </w:div>
            <w:div w:id="1045255242">
              <w:marLeft w:val="0"/>
              <w:marRight w:val="0"/>
              <w:marTop w:val="0"/>
              <w:marBottom w:val="0"/>
              <w:divBdr>
                <w:top w:val="none" w:sz="0" w:space="0" w:color="auto"/>
                <w:left w:val="none" w:sz="0" w:space="0" w:color="auto"/>
                <w:bottom w:val="none" w:sz="0" w:space="0" w:color="auto"/>
                <w:right w:val="none" w:sz="0" w:space="0" w:color="auto"/>
              </w:divBdr>
            </w:div>
            <w:div w:id="931858266">
              <w:marLeft w:val="0"/>
              <w:marRight w:val="0"/>
              <w:marTop w:val="0"/>
              <w:marBottom w:val="0"/>
              <w:divBdr>
                <w:top w:val="none" w:sz="0" w:space="0" w:color="auto"/>
                <w:left w:val="none" w:sz="0" w:space="0" w:color="auto"/>
                <w:bottom w:val="none" w:sz="0" w:space="0" w:color="auto"/>
                <w:right w:val="none" w:sz="0" w:space="0" w:color="auto"/>
              </w:divBdr>
            </w:div>
            <w:div w:id="555163746">
              <w:marLeft w:val="0"/>
              <w:marRight w:val="0"/>
              <w:marTop w:val="0"/>
              <w:marBottom w:val="0"/>
              <w:divBdr>
                <w:top w:val="none" w:sz="0" w:space="0" w:color="auto"/>
                <w:left w:val="none" w:sz="0" w:space="0" w:color="auto"/>
                <w:bottom w:val="none" w:sz="0" w:space="0" w:color="auto"/>
                <w:right w:val="none" w:sz="0" w:space="0" w:color="auto"/>
              </w:divBdr>
            </w:div>
            <w:div w:id="1754623018">
              <w:marLeft w:val="0"/>
              <w:marRight w:val="0"/>
              <w:marTop w:val="0"/>
              <w:marBottom w:val="0"/>
              <w:divBdr>
                <w:top w:val="none" w:sz="0" w:space="0" w:color="auto"/>
                <w:left w:val="none" w:sz="0" w:space="0" w:color="auto"/>
                <w:bottom w:val="none" w:sz="0" w:space="0" w:color="auto"/>
                <w:right w:val="none" w:sz="0" w:space="0" w:color="auto"/>
              </w:divBdr>
            </w:div>
            <w:div w:id="740712853">
              <w:marLeft w:val="0"/>
              <w:marRight w:val="0"/>
              <w:marTop w:val="0"/>
              <w:marBottom w:val="0"/>
              <w:divBdr>
                <w:top w:val="none" w:sz="0" w:space="0" w:color="auto"/>
                <w:left w:val="none" w:sz="0" w:space="0" w:color="auto"/>
                <w:bottom w:val="none" w:sz="0" w:space="0" w:color="auto"/>
                <w:right w:val="none" w:sz="0" w:space="0" w:color="auto"/>
              </w:divBdr>
            </w:div>
            <w:div w:id="1203520790">
              <w:marLeft w:val="0"/>
              <w:marRight w:val="0"/>
              <w:marTop w:val="0"/>
              <w:marBottom w:val="0"/>
              <w:divBdr>
                <w:top w:val="none" w:sz="0" w:space="0" w:color="auto"/>
                <w:left w:val="none" w:sz="0" w:space="0" w:color="auto"/>
                <w:bottom w:val="none" w:sz="0" w:space="0" w:color="auto"/>
                <w:right w:val="none" w:sz="0" w:space="0" w:color="auto"/>
              </w:divBdr>
            </w:div>
            <w:div w:id="49349297">
              <w:marLeft w:val="0"/>
              <w:marRight w:val="0"/>
              <w:marTop w:val="0"/>
              <w:marBottom w:val="0"/>
              <w:divBdr>
                <w:top w:val="none" w:sz="0" w:space="0" w:color="auto"/>
                <w:left w:val="none" w:sz="0" w:space="0" w:color="auto"/>
                <w:bottom w:val="none" w:sz="0" w:space="0" w:color="auto"/>
                <w:right w:val="none" w:sz="0" w:space="0" w:color="auto"/>
              </w:divBdr>
            </w:div>
            <w:div w:id="1041629780">
              <w:marLeft w:val="0"/>
              <w:marRight w:val="0"/>
              <w:marTop w:val="0"/>
              <w:marBottom w:val="0"/>
              <w:divBdr>
                <w:top w:val="none" w:sz="0" w:space="0" w:color="auto"/>
                <w:left w:val="none" w:sz="0" w:space="0" w:color="auto"/>
                <w:bottom w:val="none" w:sz="0" w:space="0" w:color="auto"/>
                <w:right w:val="none" w:sz="0" w:space="0" w:color="auto"/>
              </w:divBdr>
            </w:div>
            <w:div w:id="1500199223">
              <w:marLeft w:val="0"/>
              <w:marRight w:val="0"/>
              <w:marTop w:val="0"/>
              <w:marBottom w:val="0"/>
              <w:divBdr>
                <w:top w:val="none" w:sz="0" w:space="0" w:color="auto"/>
                <w:left w:val="none" w:sz="0" w:space="0" w:color="auto"/>
                <w:bottom w:val="none" w:sz="0" w:space="0" w:color="auto"/>
                <w:right w:val="none" w:sz="0" w:space="0" w:color="auto"/>
              </w:divBdr>
            </w:div>
            <w:div w:id="1997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262">
      <w:bodyDiv w:val="1"/>
      <w:marLeft w:val="0"/>
      <w:marRight w:val="0"/>
      <w:marTop w:val="0"/>
      <w:marBottom w:val="0"/>
      <w:divBdr>
        <w:top w:val="none" w:sz="0" w:space="0" w:color="auto"/>
        <w:left w:val="none" w:sz="0" w:space="0" w:color="auto"/>
        <w:bottom w:val="none" w:sz="0" w:space="0" w:color="auto"/>
        <w:right w:val="none" w:sz="0" w:space="0" w:color="auto"/>
      </w:divBdr>
      <w:divsChild>
        <w:div w:id="68232454">
          <w:marLeft w:val="640"/>
          <w:marRight w:val="0"/>
          <w:marTop w:val="0"/>
          <w:marBottom w:val="0"/>
          <w:divBdr>
            <w:top w:val="none" w:sz="0" w:space="0" w:color="auto"/>
            <w:left w:val="none" w:sz="0" w:space="0" w:color="auto"/>
            <w:bottom w:val="none" w:sz="0" w:space="0" w:color="auto"/>
            <w:right w:val="none" w:sz="0" w:space="0" w:color="auto"/>
          </w:divBdr>
        </w:div>
        <w:div w:id="1934120986">
          <w:marLeft w:val="640"/>
          <w:marRight w:val="0"/>
          <w:marTop w:val="0"/>
          <w:marBottom w:val="0"/>
          <w:divBdr>
            <w:top w:val="none" w:sz="0" w:space="0" w:color="auto"/>
            <w:left w:val="none" w:sz="0" w:space="0" w:color="auto"/>
            <w:bottom w:val="none" w:sz="0" w:space="0" w:color="auto"/>
            <w:right w:val="none" w:sz="0" w:space="0" w:color="auto"/>
          </w:divBdr>
        </w:div>
        <w:div w:id="1921980727">
          <w:marLeft w:val="640"/>
          <w:marRight w:val="0"/>
          <w:marTop w:val="0"/>
          <w:marBottom w:val="0"/>
          <w:divBdr>
            <w:top w:val="none" w:sz="0" w:space="0" w:color="auto"/>
            <w:left w:val="none" w:sz="0" w:space="0" w:color="auto"/>
            <w:bottom w:val="none" w:sz="0" w:space="0" w:color="auto"/>
            <w:right w:val="none" w:sz="0" w:space="0" w:color="auto"/>
          </w:divBdr>
        </w:div>
        <w:div w:id="1464033541">
          <w:marLeft w:val="640"/>
          <w:marRight w:val="0"/>
          <w:marTop w:val="0"/>
          <w:marBottom w:val="0"/>
          <w:divBdr>
            <w:top w:val="none" w:sz="0" w:space="0" w:color="auto"/>
            <w:left w:val="none" w:sz="0" w:space="0" w:color="auto"/>
            <w:bottom w:val="none" w:sz="0" w:space="0" w:color="auto"/>
            <w:right w:val="none" w:sz="0" w:space="0" w:color="auto"/>
          </w:divBdr>
        </w:div>
        <w:div w:id="703867642">
          <w:marLeft w:val="640"/>
          <w:marRight w:val="0"/>
          <w:marTop w:val="0"/>
          <w:marBottom w:val="0"/>
          <w:divBdr>
            <w:top w:val="none" w:sz="0" w:space="0" w:color="auto"/>
            <w:left w:val="none" w:sz="0" w:space="0" w:color="auto"/>
            <w:bottom w:val="none" w:sz="0" w:space="0" w:color="auto"/>
            <w:right w:val="none" w:sz="0" w:space="0" w:color="auto"/>
          </w:divBdr>
        </w:div>
        <w:div w:id="1614248607">
          <w:marLeft w:val="640"/>
          <w:marRight w:val="0"/>
          <w:marTop w:val="0"/>
          <w:marBottom w:val="0"/>
          <w:divBdr>
            <w:top w:val="none" w:sz="0" w:space="0" w:color="auto"/>
            <w:left w:val="none" w:sz="0" w:space="0" w:color="auto"/>
            <w:bottom w:val="none" w:sz="0" w:space="0" w:color="auto"/>
            <w:right w:val="none" w:sz="0" w:space="0" w:color="auto"/>
          </w:divBdr>
        </w:div>
        <w:div w:id="1419865086">
          <w:marLeft w:val="640"/>
          <w:marRight w:val="0"/>
          <w:marTop w:val="0"/>
          <w:marBottom w:val="0"/>
          <w:divBdr>
            <w:top w:val="none" w:sz="0" w:space="0" w:color="auto"/>
            <w:left w:val="none" w:sz="0" w:space="0" w:color="auto"/>
            <w:bottom w:val="none" w:sz="0" w:space="0" w:color="auto"/>
            <w:right w:val="none" w:sz="0" w:space="0" w:color="auto"/>
          </w:divBdr>
        </w:div>
        <w:div w:id="423495828">
          <w:marLeft w:val="640"/>
          <w:marRight w:val="0"/>
          <w:marTop w:val="0"/>
          <w:marBottom w:val="0"/>
          <w:divBdr>
            <w:top w:val="none" w:sz="0" w:space="0" w:color="auto"/>
            <w:left w:val="none" w:sz="0" w:space="0" w:color="auto"/>
            <w:bottom w:val="none" w:sz="0" w:space="0" w:color="auto"/>
            <w:right w:val="none" w:sz="0" w:space="0" w:color="auto"/>
          </w:divBdr>
        </w:div>
        <w:div w:id="356741852">
          <w:marLeft w:val="640"/>
          <w:marRight w:val="0"/>
          <w:marTop w:val="0"/>
          <w:marBottom w:val="0"/>
          <w:divBdr>
            <w:top w:val="none" w:sz="0" w:space="0" w:color="auto"/>
            <w:left w:val="none" w:sz="0" w:space="0" w:color="auto"/>
            <w:bottom w:val="none" w:sz="0" w:space="0" w:color="auto"/>
            <w:right w:val="none" w:sz="0" w:space="0" w:color="auto"/>
          </w:divBdr>
        </w:div>
        <w:div w:id="211817670">
          <w:marLeft w:val="640"/>
          <w:marRight w:val="0"/>
          <w:marTop w:val="0"/>
          <w:marBottom w:val="0"/>
          <w:divBdr>
            <w:top w:val="none" w:sz="0" w:space="0" w:color="auto"/>
            <w:left w:val="none" w:sz="0" w:space="0" w:color="auto"/>
            <w:bottom w:val="none" w:sz="0" w:space="0" w:color="auto"/>
            <w:right w:val="none" w:sz="0" w:space="0" w:color="auto"/>
          </w:divBdr>
        </w:div>
        <w:div w:id="1896041591">
          <w:marLeft w:val="640"/>
          <w:marRight w:val="0"/>
          <w:marTop w:val="0"/>
          <w:marBottom w:val="0"/>
          <w:divBdr>
            <w:top w:val="none" w:sz="0" w:space="0" w:color="auto"/>
            <w:left w:val="none" w:sz="0" w:space="0" w:color="auto"/>
            <w:bottom w:val="none" w:sz="0" w:space="0" w:color="auto"/>
            <w:right w:val="none" w:sz="0" w:space="0" w:color="auto"/>
          </w:divBdr>
        </w:div>
        <w:div w:id="164562214">
          <w:marLeft w:val="640"/>
          <w:marRight w:val="0"/>
          <w:marTop w:val="0"/>
          <w:marBottom w:val="0"/>
          <w:divBdr>
            <w:top w:val="none" w:sz="0" w:space="0" w:color="auto"/>
            <w:left w:val="none" w:sz="0" w:space="0" w:color="auto"/>
            <w:bottom w:val="none" w:sz="0" w:space="0" w:color="auto"/>
            <w:right w:val="none" w:sz="0" w:space="0" w:color="auto"/>
          </w:divBdr>
        </w:div>
        <w:div w:id="168060403">
          <w:marLeft w:val="640"/>
          <w:marRight w:val="0"/>
          <w:marTop w:val="0"/>
          <w:marBottom w:val="0"/>
          <w:divBdr>
            <w:top w:val="none" w:sz="0" w:space="0" w:color="auto"/>
            <w:left w:val="none" w:sz="0" w:space="0" w:color="auto"/>
            <w:bottom w:val="none" w:sz="0" w:space="0" w:color="auto"/>
            <w:right w:val="none" w:sz="0" w:space="0" w:color="auto"/>
          </w:divBdr>
        </w:div>
        <w:div w:id="1392920901">
          <w:marLeft w:val="640"/>
          <w:marRight w:val="0"/>
          <w:marTop w:val="0"/>
          <w:marBottom w:val="0"/>
          <w:divBdr>
            <w:top w:val="none" w:sz="0" w:space="0" w:color="auto"/>
            <w:left w:val="none" w:sz="0" w:space="0" w:color="auto"/>
            <w:bottom w:val="none" w:sz="0" w:space="0" w:color="auto"/>
            <w:right w:val="none" w:sz="0" w:space="0" w:color="auto"/>
          </w:divBdr>
        </w:div>
        <w:div w:id="2136635903">
          <w:marLeft w:val="640"/>
          <w:marRight w:val="0"/>
          <w:marTop w:val="0"/>
          <w:marBottom w:val="0"/>
          <w:divBdr>
            <w:top w:val="none" w:sz="0" w:space="0" w:color="auto"/>
            <w:left w:val="none" w:sz="0" w:space="0" w:color="auto"/>
            <w:bottom w:val="none" w:sz="0" w:space="0" w:color="auto"/>
            <w:right w:val="none" w:sz="0" w:space="0" w:color="auto"/>
          </w:divBdr>
        </w:div>
        <w:div w:id="1423378552">
          <w:marLeft w:val="640"/>
          <w:marRight w:val="0"/>
          <w:marTop w:val="0"/>
          <w:marBottom w:val="0"/>
          <w:divBdr>
            <w:top w:val="none" w:sz="0" w:space="0" w:color="auto"/>
            <w:left w:val="none" w:sz="0" w:space="0" w:color="auto"/>
            <w:bottom w:val="none" w:sz="0" w:space="0" w:color="auto"/>
            <w:right w:val="none" w:sz="0" w:space="0" w:color="auto"/>
          </w:divBdr>
        </w:div>
        <w:div w:id="1875997291">
          <w:marLeft w:val="640"/>
          <w:marRight w:val="0"/>
          <w:marTop w:val="0"/>
          <w:marBottom w:val="0"/>
          <w:divBdr>
            <w:top w:val="none" w:sz="0" w:space="0" w:color="auto"/>
            <w:left w:val="none" w:sz="0" w:space="0" w:color="auto"/>
            <w:bottom w:val="none" w:sz="0" w:space="0" w:color="auto"/>
            <w:right w:val="none" w:sz="0" w:space="0" w:color="auto"/>
          </w:divBdr>
        </w:div>
        <w:div w:id="778378978">
          <w:marLeft w:val="640"/>
          <w:marRight w:val="0"/>
          <w:marTop w:val="0"/>
          <w:marBottom w:val="0"/>
          <w:divBdr>
            <w:top w:val="none" w:sz="0" w:space="0" w:color="auto"/>
            <w:left w:val="none" w:sz="0" w:space="0" w:color="auto"/>
            <w:bottom w:val="none" w:sz="0" w:space="0" w:color="auto"/>
            <w:right w:val="none" w:sz="0" w:space="0" w:color="auto"/>
          </w:divBdr>
        </w:div>
        <w:div w:id="1418208471">
          <w:marLeft w:val="640"/>
          <w:marRight w:val="0"/>
          <w:marTop w:val="0"/>
          <w:marBottom w:val="0"/>
          <w:divBdr>
            <w:top w:val="none" w:sz="0" w:space="0" w:color="auto"/>
            <w:left w:val="none" w:sz="0" w:space="0" w:color="auto"/>
            <w:bottom w:val="none" w:sz="0" w:space="0" w:color="auto"/>
            <w:right w:val="none" w:sz="0" w:space="0" w:color="auto"/>
          </w:divBdr>
        </w:div>
        <w:div w:id="1300919750">
          <w:marLeft w:val="640"/>
          <w:marRight w:val="0"/>
          <w:marTop w:val="0"/>
          <w:marBottom w:val="0"/>
          <w:divBdr>
            <w:top w:val="none" w:sz="0" w:space="0" w:color="auto"/>
            <w:left w:val="none" w:sz="0" w:space="0" w:color="auto"/>
            <w:bottom w:val="none" w:sz="0" w:space="0" w:color="auto"/>
            <w:right w:val="none" w:sz="0" w:space="0" w:color="auto"/>
          </w:divBdr>
        </w:div>
        <w:div w:id="1525552595">
          <w:marLeft w:val="640"/>
          <w:marRight w:val="0"/>
          <w:marTop w:val="0"/>
          <w:marBottom w:val="0"/>
          <w:divBdr>
            <w:top w:val="none" w:sz="0" w:space="0" w:color="auto"/>
            <w:left w:val="none" w:sz="0" w:space="0" w:color="auto"/>
            <w:bottom w:val="none" w:sz="0" w:space="0" w:color="auto"/>
            <w:right w:val="none" w:sz="0" w:space="0" w:color="auto"/>
          </w:divBdr>
        </w:div>
        <w:div w:id="1084646418">
          <w:marLeft w:val="640"/>
          <w:marRight w:val="0"/>
          <w:marTop w:val="0"/>
          <w:marBottom w:val="0"/>
          <w:divBdr>
            <w:top w:val="none" w:sz="0" w:space="0" w:color="auto"/>
            <w:left w:val="none" w:sz="0" w:space="0" w:color="auto"/>
            <w:bottom w:val="none" w:sz="0" w:space="0" w:color="auto"/>
            <w:right w:val="none" w:sz="0" w:space="0" w:color="auto"/>
          </w:divBdr>
        </w:div>
        <w:div w:id="431512706">
          <w:marLeft w:val="640"/>
          <w:marRight w:val="0"/>
          <w:marTop w:val="0"/>
          <w:marBottom w:val="0"/>
          <w:divBdr>
            <w:top w:val="none" w:sz="0" w:space="0" w:color="auto"/>
            <w:left w:val="none" w:sz="0" w:space="0" w:color="auto"/>
            <w:bottom w:val="none" w:sz="0" w:space="0" w:color="auto"/>
            <w:right w:val="none" w:sz="0" w:space="0" w:color="auto"/>
          </w:divBdr>
        </w:div>
        <w:div w:id="499003711">
          <w:marLeft w:val="640"/>
          <w:marRight w:val="0"/>
          <w:marTop w:val="0"/>
          <w:marBottom w:val="0"/>
          <w:divBdr>
            <w:top w:val="none" w:sz="0" w:space="0" w:color="auto"/>
            <w:left w:val="none" w:sz="0" w:space="0" w:color="auto"/>
            <w:bottom w:val="none" w:sz="0" w:space="0" w:color="auto"/>
            <w:right w:val="none" w:sz="0" w:space="0" w:color="auto"/>
          </w:divBdr>
        </w:div>
        <w:div w:id="1721975949">
          <w:marLeft w:val="640"/>
          <w:marRight w:val="0"/>
          <w:marTop w:val="0"/>
          <w:marBottom w:val="0"/>
          <w:divBdr>
            <w:top w:val="none" w:sz="0" w:space="0" w:color="auto"/>
            <w:left w:val="none" w:sz="0" w:space="0" w:color="auto"/>
            <w:bottom w:val="none" w:sz="0" w:space="0" w:color="auto"/>
            <w:right w:val="none" w:sz="0" w:space="0" w:color="auto"/>
          </w:divBdr>
        </w:div>
        <w:div w:id="2102293991">
          <w:marLeft w:val="640"/>
          <w:marRight w:val="0"/>
          <w:marTop w:val="0"/>
          <w:marBottom w:val="0"/>
          <w:divBdr>
            <w:top w:val="none" w:sz="0" w:space="0" w:color="auto"/>
            <w:left w:val="none" w:sz="0" w:space="0" w:color="auto"/>
            <w:bottom w:val="none" w:sz="0" w:space="0" w:color="auto"/>
            <w:right w:val="none" w:sz="0" w:space="0" w:color="auto"/>
          </w:divBdr>
        </w:div>
        <w:div w:id="1210535499">
          <w:marLeft w:val="640"/>
          <w:marRight w:val="0"/>
          <w:marTop w:val="0"/>
          <w:marBottom w:val="0"/>
          <w:divBdr>
            <w:top w:val="none" w:sz="0" w:space="0" w:color="auto"/>
            <w:left w:val="none" w:sz="0" w:space="0" w:color="auto"/>
            <w:bottom w:val="none" w:sz="0" w:space="0" w:color="auto"/>
            <w:right w:val="none" w:sz="0" w:space="0" w:color="auto"/>
          </w:divBdr>
        </w:div>
        <w:div w:id="1083186065">
          <w:marLeft w:val="640"/>
          <w:marRight w:val="0"/>
          <w:marTop w:val="0"/>
          <w:marBottom w:val="0"/>
          <w:divBdr>
            <w:top w:val="none" w:sz="0" w:space="0" w:color="auto"/>
            <w:left w:val="none" w:sz="0" w:space="0" w:color="auto"/>
            <w:bottom w:val="none" w:sz="0" w:space="0" w:color="auto"/>
            <w:right w:val="none" w:sz="0" w:space="0" w:color="auto"/>
          </w:divBdr>
        </w:div>
        <w:div w:id="130297252">
          <w:marLeft w:val="640"/>
          <w:marRight w:val="0"/>
          <w:marTop w:val="0"/>
          <w:marBottom w:val="0"/>
          <w:divBdr>
            <w:top w:val="none" w:sz="0" w:space="0" w:color="auto"/>
            <w:left w:val="none" w:sz="0" w:space="0" w:color="auto"/>
            <w:bottom w:val="none" w:sz="0" w:space="0" w:color="auto"/>
            <w:right w:val="none" w:sz="0" w:space="0" w:color="auto"/>
          </w:divBdr>
        </w:div>
        <w:div w:id="1921526131">
          <w:marLeft w:val="640"/>
          <w:marRight w:val="0"/>
          <w:marTop w:val="0"/>
          <w:marBottom w:val="0"/>
          <w:divBdr>
            <w:top w:val="none" w:sz="0" w:space="0" w:color="auto"/>
            <w:left w:val="none" w:sz="0" w:space="0" w:color="auto"/>
            <w:bottom w:val="none" w:sz="0" w:space="0" w:color="auto"/>
            <w:right w:val="none" w:sz="0" w:space="0" w:color="auto"/>
          </w:divBdr>
        </w:div>
        <w:div w:id="729958789">
          <w:marLeft w:val="640"/>
          <w:marRight w:val="0"/>
          <w:marTop w:val="0"/>
          <w:marBottom w:val="0"/>
          <w:divBdr>
            <w:top w:val="none" w:sz="0" w:space="0" w:color="auto"/>
            <w:left w:val="none" w:sz="0" w:space="0" w:color="auto"/>
            <w:bottom w:val="none" w:sz="0" w:space="0" w:color="auto"/>
            <w:right w:val="none" w:sz="0" w:space="0" w:color="auto"/>
          </w:divBdr>
        </w:div>
        <w:div w:id="505249008">
          <w:marLeft w:val="640"/>
          <w:marRight w:val="0"/>
          <w:marTop w:val="0"/>
          <w:marBottom w:val="0"/>
          <w:divBdr>
            <w:top w:val="none" w:sz="0" w:space="0" w:color="auto"/>
            <w:left w:val="none" w:sz="0" w:space="0" w:color="auto"/>
            <w:bottom w:val="none" w:sz="0" w:space="0" w:color="auto"/>
            <w:right w:val="none" w:sz="0" w:space="0" w:color="auto"/>
          </w:divBdr>
        </w:div>
        <w:div w:id="1012607919">
          <w:marLeft w:val="640"/>
          <w:marRight w:val="0"/>
          <w:marTop w:val="0"/>
          <w:marBottom w:val="0"/>
          <w:divBdr>
            <w:top w:val="none" w:sz="0" w:space="0" w:color="auto"/>
            <w:left w:val="none" w:sz="0" w:space="0" w:color="auto"/>
            <w:bottom w:val="none" w:sz="0" w:space="0" w:color="auto"/>
            <w:right w:val="none" w:sz="0" w:space="0" w:color="auto"/>
          </w:divBdr>
        </w:div>
        <w:div w:id="1733045329">
          <w:marLeft w:val="640"/>
          <w:marRight w:val="0"/>
          <w:marTop w:val="0"/>
          <w:marBottom w:val="0"/>
          <w:divBdr>
            <w:top w:val="none" w:sz="0" w:space="0" w:color="auto"/>
            <w:left w:val="none" w:sz="0" w:space="0" w:color="auto"/>
            <w:bottom w:val="none" w:sz="0" w:space="0" w:color="auto"/>
            <w:right w:val="none" w:sz="0" w:space="0" w:color="auto"/>
          </w:divBdr>
        </w:div>
        <w:div w:id="968314934">
          <w:marLeft w:val="640"/>
          <w:marRight w:val="0"/>
          <w:marTop w:val="0"/>
          <w:marBottom w:val="0"/>
          <w:divBdr>
            <w:top w:val="none" w:sz="0" w:space="0" w:color="auto"/>
            <w:left w:val="none" w:sz="0" w:space="0" w:color="auto"/>
            <w:bottom w:val="none" w:sz="0" w:space="0" w:color="auto"/>
            <w:right w:val="none" w:sz="0" w:space="0" w:color="auto"/>
          </w:divBdr>
        </w:div>
      </w:divsChild>
    </w:div>
    <w:div w:id="1244871555">
      <w:bodyDiv w:val="1"/>
      <w:marLeft w:val="0"/>
      <w:marRight w:val="0"/>
      <w:marTop w:val="0"/>
      <w:marBottom w:val="0"/>
      <w:divBdr>
        <w:top w:val="none" w:sz="0" w:space="0" w:color="auto"/>
        <w:left w:val="none" w:sz="0" w:space="0" w:color="auto"/>
        <w:bottom w:val="none" w:sz="0" w:space="0" w:color="auto"/>
        <w:right w:val="none" w:sz="0" w:space="0" w:color="auto"/>
      </w:divBdr>
      <w:divsChild>
        <w:div w:id="1944797233">
          <w:marLeft w:val="640"/>
          <w:marRight w:val="0"/>
          <w:marTop w:val="0"/>
          <w:marBottom w:val="0"/>
          <w:divBdr>
            <w:top w:val="none" w:sz="0" w:space="0" w:color="auto"/>
            <w:left w:val="none" w:sz="0" w:space="0" w:color="auto"/>
            <w:bottom w:val="none" w:sz="0" w:space="0" w:color="auto"/>
            <w:right w:val="none" w:sz="0" w:space="0" w:color="auto"/>
          </w:divBdr>
        </w:div>
        <w:div w:id="612594278">
          <w:marLeft w:val="640"/>
          <w:marRight w:val="0"/>
          <w:marTop w:val="0"/>
          <w:marBottom w:val="0"/>
          <w:divBdr>
            <w:top w:val="none" w:sz="0" w:space="0" w:color="auto"/>
            <w:left w:val="none" w:sz="0" w:space="0" w:color="auto"/>
            <w:bottom w:val="none" w:sz="0" w:space="0" w:color="auto"/>
            <w:right w:val="none" w:sz="0" w:space="0" w:color="auto"/>
          </w:divBdr>
        </w:div>
        <w:div w:id="1453817465">
          <w:marLeft w:val="640"/>
          <w:marRight w:val="0"/>
          <w:marTop w:val="0"/>
          <w:marBottom w:val="0"/>
          <w:divBdr>
            <w:top w:val="none" w:sz="0" w:space="0" w:color="auto"/>
            <w:left w:val="none" w:sz="0" w:space="0" w:color="auto"/>
            <w:bottom w:val="none" w:sz="0" w:space="0" w:color="auto"/>
            <w:right w:val="none" w:sz="0" w:space="0" w:color="auto"/>
          </w:divBdr>
        </w:div>
        <w:div w:id="373383094">
          <w:marLeft w:val="640"/>
          <w:marRight w:val="0"/>
          <w:marTop w:val="0"/>
          <w:marBottom w:val="0"/>
          <w:divBdr>
            <w:top w:val="none" w:sz="0" w:space="0" w:color="auto"/>
            <w:left w:val="none" w:sz="0" w:space="0" w:color="auto"/>
            <w:bottom w:val="none" w:sz="0" w:space="0" w:color="auto"/>
            <w:right w:val="none" w:sz="0" w:space="0" w:color="auto"/>
          </w:divBdr>
        </w:div>
        <w:div w:id="1746101129">
          <w:marLeft w:val="640"/>
          <w:marRight w:val="0"/>
          <w:marTop w:val="0"/>
          <w:marBottom w:val="0"/>
          <w:divBdr>
            <w:top w:val="none" w:sz="0" w:space="0" w:color="auto"/>
            <w:left w:val="none" w:sz="0" w:space="0" w:color="auto"/>
            <w:bottom w:val="none" w:sz="0" w:space="0" w:color="auto"/>
            <w:right w:val="none" w:sz="0" w:space="0" w:color="auto"/>
          </w:divBdr>
        </w:div>
        <w:div w:id="730275222">
          <w:marLeft w:val="640"/>
          <w:marRight w:val="0"/>
          <w:marTop w:val="0"/>
          <w:marBottom w:val="0"/>
          <w:divBdr>
            <w:top w:val="none" w:sz="0" w:space="0" w:color="auto"/>
            <w:left w:val="none" w:sz="0" w:space="0" w:color="auto"/>
            <w:bottom w:val="none" w:sz="0" w:space="0" w:color="auto"/>
            <w:right w:val="none" w:sz="0" w:space="0" w:color="auto"/>
          </w:divBdr>
        </w:div>
        <w:div w:id="659968400">
          <w:marLeft w:val="640"/>
          <w:marRight w:val="0"/>
          <w:marTop w:val="0"/>
          <w:marBottom w:val="0"/>
          <w:divBdr>
            <w:top w:val="none" w:sz="0" w:space="0" w:color="auto"/>
            <w:left w:val="none" w:sz="0" w:space="0" w:color="auto"/>
            <w:bottom w:val="none" w:sz="0" w:space="0" w:color="auto"/>
            <w:right w:val="none" w:sz="0" w:space="0" w:color="auto"/>
          </w:divBdr>
        </w:div>
        <w:div w:id="289635247">
          <w:marLeft w:val="640"/>
          <w:marRight w:val="0"/>
          <w:marTop w:val="0"/>
          <w:marBottom w:val="0"/>
          <w:divBdr>
            <w:top w:val="none" w:sz="0" w:space="0" w:color="auto"/>
            <w:left w:val="none" w:sz="0" w:space="0" w:color="auto"/>
            <w:bottom w:val="none" w:sz="0" w:space="0" w:color="auto"/>
            <w:right w:val="none" w:sz="0" w:space="0" w:color="auto"/>
          </w:divBdr>
        </w:div>
        <w:div w:id="645622979">
          <w:marLeft w:val="640"/>
          <w:marRight w:val="0"/>
          <w:marTop w:val="0"/>
          <w:marBottom w:val="0"/>
          <w:divBdr>
            <w:top w:val="none" w:sz="0" w:space="0" w:color="auto"/>
            <w:left w:val="none" w:sz="0" w:space="0" w:color="auto"/>
            <w:bottom w:val="none" w:sz="0" w:space="0" w:color="auto"/>
            <w:right w:val="none" w:sz="0" w:space="0" w:color="auto"/>
          </w:divBdr>
        </w:div>
        <w:div w:id="418600736">
          <w:marLeft w:val="640"/>
          <w:marRight w:val="0"/>
          <w:marTop w:val="0"/>
          <w:marBottom w:val="0"/>
          <w:divBdr>
            <w:top w:val="none" w:sz="0" w:space="0" w:color="auto"/>
            <w:left w:val="none" w:sz="0" w:space="0" w:color="auto"/>
            <w:bottom w:val="none" w:sz="0" w:space="0" w:color="auto"/>
            <w:right w:val="none" w:sz="0" w:space="0" w:color="auto"/>
          </w:divBdr>
        </w:div>
        <w:div w:id="24715193">
          <w:marLeft w:val="640"/>
          <w:marRight w:val="0"/>
          <w:marTop w:val="0"/>
          <w:marBottom w:val="0"/>
          <w:divBdr>
            <w:top w:val="none" w:sz="0" w:space="0" w:color="auto"/>
            <w:left w:val="none" w:sz="0" w:space="0" w:color="auto"/>
            <w:bottom w:val="none" w:sz="0" w:space="0" w:color="auto"/>
            <w:right w:val="none" w:sz="0" w:space="0" w:color="auto"/>
          </w:divBdr>
        </w:div>
        <w:div w:id="218056777">
          <w:marLeft w:val="640"/>
          <w:marRight w:val="0"/>
          <w:marTop w:val="0"/>
          <w:marBottom w:val="0"/>
          <w:divBdr>
            <w:top w:val="none" w:sz="0" w:space="0" w:color="auto"/>
            <w:left w:val="none" w:sz="0" w:space="0" w:color="auto"/>
            <w:bottom w:val="none" w:sz="0" w:space="0" w:color="auto"/>
            <w:right w:val="none" w:sz="0" w:space="0" w:color="auto"/>
          </w:divBdr>
        </w:div>
        <w:div w:id="881792610">
          <w:marLeft w:val="640"/>
          <w:marRight w:val="0"/>
          <w:marTop w:val="0"/>
          <w:marBottom w:val="0"/>
          <w:divBdr>
            <w:top w:val="none" w:sz="0" w:space="0" w:color="auto"/>
            <w:left w:val="none" w:sz="0" w:space="0" w:color="auto"/>
            <w:bottom w:val="none" w:sz="0" w:space="0" w:color="auto"/>
            <w:right w:val="none" w:sz="0" w:space="0" w:color="auto"/>
          </w:divBdr>
        </w:div>
        <w:div w:id="743651778">
          <w:marLeft w:val="640"/>
          <w:marRight w:val="0"/>
          <w:marTop w:val="0"/>
          <w:marBottom w:val="0"/>
          <w:divBdr>
            <w:top w:val="none" w:sz="0" w:space="0" w:color="auto"/>
            <w:left w:val="none" w:sz="0" w:space="0" w:color="auto"/>
            <w:bottom w:val="none" w:sz="0" w:space="0" w:color="auto"/>
            <w:right w:val="none" w:sz="0" w:space="0" w:color="auto"/>
          </w:divBdr>
        </w:div>
        <w:div w:id="1657104015">
          <w:marLeft w:val="640"/>
          <w:marRight w:val="0"/>
          <w:marTop w:val="0"/>
          <w:marBottom w:val="0"/>
          <w:divBdr>
            <w:top w:val="none" w:sz="0" w:space="0" w:color="auto"/>
            <w:left w:val="none" w:sz="0" w:space="0" w:color="auto"/>
            <w:bottom w:val="none" w:sz="0" w:space="0" w:color="auto"/>
            <w:right w:val="none" w:sz="0" w:space="0" w:color="auto"/>
          </w:divBdr>
        </w:div>
        <w:div w:id="465781162">
          <w:marLeft w:val="640"/>
          <w:marRight w:val="0"/>
          <w:marTop w:val="0"/>
          <w:marBottom w:val="0"/>
          <w:divBdr>
            <w:top w:val="none" w:sz="0" w:space="0" w:color="auto"/>
            <w:left w:val="none" w:sz="0" w:space="0" w:color="auto"/>
            <w:bottom w:val="none" w:sz="0" w:space="0" w:color="auto"/>
            <w:right w:val="none" w:sz="0" w:space="0" w:color="auto"/>
          </w:divBdr>
        </w:div>
        <w:div w:id="1150948094">
          <w:marLeft w:val="640"/>
          <w:marRight w:val="0"/>
          <w:marTop w:val="0"/>
          <w:marBottom w:val="0"/>
          <w:divBdr>
            <w:top w:val="none" w:sz="0" w:space="0" w:color="auto"/>
            <w:left w:val="none" w:sz="0" w:space="0" w:color="auto"/>
            <w:bottom w:val="none" w:sz="0" w:space="0" w:color="auto"/>
            <w:right w:val="none" w:sz="0" w:space="0" w:color="auto"/>
          </w:divBdr>
        </w:div>
        <w:div w:id="695153752">
          <w:marLeft w:val="640"/>
          <w:marRight w:val="0"/>
          <w:marTop w:val="0"/>
          <w:marBottom w:val="0"/>
          <w:divBdr>
            <w:top w:val="none" w:sz="0" w:space="0" w:color="auto"/>
            <w:left w:val="none" w:sz="0" w:space="0" w:color="auto"/>
            <w:bottom w:val="none" w:sz="0" w:space="0" w:color="auto"/>
            <w:right w:val="none" w:sz="0" w:space="0" w:color="auto"/>
          </w:divBdr>
        </w:div>
        <w:div w:id="456946518">
          <w:marLeft w:val="640"/>
          <w:marRight w:val="0"/>
          <w:marTop w:val="0"/>
          <w:marBottom w:val="0"/>
          <w:divBdr>
            <w:top w:val="none" w:sz="0" w:space="0" w:color="auto"/>
            <w:left w:val="none" w:sz="0" w:space="0" w:color="auto"/>
            <w:bottom w:val="none" w:sz="0" w:space="0" w:color="auto"/>
            <w:right w:val="none" w:sz="0" w:space="0" w:color="auto"/>
          </w:divBdr>
        </w:div>
        <w:div w:id="1653022931">
          <w:marLeft w:val="640"/>
          <w:marRight w:val="0"/>
          <w:marTop w:val="0"/>
          <w:marBottom w:val="0"/>
          <w:divBdr>
            <w:top w:val="none" w:sz="0" w:space="0" w:color="auto"/>
            <w:left w:val="none" w:sz="0" w:space="0" w:color="auto"/>
            <w:bottom w:val="none" w:sz="0" w:space="0" w:color="auto"/>
            <w:right w:val="none" w:sz="0" w:space="0" w:color="auto"/>
          </w:divBdr>
        </w:div>
        <w:div w:id="1068530288">
          <w:marLeft w:val="640"/>
          <w:marRight w:val="0"/>
          <w:marTop w:val="0"/>
          <w:marBottom w:val="0"/>
          <w:divBdr>
            <w:top w:val="none" w:sz="0" w:space="0" w:color="auto"/>
            <w:left w:val="none" w:sz="0" w:space="0" w:color="auto"/>
            <w:bottom w:val="none" w:sz="0" w:space="0" w:color="auto"/>
            <w:right w:val="none" w:sz="0" w:space="0" w:color="auto"/>
          </w:divBdr>
        </w:div>
        <w:div w:id="1439985876">
          <w:marLeft w:val="640"/>
          <w:marRight w:val="0"/>
          <w:marTop w:val="0"/>
          <w:marBottom w:val="0"/>
          <w:divBdr>
            <w:top w:val="none" w:sz="0" w:space="0" w:color="auto"/>
            <w:left w:val="none" w:sz="0" w:space="0" w:color="auto"/>
            <w:bottom w:val="none" w:sz="0" w:space="0" w:color="auto"/>
            <w:right w:val="none" w:sz="0" w:space="0" w:color="auto"/>
          </w:divBdr>
        </w:div>
        <w:div w:id="615795836">
          <w:marLeft w:val="640"/>
          <w:marRight w:val="0"/>
          <w:marTop w:val="0"/>
          <w:marBottom w:val="0"/>
          <w:divBdr>
            <w:top w:val="none" w:sz="0" w:space="0" w:color="auto"/>
            <w:left w:val="none" w:sz="0" w:space="0" w:color="auto"/>
            <w:bottom w:val="none" w:sz="0" w:space="0" w:color="auto"/>
            <w:right w:val="none" w:sz="0" w:space="0" w:color="auto"/>
          </w:divBdr>
        </w:div>
        <w:div w:id="1394813071">
          <w:marLeft w:val="640"/>
          <w:marRight w:val="0"/>
          <w:marTop w:val="0"/>
          <w:marBottom w:val="0"/>
          <w:divBdr>
            <w:top w:val="none" w:sz="0" w:space="0" w:color="auto"/>
            <w:left w:val="none" w:sz="0" w:space="0" w:color="auto"/>
            <w:bottom w:val="none" w:sz="0" w:space="0" w:color="auto"/>
            <w:right w:val="none" w:sz="0" w:space="0" w:color="auto"/>
          </w:divBdr>
        </w:div>
        <w:div w:id="94715722">
          <w:marLeft w:val="640"/>
          <w:marRight w:val="0"/>
          <w:marTop w:val="0"/>
          <w:marBottom w:val="0"/>
          <w:divBdr>
            <w:top w:val="none" w:sz="0" w:space="0" w:color="auto"/>
            <w:left w:val="none" w:sz="0" w:space="0" w:color="auto"/>
            <w:bottom w:val="none" w:sz="0" w:space="0" w:color="auto"/>
            <w:right w:val="none" w:sz="0" w:space="0" w:color="auto"/>
          </w:divBdr>
        </w:div>
        <w:div w:id="234166701">
          <w:marLeft w:val="640"/>
          <w:marRight w:val="0"/>
          <w:marTop w:val="0"/>
          <w:marBottom w:val="0"/>
          <w:divBdr>
            <w:top w:val="none" w:sz="0" w:space="0" w:color="auto"/>
            <w:left w:val="none" w:sz="0" w:space="0" w:color="auto"/>
            <w:bottom w:val="none" w:sz="0" w:space="0" w:color="auto"/>
            <w:right w:val="none" w:sz="0" w:space="0" w:color="auto"/>
          </w:divBdr>
        </w:div>
        <w:div w:id="2122410220">
          <w:marLeft w:val="640"/>
          <w:marRight w:val="0"/>
          <w:marTop w:val="0"/>
          <w:marBottom w:val="0"/>
          <w:divBdr>
            <w:top w:val="none" w:sz="0" w:space="0" w:color="auto"/>
            <w:left w:val="none" w:sz="0" w:space="0" w:color="auto"/>
            <w:bottom w:val="none" w:sz="0" w:space="0" w:color="auto"/>
            <w:right w:val="none" w:sz="0" w:space="0" w:color="auto"/>
          </w:divBdr>
        </w:div>
        <w:div w:id="1513254559">
          <w:marLeft w:val="640"/>
          <w:marRight w:val="0"/>
          <w:marTop w:val="0"/>
          <w:marBottom w:val="0"/>
          <w:divBdr>
            <w:top w:val="none" w:sz="0" w:space="0" w:color="auto"/>
            <w:left w:val="none" w:sz="0" w:space="0" w:color="auto"/>
            <w:bottom w:val="none" w:sz="0" w:space="0" w:color="auto"/>
            <w:right w:val="none" w:sz="0" w:space="0" w:color="auto"/>
          </w:divBdr>
        </w:div>
        <w:div w:id="1961834937">
          <w:marLeft w:val="640"/>
          <w:marRight w:val="0"/>
          <w:marTop w:val="0"/>
          <w:marBottom w:val="0"/>
          <w:divBdr>
            <w:top w:val="none" w:sz="0" w:space="0" w:color="auto"/>
            <w:left w:val="none" w:sz="0" w:space="0" w:color="auto"/>
            <w:bottom w:val="none" w:sz="0" w:space="0" w:color="auto"/>
            <w:right w:val="none" w:sz="0" w:space="0" w:color="auto"/>
          </w:divBdr>
        </w:div>
        <w:div w:id="346908957">
          <w:marLeft w:val="640"/>
          <w:marRight w:val="0"/>
          <w:marTop w:val="0"/>
          <w:marBottom w:val="0"/>
          <w:divBdr>
            <w:top w:val="none" w:sz="0" w:space="0" w:color="auto"/>
            <w:left w:val="none" w:sz="0" w:space="0" w:color="auto"/>
            <w:bottom w:val="none" w:sz="0" w:space="0" w:color="auto"/>
            <w:right w:val="none" w:sz="0" w:space="0" w:color="auto"/>
          </w:divBdr>
        </w:div>
        <w:div w:id="389421659">
          <w:marLeft w:val="640"/>
          <w:marRight w:val="0"/>
          <w:marTop w:val="0"/>
          <w:marBottom w:val="0"/>
          <w:divBdr>
            <w:top w:val="none" w:sz="0" w:space="0" w:color="auto"/>
            <w:left w:val="none" w:sz="0" w:space="0" w:color="auto"/>
            <w:bottom w:val="none" w:sz="0" w:space="0" w:color="auto"/>
            <w:right w:val="none" w:sz="0" w:space="0" w:color="auto"/>
          </w:divBdr>
        </w:div>
        <w:div w:id="866598310">
          <w:marLeft w:val="640"/>
          <w:marRight w:val="0"/>
          <w:marTop w:val="0"/>
          <w:marBottom w:val="0"/>
          <w:divBdr>
            <w:top w:val="none" w:sz="0" w:space="0" w:color="auto"/>
            <w:left w:val="none" w:sz="0" w:space="0" w:color="auto"/>
            <w:bottom w:val="none" w:sz="0" w:space="0" w:color="auto"/>
            <w:right w:val="none" w:sz="0" w:space="0" w:color="auto"/>
          </w:divBdr>
        </w:div>
        <w:div w:id="895314956">
          <w:marLeft w:val="640"/>
          <w:marRight w:val="0"/>
          <w:marTop w:val="0"/>
          <w:marBottom w:val="0"/>
          <w:divBdr>
            <w:top w:val="none" w:sz="0" w:space="0" w:color="auto"/>
            <w:left w:val="none" w:sz="0" w:space="0" w:color="auto"/>
            <w:bottom w:val="none" w:sz="0" w:space="0" w:color="auto"/>
            <w:right w:val="none" w:sz="0" w:space="0" w:color="auto"/>
          </w:divBdr>
        </w:div>
        <w:div w:id="709955242">
          <w:marLeft w:val="640"/>
          <w:marRight w:val="0"/>
          <w:marTop w:val="0"/>
          <w:marBottom w:val="0"/>
          <w:divBdr>
            <w:top w:val="none" w:sz="0" w:space="0" w:color="auto"/>
            <w:left w:val="none" w:sz="0" w:space="0" w:color="auto"/>
            <w:bottom w:val="none" w:sz="0" w:space="0" w:color="auto"/>
            <w:right w:val="none" w:sz="0" w:space="0" w:color="auto"/>
          </w:divBdr>
        </w:div>
        <w:div w:id="180973264">
          <w:marLeft w:val="640"/>
          <w:marRight w:val="0"/>
          <w:marTop w:val="0"/>
          <w:marBottom w:val="0"/>
          <w:divBdr>
            <w:top w:val="none" w:sz="0" w:space="0" w:color="auto"/>
            <w:left w:val="none" w:sz="0" w:space="0" w:color="auto"/>
            <w:bottom w:val="none" w:sz="0" w:space="0" w:color="auto"/>
            <w:right w:val="none" w:sz="0" w:space="0" w:color="auto"/>
          </w:divBdr>
        </w:div>
      </w:divsChild>
    </w:div>
    <w:div w:id="1326126040">
      <w:bodyDiv w:val="1"/>
      <w:marLeft w:val="0"/>
      <w:marRight w:val="0"/>
      <w:marTop w:val="0"/>
      <w:marBottom w:val="0"/>
      <w:divBdr>
        <w:top w:val="none" w:sz="0" w:space="0" w:color="auto"/>
        <w:left w:val="none" w:sz="0" w:space="0" w:color="auto"/>
        <w:bottom w:val="none" w:sz="0" w:space="0" w:color="auto"/>
        <w:right w:val="none" w:sz="0" w:space="0" w:color="auto"/>
      </w:divBdr>
      <w:divsChild>
        <w:div w:id="460684535">
          <w:marLeft w:val="0"/>
          <w:marRight w:val="0"/>
          <w:marTop w:val="0"/>
          <w:marBottom w:val="0"/>
          <w:divBdr>
            <w:top w:val="none" w:sz="0" w:space="0" w:color="auto"/>
            <w:left w:val="none" w:sz="0" w:space="0" w:color="auto"/>
            <w:bottom w:val="none" w:sz="0" w:space="0" w:color="auto"/>
            <w:right w:val="none" w:sz="0" w:space="0" w:color="auto"/>
          </w:divBdr>
          <w:divsChild>
            <w:div w:id="232930390">
              <w:marLeft w:val="0"/>
              <w:marRight w:val="0"/>
              <w:marTop w:val="0"/>
              <w:marBottom w:val="0"/>
              <w:divBdr>
                <w:top w:val="none" w:sz="0" w:space="0" w:color="auto"/>
                <w:left w:val="none" w:sz="0" w:space="0" w:color="auto"/>
                <w:bottom w:val="none" w:sz="0" w:space="0" w:color="auto"/>
                <w:right w:val="none" w:sz="0" w:space="0" w:color="auto"/>
              </w:divBdr>
            </w:div>
            <w:div w:id="1308630326">
              <w:marLeft w:val="0"/>
              <w:marRight w:val="0"/>
              <w:marTop w:val="0"/>
              <w:marBottom w:val="0"/>
              <w:divBdr>
                <w:top w:val="none" w:sz="0" w:space="0" w:color="auto"/>
                <w:left w:val="none" w:sz="0" w:space="0" w:color="auto"/>
                <w:bottom w:val="none" w:sz="0" w:space="0" w:color="auto"/>
                <w:right w:val="none" w:sz="0" w:space="0" w:color="auto"/>
              </w:divBdr>
            </w:div>
            <w:div w:id="1101726212">
              <w:marLeft w:val="0"/>
              <w:marRight w:val="0"/>
              <w:marTop w:val="0"/>
              <w:marBottom w:val="0"/>
              <w:divBdr>
                <w:top w:val="none" w:sz="0" w:space="0" w:color="auto"/>
                <w:left w:val="none" w:sz="0" w:space="0" w:color="auto"/>
                <w:bottom w:val="none" w:sz="0" w:space="0" w:color="auto"/>
                <w:right w:val="none" w:sz="0" w:space="0" w:color="auto"/>
              </w:divBdr>
            </w:div>
            <w:div w:id="1758356412">
              <w:marLeft w:val="0"/>
              <w:marRight w:val="0"/>
              <w:marTop w:val="0"/>
              <w:marBottom w:val="0"/>
              <w:divBdr>
                <w:top w:val="none" w:sz="0" w:space="0" w:color="auto"/>
                <w:left w:val="none" w:sz="0" w:space="0" w:color="auto"/>
                <w:bottom w:val="none" w:sz="0" w:space="0" w:color="auto"/>
                <w:right w:val="none" w:sz="0" w:space="0" w:color="auto"/>
              </w:divBdr>
            </w:div>
            <w:div w:id="1250117168">
              <w:marLeft w:val="0"/>
              <w:marRight w:val="0"/>
              <w:marTop w:val="0"/>
              <w:marBottom w:val="0"/>
              <w:divBdr>
                <w:top w:val="none" w:sz="0" w:space="0" w:color="auto"/>
                <w:left w:val="none" w:sz="0" w:space="0" w:color="auto"/>
                <w:bottom w:val="none" w:sz="0" w:space="0" w:color="auto"/>
                <w:right w:val="none" w:sz="0" w:space="0" w:color="auto"/>
              </w:divBdr>
            </w:div>
            <w:div w:id="1276717488">
              <w:marLeft w:val="0"/>
              <w:marRight w:val="0"/>
              <w:marTop w:val="0"/>
              <w:marBottom w:val="0"/>
              <w:divBdr>
                <w:top w:val="none" w:sz="0" w:space="0" w:color="auto"/>
                <w:left w:val="none" w:sz="0" w:space="0" w:color="auto"/>
                <w:bottom w:val="none" w:sz="0" w:space="0" w:color="auto"/>
                <w:right w:val="none" w:sz="0" w:space="0" w:color="auto"/>
              </w:divBdr>
            </w:div>
            <w:div w:id="1373262443">
              <w:marLeft w:val="0"/>
              <w:marRight w:val="0"/>
              <w:marTop w:val="0"/>
              <w:marBottom w:val="0"/>
              <w:divBdr>
                <w:top w:val="none" w:sz="0" w:space="0" w:color="auto"/>
                <w:left w:val="none" w:sz="0" w:space="0" w:color="auto"/>
                <w:bottom w:val="none" w:sz="0" w:space="0" w:color="auto"/>
                <w:right w:val="none" w:sz="0" w:space="0" w:color="auto"/>
              </w:divBdr>
            </w:div>
            <w:div w:id="2141724601">
              <w:marLeft w:val="0"/>
              <w:marRight w:val="0"/>
              <w:marTop w:val="0"/>
              <w:marBottom w:val="0"/>
              <w:divBdr>
                <w:top w:val="none" w:sz="0" w:space="0" w:color="auto"/>
                <w:left w:val="none" w:sz="0" w:space="0" w:color="auto"/>
                <w:bottom w:val="none" w:sz="0" w:space="0" w:color="auto"/>
                <w:right w:val="none" w:sz="0" w:space="0" w:color="auto"/>
              </w:divBdr>
            </w:div>
            <w:div w:id="294147060">
              <w:marLeft w:val="0"/>
              <w:marRight w:val="0"/>
              <w:marTop w:val="0"/>
              <w:marBottom w:val="0"/>
              <w:divBdr>
                <w:top w:val="none" w:sz="0" w:space="0" w:color="auto"/>
                <w:left w:val="none" w:sz="0" w:space="0" w:color="auto"/>
                <w:bottom w:val="none" w:sz="0" w:space="0" w:color="auto"/>
                <w:right w:val="none" w:sz="0" w:space="0" w:color="auto"/>
              </w:divBdr>
            </w:div>
            <w:div w:id="1554654392">
              <w:marLeft w:val="0"/>
              <w:marRight w:val="0"/>
              <w:marTop w:val="0"/>
              <w:marBottom w:val="0"/>
              <w:divBdr>
                <w:top w:val="none" w:sz="0" w:space="0" w:color="auto"/>
                <w:left w:val="none" w:sz="0" w:space="0" w:color="auto"/>
                <w:bottom w:val="none" w:sz="0" w:space="0" w:color="auto"/>
                <w:right w:val="none" w:sz="0" w:space="0" w:color="auto"/>
              </w:divBdr>
            </w:div>
            <w:div w:id="803814907">
              <w:marLeft w:val="0"/>
              <w:marRight w:val="0"/>
              <w:marTop w:val="0"/>
              <w:marBottom w:val="0"/>
              <w:divBdr>
                <w:top w:val="none" w:sz="0" w:space="0" w:color="auto"/>
                <w:left w:val="none" w:sz="0" w:space="0" w:color="auto"/>
                <w:bottom w:val="none" w:sz="0" w:space="0" w:color="auto"/>
                <w:right w:val="none" w:sz="0" w:space="0" w:color="auto"/>
              </w:divBdr>
            </w:div>
            <w:div w:id="1739280213">
              <w:marLeft w:val="0"/>
              <w:marRight w:val="0"/>
              <w:marTop w:val="0"/>
              <w:marBottom w:val="0"/>
              <w:divBdr>
                <w:top w:val="none" w:sz="0" w:space="0" w:color="auto"/>
                <w:left w:val="none" w:sz="0" w:space="0" w:color="auto"/>
                <w:bottom w:val="none" w:sz="0" w:space="0" w:color="auto"/>
                <w:right w:val="none" w:sz="0" w:space="0" w:color="auto"/>
              </w:divBdr>
            </w:div>
            <w:div w:id="535198532">
              <w:marLeft w:val="0"/>
              <w:marRight w:val="0"/>
              <w:marTop w:val="0"/>
              <w:marBottom w:val="0"/>
              <w:divBdr>
                <w:top w:val="none" w:sz="0" w:space="0" w:color="auto"/>
                <w:left w:val="none" w:sz="0" w:space="0" w:color="auto"/>
                <w:bottom w:val="none" w:sz="0" w:space="0" w:color="auto"/>
                <w:right w:val="none" w:sz="0" w:space="0" w:color="auto"/>
              </w:divBdr>
            </w:div>
            <w:div w:id="2075926892">
              <w:marLeft w:val="0"/>
              <w:marRight w:val="0"/>
              <w:marTop w:val="0"/>
              <w:marBottom w:val="0"/>
              <w:divBdr>
                <w:top w:val="none" w:sz="0" w:space="0" w:color="auto"/>
                <w:left w:val="none" w:sz="0" w:space="0" w:color="auto"/>
                <w:bottom w:val="none" w:sz="0" w:space="0" w:color="auto"/>
                <w:right w:val="none" w:sz="0" w:space="0" w:color="auto"/>
              </w:divBdr>
            </w:div>
            <w:div w:id="842277774">
              <w:marLeft w:val="0"/>
              <w:marRight w:val="0"/>
              <w:marTop w:val="0"/>
              <w:marBottom w:val="0"/>
              <w:divBdr>
                <w:top w:val="none" w:sz="0" w:space="0" w:color="auto"/>
                <w:left w:val="none" w:sz="0" w:space="0" w:color="auto"/>
                <w:bottom w:val="none" w:sz="0" w:space="0" w:color="auto"/>
                <w:right w:val="none" w:sz="0" w:space="0" w:color="auto"/>
              </w:divBdr>
            </w:div>
            <w:div w:id="383220974">
              <w:marLeft w:val="0"/>
              <w:marRight w:val="0"/>
              <w:marTop w:val="0"/>
              <w:marBottom w:val="0"/>
              <w:divBdr>
                <w:top w:val="none" w:sz="0" w:space="0" w:color="auto"/>
                <w:left w:val="none" w:sz="0" w:space="0" w:color="auto"/>
                <w:bottom w:val="none" w:sz="0" w:space="0" w:color="auto"/>
                <w:right w:val="none" w:sz="0" w:space="0" w:color="auto"/>
              </w:divBdr>
            </w:div>
            <w:div w:id="1500151259">
              <w:marLeft w:val="0"/>
              <w:marRight w:val="0"/>
              <w:marTop w:val="0"/>
              <w:marBottom w:val="0"/>
              <w:divBdr>
                <w:top w:val="none" w:sz="0" w:space="0" w:color="auto"/>
                <w:left w:val="none" w:sz="0" w:space="0" w:color="auto"/>
                <w:bottom w:val="none" w:sz="0" w:space="0" w:color="auto"/>
                <w:right w:val="none" w:sz="0" w:space="0" w:color="auto"/>
              </w:divBdr>
            </w:div>
            <w:div w:id="1743016397">
              <w:marLeft w:val="0"/>
              <w:marRight w:val="0"/>
              <w:marTop w:val="0"/>
              <w:marBottom w:val="0"/>
              <w:divBdr>
                <w:top w:val="none" w:sz="0" w:space="0" w:color="auto"/>
                <w:left w:val="none" w:sz="0" w:space="0" w:color="auto"/>
                <w:bottom w:val="none" w:sz="0" w:space="0" w:color="auto"/>
                <w:right w:val="none" w:sz="0" w:space="0" w:color="auto"/>
              </w:divBdr>
            </w:div>
            <w:div w:id="1146318663">
              <w:marLeft w:val="0"/>
              <w:marRight w:val="0"/>
              <w:marTop w:val="0"/>
              <w:marBottom w:val="0"/>
              <w:divBdr>
                <w:top w:val="none" w:sz="0" w:space="0" w:color="auto"/>
                <w:left w:val="none" w:sz="0" w:space="0" w:color="auto"/>
                <w:bottom w:val="none" w:sz="0" w:space="0" w:color="auto"/>
                <w:right w:val="none" w:sz="0" w:space="0" w:color="auto"/>
              </w:divBdr>
            </w:div>
            <w:div w:id="416173493">
              <w:marLeft w:val="0"/>
              <w:marRight w:val="0"/>
              <w:marTop w:val="0"/>
              <w:marBottom w:val="0"/>
              <w:divBdr>
                <w:top w:val="none" w:sz="0" w:space="0" w:color="auto"/>
                <w:left w:val="none" w:sz="0" w:space="0" w:color="auto"/>
                <w:bottom w:val="none" w:sz="0" w:space="0" w:color="auto"/>
                <w:right w:val="none" w:sz="0" w:space="0" w:color="auto"/>
              </w:divBdr>
            </w:div>
            <w:div w:id="1198932623">
              <w:marLeft w:val="0"/>
              <w:marRight w:val="0"/>
              <w:marTop w:val="0"/>
              <w:marBottom w:val="0"/>
              <w:divBdr>
                <w:top w:val="none" w:sz="0" w:space="0" w:color="auto"/>
                <w:left w:val="none" w:sz="0" w:space="0" w:color="auto"/>
                <w:bottom w:val="none" w:sz="0" w:space="0" w:color="auto"/>
                <w:right w:val="none" w:sz="0" w:space="0" w:color="auto"/>
              </w:divBdr>
            </w:div>
            <w:div w:id="34895329">
              <w:marLeft w:val="0"/>
              <w:marRight w:val="0"/>
              <w:marTop w:val="0"/>
              <w:marBottom w:val="0"/>
              <w:divBdr>
                <w:top w:val="none" w:sz="0" w:space="0" w:color="auto"/>
                <w:left w:val="none" w:sz="0" w:space="0" w:color="auto"/>
                <w:bottom w:val="none" w:sz="0" w:space="0" w:color="auto"/>
                <w:right w:val="none" w:sz="0" w:space="0" w:color="auto"/>
              </w:divBdr>
            </w:div>
            <w:div w:id="1928726321">
              <w:marLeft w:val="0"/>
              <w:marRight w:val="0"/>
              <w:marTop w:val="0"/>
              <w:marBottom w:val="0"/>
              <w:divBdr>
                <w:top w:val="none" w:sz="0" w:space="0" w:color="auto"/>
                <w:left w:val="none" w:sz="0" w:space="0" w:color="auto"/>
                <w:bottom w:val="none" w:sz="0" w:space="0" w:color="auto"/>
                <w:right w:val="none" w:sz="0" w:space="0" w:color="auto"/>
              </w:divBdr>
            </w:div>
            <w:div w:id="19382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549">
      <w:bodyDiv w:val="1"/>
      <w:marLeft w:val="0"/>
      <w:marRight w:val="0"/>
      <w:marTop w:val="0"/>
      <w:marBottom w:val="0"/>
      <w:divBdr>
        <w:top w:val="none" w:sz="0" w:space="0" w:color="auto"/>
        <w:left w:val="none" w:sz="0" w:space="0" w:color="auto"/>
        <w:bottom w:val="none" w:sz="0" w:space="0" w:color="auto"/>
        <w:right w:val="none" w:sz="0" w:space="0" w:color="auto"/>
      </w:divBdr>
    </w:div>
    <w:div w:id="1380663469">
      <w:bodyDiv w:val="1"/>
      <w:marLeft w:val="0"/>
      <w:marRight w:val="0"/>
      <w:marTop w:val="0"/>
      <w:marBottom w:val="0"/>
      <w:divBdr>
        <w:top w:val="none" w:sz="0" w:space="0" w:color="auto"/>
        <w:left w:val="none" w:sz="0" w:space="0" w:color="auto"/>
        <w:bottom w:val="none" w:sz="0" w:space="0" w:color="auto"/>
        <w:right w:val="none" w:sz="0" w:space="0" w:color="auto"/>
      </w:divBdr>
      <w:divsChild>
        <w:div w:id="266037724">
          <w:marLeft w:val="0"/>
          <w:marRight w:val="0"/>
          <w:marTop w:val="0"/>
          <w:marBottom w:val="0"/>
          <w:divBdr>
            <w:top w:val="none" w:sz="0" w:space="0" w:color="auto"/>
            <w:left w:val="none" w:sz="0" w:space="0" w:color="auto"/>
            <w:bottom w:val="none" w:sz="0" w:space="0" w:color="auto"/>
            <w:right w:val="none" w:sz="0" w:space="0" w:color="auto"/>
          </w:divBdr>
          <w:divsChild>
            <w:div w:id="511069820">
              <w:marLeft w:val="0"/>
              <w:marRight w:val="0"/>
              <w:marTop w:val="0"/>
              <w:marBottom w:val="0"/>
              <w:divBdr>
                <w:top w:val="none" w:sz="0" w:space="0" w:color="auto"/>
                <w:left w:val="none" w:sz="0" w:space="0" w:color="auto"/>
                <w:bottom w:val="none" w:sz="0" w:space="0" w:color="auto"/>
                <w:right w:val="none" w:sz="0" w:space="0" w:color="auto"/>
              </w:divBdr>
            </w:div>
            <w:div w:id="2078278427">
              <w:marLeft w:val="0"/>
              <w:marRight w:val="0"/>
              <w:marTop w:val="0"/>
              <w:marBottom w:val="0"/>
              <w:divBdr>
                <w:top w:val="none" w:sz="0" w:space="0" w:color="auto"/>
                <w:left w:val="none" w:sz="0" w:space="0" w:color="auto"/>
                <w:bottom w:val="none" w:sz="0" w:space="0" w:color="auto"/>
                <w:right w:val="none" w:sz="0" w:space="0" w:color="auto"/>
              </w:divBdr>
            </w:div>
            <w:div w:id="881673858">
              <w:marLeft w:val="0"/>
              <w:marRight w:val="0"/>
              <w:marTop w:val="0"/>
              <w:marBottom w:val="0"/>
              <w:divBdr>
                <w:top w:val="none" w:sz="0" w:space="0" w:color="auto"/>
                <w:left w:val="none" w:sz="0" w:space="0" w:color="auto"/>
                <w:bottom w:val="none" w:sz="0" w:space="0" w:color="auto"/>
                <w:right w:val="none" w:sz="0" w:space="0" w:color="auto"/>
              </w:divBdr>
            </w:div>
            <w:div w:id="354581454">
              <w:marLeft w:val="0"/>
              <w:marRight w:val="0"/>
              <w:marTop w:val="0"/>
              <w:marBottom w:val="0"/>
              <w:divBdr>
                <w:top w:val="none" w:sz="0" w:space="0" w:color="auto"/>
                <w:left w:val="none" w:sz="0" w:space="0" w:color="auto"/>
                <w:bottom w:val="none" w:sz="0" w:space="0" w:color="auto"/>
                <w:right w:val="none" w:sz="0" w:space="0" w:color="auto"/>
              </w:divBdr>
            </w:div>
            <w:div w:id="715155272">
              <w:marLeft w:val="0"/>
              <w:marRight w:val="0"/>
              <w:marTop w:val="0"/>
              <w:marBottom w:val="0"/>
              <w:divBdr>
                <w:top w:val="none" w:sz="0" w:space="0" w:color="auto"/>
                <w:left w:val="none" w:sz="0" w:space="0" w:color="auto"/>
                <w:bottom w:val="none" w:sz="0" w:space="0" w:color="auto"/>
                <w:right w:val="none" w:sz="0" w:space="0" w:color="auto"/>
              </w:divBdr>
            </w:div>
            <w:div w:id="1632589719">
              <w:marLeft w:val="0"/>
              <w:marRight w:val="0"/>
              <w:marTop w:val="0"/>
              <w:marBottom w:val="0"/>
              <w:divBdr>
                <w:top w:val="none" w:sz="0" w:space="0" w:color="auto"/>
                <w:left w:val="none" w:sz="0" w:space="0" w:color="auto"/>
                <w:bottom w:val="none" w:sz="0" w:space="0" w:color="auto"/>
                <w:right w:val="none" w:sz="0" w:space="0" w:color="auto"/>
              </w:divBdr>
            </w:div>
            <w:div w:id="1775175594">
              <w:marLeft w:val="0"/>
              <w:marRight w:val="0"/>
              <w:marTop w:val="0"/>
              <w:marBottom w:val="0"/>
              <w:divBdr>
                <w:top w:val="none" w:sz="0" w:space="0" w:color="auto"/>
                <w:left w:val="none" w:sz="0" w:space="0" w:color="auto"/>
                <w:bottom w:val="none" w:sz="0" w:space="0" w:color="auto"/>
                <w:right w:val="none" w:sz="0" w:space="0" w:color="auto"/>
              </w:divBdr>
            </w:div>
            <w:div w:id="153030486">
              <w:marLeft w:val="0"/>
              <w:marRight w:val="0"/>
              <w:marTop w:val="0"/>
              <w:marBottom w:val="0"/>
              <w:divBdr>
                <w:top w:val="none" w:sz="0" w:space="0" w:color="auto"/>
                <w:left w:val="none" w:sz="0" w:space="0" w:color="auto"/>
                <w:bottom w:val="none" w:sz="0" w:space="0" w:color="auto"/>
                <w:right w:val="none" w:sz="0" w:space="0" w:color="auto"/>
              </w:divBdr>
            </w:div>
            <w:div w:id="1493763273">
              <w:marLeft w:val="0"/>
              <w:marRight w:val="0"/>
              <w:marTop w:val="0"/>
              <w:marBottom w:val="0"/>
              <w:divBdr>
                <w:top w:val="none" w:sz="0" w:space="0" w:color="auto"/>
                <w:left w:val="none" w:sz="0" w:space="0" w:color="auto"/>
                <w:bottom w:val="none" w:sz="0" w:space="0" w:color="auto"/>
                <w:right w:val="none" w:sz="0" w:space="0" w:color="auto"/>
              </w:divBdr>
            </w:div>
            <w:div w:id="607812630">
              <w:marLeft w:val="0"/>
              <w:marRight w:val="0"/>
              <w:marTop w:val="0"/>
              <w:marBottom w:val="0"/>
              <w:divBdr>
                <w:top w:val="none" w:sz="0" w:space="0" w:color="auto"/>
                <w:left w:val="none" w:sz="0" w:space="0" w:color="auto"/>
                <w:bottom w:val="none" w:sz="0" w:space="0" w:color="auto"/>
                <w:right w:val="none" w:sz="0" w:space="0" w:color="auto"/>
              </w:divBdr>
            </w:div>
            <w:div w:id="1922254171">
              <w:marLeft w:val="0"/>
              <w:marRight w:val="0"/>
              <w:marTop w:val="0"/>
              <w:marBottom w:val="0"/>
              <w:divBdr>
                <w:top w:val="none" w:sz="0" w:space="0" w:color="auto"/>
                <w:left w:val="none" w:sz="0" w:space="0" w:color="auto"/>
                <w:bottom w:val="none" w:sz="0" w:space="0" w:color="auto"/>
                <w:right w:val="none" w:sz="0" w:space="0" w:color="auto"/>
              </w:divBdr>
            </w:div>
            <w:div w:id="1357580076">
              <w:marLeft w:val="0"/>
              <w:marRight w:val="0"/>
              <w:marTop w:val="0"/>
              <w:marBottom w:val="0"/>
              <w:divBdr>
                <w:top w:val="none" w:sz="0" w:space="0" w:color="auto"/>
                <w:left w:val="none" w:sz="0" w:space="0" w:color="auto"/>
                <w:bottom w:val="none" w:sz="0" w:space="0" w:color="auto"/>
                <w:right w:val="none" w:sz="0" w:space="0" w:color="auto"/>
              </w:divBdr>
            </w:div>
            <w:div w:id="605502935">
              <w:marLeft w:val="0"/>
              <w:marRight w:val="0"/>
              <w:marTop w:val="0"/>
              <w:marBottom w:val="0"/>
              <w:divBdr>
                <w:top w:val="none" w:sz="0" w:space="0" w:color="auto"/>
                <w:left w:val="none" w:sz="0" w:space="0" w:color="auto"/>
                <w:bottom w:val="none" w:sz="0" w:space="0" w:color="auto"/>
                <w:right w:val="none" w:sz="0" w:space="0" w:color="auto"/>
              </w:divBdr>
            </w:div>
            <w:div w:id="1854150060">
              <w:marLeft w:val="0"/>
              <w:marRight w:val="0"/>
              <w:marTop w:val="0"/>
              <w:marBottom w:val="0"/>
              <w:divBdr>
                <w:top w:val="none" w:sz="0" w:space="0" w:color="auto"/>
                <w:left w:val="none" w:sz="0" w:space="0" w:color="auto"/>
                <w:bottom w:val="none" w:sz="0" w:space="0" w:color="auto"/>
                <w:right w:val="none" w:sz="0" w:space="0" w:color="auto"/>
              </w:divBdr>
            </w:div>
            <w:div w:id="80493605">
              <w:marLeft w:val="0"/>
              <w:marRight w:val="0"/>
              <w:marTop w:val="0"/>
              <w:marBottom w:val="0"/>
              <w:divBdr>
                <w:top w:val="none" w:sz="0" w:space="0" w:color="auto"/>
                <w:left w:val="none" w:sz="0" w:space="0" w:color="auto"/>
                <w:bottom w:val="none" w:sz="0" w:space="0" w:color="auto"/>
                <w:right w:val="none" w:sz="0" w:space="0" w:color="auto"/>
              </w:divBdr>
            </w:div>
            <w:div w:id="1629627373">
              <w:marLeft w:val="0"/>
              <w:marRight w:val="0"/>
              <w:marTop w:val="0"/>
              <w:marBottom w:val="0"/>
              <w:divBdr>
                <w:top w:val="none" w:sz="0" w:space="0" w:color="auto"/>
                <w:left w:val="none" w:sz="0" w:space="0" w:color="auto"/>
                <w:bottom w:val="none" w:sz="0" w:space="0" w:color="auto"/>
                <w:right w:val="none" w:sz="0" w:space="0" w:color="auto"/>
              </w:divBdr>
            </w:div>
            <w:div w:id="1360350671">
              <w:marLeft w:val="0"/>
              <w:marRight w:val="0"/>
              <w:marTop w:val="0"/>
              <w:marBottom w:val="0"/>
              <w:divBdr>
                <w:top w:val="none" w:sz="0" w:space="0" w:color="auto"/>
                <w:left w:val="none" w:sz="0" w:space="0" w:color="auto"/>
                <w:bottom w:val="none" w:sz="0" w:space="0" w:color="auto"/>
                <w:right w:val="none" w:sz="0" w:space="0" w:color="auto"/>
              </w:divBdr>
            </w:div>
            <w:div w:id="284192194">
              <w:marLeft w:val="0"/>
              <w:marRight w:val="0"/>
              <w:marTop w:val="0"/>
              <w:marBottom w:val="0"/>
              <w:divBdr>
                <w:top w:val="none" w:sz="0" w:space="0" w:color="auto"/>
                <w:left w:val="none" w:sz="0" w:space="0" w:color="auto"/>
                <w:bottom w:val="none" w:sz="0" w:space="0" w:color="auto"/>
                <w:right w:val="none" w:sz="0" w:space="0" w:color="auto"/>
              </w:divBdr>
            </w:div>
            <w:div w:id="1673953188">
              <w:marLeft w:val="0"/>
              <w:marRight w:val="0"/>
              <w:marTop w:val="0"/>
              <w:marBottom w:val="0"/>
              <w:divBdr>
                <w:top w:val="none" w:sz="0" w:space="0" w:color="auto"/>
                <w:left w:val="none" w:sz="0" w:space="0" w:color="auto"/>
                <w:bottom w:val="none" w:sz="0" w:space="0" w:color="auto"/>
                <w:right w:val="none" w:sz="0" w:space="0" w:color="auto"/>
              </w:divBdr>
            </w:div>
            <w:div w:id="1776245672">
              <w:marLeft w:val="0"/>
              <w:marRight w:val="0"/>
              <w:marTop w:val="0"/>
              <w:marBottom w:val="0"/>
              <w:divBdr>
                <w:top w:val="none" w:sz="0" w:space="0" w:color="auto"/>
                <w:left w:val="none" w:sz="0" w:space="0" w:color="auto"/>
                <w:bottom w:val="none" w:sz="0" w:space="0" w:color="auto"/>
                <w:right w:val="none" w:sz="0" w:space="0" w:color="auto"/>
              </w:divBdr>
            </w:div>
            <w:div w:id="1798916802">
              <w:marLeft w:val="0"/>
              <w:marRight w:val="0"/>
              <w:marTop w:val="0"/>
              <w:marBottom w:val="0"/>
              <w:divBdr>
                <w:top w:val="none" w:sz="0" w:space="0" w:color="auto"/>
                <w:left w:val="none" w:sz="0" w:space="0" w:color="auto"/>
                <w:bottom w:val="none" w:sz="0" w:space="0" w:color="auto"/>
                <w:right w:val="none" w:sz="0" w:space="0" w:color="auto"/>
              </w:divBdr>
            </w:div>
            <w:div w:id="490022168">
              <w:marLeft w:val="0"/>
              <w:marRight w:val="0"/>
              <w:marTop w:val="0"/>
              <w:marBottom w:val="0"/>
              <w:divBdr>
                <w:top w:val="none" w:sz="0" w:space="0" w:color="auto"/>
                <w:left w:val="none" w:sz="0" w:space="0" w:color="auto"/>
                <w:bottom w:val="none" w:sz="0" w:space="0" w:color="auto"/>
                <w:right w:val="none" w:sz="0" w:space="0" w:color="auto"/>
              </w:divBdr>
            </w:div>
            <w:div w:id="756444107">
              <w:marLeft w:val="0"/>
              <w:marRight w:val="0"/>
              <w:marTop w:val="0"/>
              <w:marBottom w:val="0"/>
              <w:divBdr>
                <w:top w:val="none" w:sz="0" w:space="0" w:color="auto"/>
                <w:left w:val="none" w:sz="0" w:space="0" w:color="auto"/>
                <w:bottom w:val="none" w:sz="0" w:space="0" w:color="auto"/>
                <w:right w:val="none" w:sz="0" w:space="0" w:color="auto"/>
              </w:divBdr>
            </w:div>
            <w:div w:id="2029870899">
              <w:marLeft w:val="0"/>
              <w:marRight w:val="0"/>
              <w:marTop w:val="0"/>
              <w:marBottom w:val="0"/>
              <w:divBdr>
                <w:top w:val="none" w:sz="0" w:space="0" w:color="auto"/>
                <w:left w:val="none" w:sz="0" w:space="0" w:color="auto"/>
                <w:bottom w:val="none" w:sz="0" w:space="0" w:color="auto"/>
                <w:right w:val="none" w:sz="0" w:space="0" w:color="auto"/>
              </w:divBdr>
            </w:div>
            <w:div w:id="1160802899">
              <w:marLeft w:val="0"/>
              <w:marRight w:val="0"/>
              <w:marTop w:val="0"/>
              <w:marBottom w:val="0"/>
              <w:divBdr>
                <w:top w:val="none" w:sz="0" w:space="0" w:color="auto"/>
                <w:left w:val="none" w:sz="0" w:space="0" w:color="auto"/>
                <w:bottom w:val="none" w:sz="0" w:space="0" w:color="auto"/>
                <w:right w:val="none" w:sz="0" w:space="0" w:color="auto"/>
              </w:divBdr>
            </w:div>
            <w:div w:id="1940941841">
              <w:marLeft w:val="0"/>
              <w:marRight w:val="0"/>
              <w:marTop w:val="0"/>
              <w:marBottom w:val="0"/>
              <w:divBdr>
                <w:top w:val="none" w:sz="0" w:space="0" w:color="auto"/>
                <w:left w:val="none" w:sz="0" w:space="0" w:color="auto"/>
                <w:bottom w:val="none" w:sz="0" w:space="0" w:color="auto"/>
                <w:right w:val="none" w:sz="0" w:space="0" w:color="auto"/>
              </w:divBdr>
            </w:div>
            <w:div w:id="1926105572">
              <w:marLeft w:val="0"/>
              <w:marRight w:val="0"/>
              <w:marTop w:val="0"/>
              <w:marBottom w:val="0"/>
              <w:divBdr>
                <w:top w:val="none" w:sz="0" w:space="0" w:color="auto"/>
                <w:left w:val="none" w:sz="0" w:space="0" w:color="auto"/>
                <w:bottom w:val="none" w:sz="0" w:space="0" w:color="auto"/>
                <w:right w:val="none" w:sz="0" w:space="0" w:color="auto"/>
              </w:divBdr>
            </w:div>
            <w:div w:id="2094429115">
              <w:marLeft w:val="0"/>
              <w:marRight w:val="0"/>
              <w:marTop w:val="0"/>
              <w:marBottom w:val="0"/>
              <w:divBdr>
                <w:top w:val="none" w:sz="0" w:space="0" w:color="auto"/>
                <w:left w:val="none" w:sz="0" w:space="0" w:color="auto"/>
                <w:bottom w:val="none" w:sz="0" w:space="0" w:color="auto"/>
                <w:right w:val="none" w:sz="0" w:space="0" w:color="auto"/>
              </w:divBdr>
            </w:div>
            <w:div w:id="1689409511">
              <w:marLeft w:val="0"/>
              <w:marRight w:val="0"/>
              <w:marTop w:val="0"/>
              <w:marBottom w:val="0"/>
              <w:divBdr>
                <w:top w:val="none" w:sz="0" w:space="0" w:color="auto"/>
                <w:left w:val="none" w:sz="0" w:space="0" w:color="auto"/>
                <w:bottom w:val="none" w:sz="0" w:space="0" w:color="auto"/>
                <w:right w:val="none" w:sz="0" w:space="0" w:color="auto"/>
              </w:divBdr>
            </w:div>
            <w:div w:id="1211380875">
              <w:marLeft w:val="0"/>
              <w:marRight w:val="0"/>
              <w:marTop w:val="0"/>
              <w:marBottom w:val="0"/>
              <w:divBdr>
                <w:top w:val="none" w:sz="0" w:space="0" w:color="auto"/>
                <w:left w:val="none" w:sz="0" w:space="0" w:color="auto"/>
                <w:bottom w:val="none" w:sz="0" w:space="0" w:color="auto"/>
                <w:right w:val="none" w:sz="0" w:space="0" w:color="auto"/>
              </w:divBdr>
            </w:div>
            <w:div w:id="1529752296">
              <w:marLeft w:val="0"/>
              <w:marRight w:val="0"/>
              <w:marTop w:val="0"/>
              <w:marBottom w:val="0"/>
              <w:divBdr>
                <w:top w:val="none" w:sz="0" w:space="0" w:color="auto"/>
                <w:left w:val="none" w:sz="0" w:space="0" w:color="auto"/>
                <w:bottom w:val="none" w:sz="0" w:space="0" w:color="auto"/>
                <w:right w:val="none" w:sz="0" w:space="0" w:color="auto"/>
              </w:divBdr>
            </w:div>
            <w:div w:id="640772855">
              <w:marLeft w:val="0"/>
              <w:marRight w:val="0"/>
              <w:marTop w:val="0"/>
              <w:marBottom w:val="0"/>
              <w:divBdr>
                <w:top w:val="none" w:sz="0" w:space="0" w:color="auto"/>
                <w:left w:val="none" w:sz="0" w:space="0" w:color="auto"/>
                <w:bottom w:val="none" w:sz="0" w:space="0" w:color="auto"/>
                <w:right w:val="none" w:sz="0" w:space="0" w:color="auto"/>
              </w:divBdr>
            </w:div>
            <w:div w:id="1003625687">
              <w:marLeft w:val="0"/>
              <w:marRight w:val="0"/>
              <w:marTop w:val="0"/>
              <w:marBottom w:val="0"/>
              <w:divBdr>
                <w:top w:val="none" w:sz="0" w:space="0" w:color="auto"/>
                <w:left w:val="none" w:sz="0" w:space="0" w:color="auto"/>
                <w:bottom w:val="none" w:sz="0" w:space="0" w:color="auto"/>
                <w:right w:val="none" w:sz="0" w:space="0" w:color="auto"/>
              </w:divBdr>
            </w:div>
            <w:div w:id="2104955962">
              <w:marLeft w:val="0"/>
              <w:marRight w:val="0"/>
              <w:marTop w:val="0"/>
              <w:marBottom w:val="0"/>
              <w:divBdr>
                <w:top w:val="none" w:sz="0" w:space="0" w:color="auto"/>
                <w:left w:val="none" w:sz="0" w:space="0" w:color="auto"/>
                <w:bottom w:val="none" w:sz="0" w:space="0" w:color="auto"/>
                <w:right w:val="none" w:sz="0" w:space="0" w:color="auto"/>
              </w:divBdr>
            </w:div>
            <w:div w:id="233047637">
              <w:marLeft w:val="0"/>
              <w:marRight w:val="0"/>
              <w:marTop w:val="0"/>
              <w:marBottom w:val="0"/>
              <w:divBdr>
                <w:top w:val="none" w:sz="0" w:space="0" w:color="auto"/>
                <w:left w:val="none" w:sz="0" w:space="0" w:color="auto"/>
                <w:bottom w:val="none" w:sz="0" w:space="0" w:color="auto"/>
                <w:right w:val="none" w:sz="0" w:space="0" w:color="auto"/>
              </w:divBdr>
            </w:div>
            <w:div w:id="1649045033">
              <w:marLeft w:val="0"/>
              <w:marRight w:val="0"/>
              <w:marTop w:val="0"/>
              <w:marBottom w:val="0"/>
              <w:divBdr>
                <w:top w:val="none" w:sz="0" w:space="0" w:color="auto"/>
                <w:left w:val="none" w:sz="0" w:space="0" w:color="auto"/>
                <w:bottom w:val="none" w:sz="0" w:space="0" w:color="auto"/>
                <w:right w:val="none" w:sz="0" w:space="0" w:color="auto"/>
              </w:divBdr>
            </w:div>
            <w:div w:id="939949713">
              <w:marLeft w:val="0"/>
              <w:marRight w:val="0"/>
              <w:marTop w:val="0"/>
              <w:marBottom w:val="0"/>
              <w:divBdr>
                <w:top w:val="none" w:sz="0" w:space="0" w:color="auto"/>
                <w:left w:val="none" w:sz="0" w:space="0" w:color="auto"/>
                <w:bottom w:val="none" w:sz="0" w:space="0" w:color="auto"/>
                <w:right w:val="none" w:sz="0" w:space="0" w:color="auto"/>
              </w:divBdr>
            </w:div>
            <w:div w:id="757216101">
              <w:marLeft w:val="0"/>
              <w:marRight w:val="0"/>
              <w:marTop w:val="0"/>
              <w:marBottom w:val="0"/>
              <w:divBdr>
                <w:top w:val="none" w:sz="0" w:space="0" w:color="auto"/>
                <w:left w:val="none" w:sz="0" w:space="0" w:color="auto"/>
                <w:bottom w:val="none" w:sz="0" w:space="0" w:color="auto"/>
                <w:right w:val="none" w:sz="0" w:space="0" w:color="auto"/>
              </w:divBdr>
            </w:div>
            <w:div w:id="959191018">
              <w:marLeft w:val="0"/>
              <w:marRight w:val="0"/>
              <w:marTop w:val="0"/>
              <w:marBottom w:val="0"/>
              <w:divBdr>
                <w:top w:val="none" w:sz="0" w:space="0" w:color="auto"/>
                <w:left w:val="none" w:sz="0" w:space="0" w:color="auto"/>
                <w:bottom w:val="none" w:sz="0" w:space="0" w:color="auto"/>
                <w:right w:val="none" w:sz="0" w:space="0" w:color="auto"/>
              </w:divBdr>
            </w:div>
            <w:div w:id="1932396857">
              <w:marLeft w:val="0"/>
              <w:marRight w:val="0"/>
              <w:marTop w:val="0"/>
              <w:marBottom w:val="0"/>
              <w:divBdr>
                <w:top w:val="none" w:sz="0" w:space="0" w:color="auto"/>
                <w:left w:val="none" w:sz="0" w:space="0" w:color="auto"/>
                <w:bottom w:val="none" w:sz="0" w:space="0" w:color="auto"/>
                <w:right w:val="none" w:sz="0" w:space="0" w:color="auto"/>
              </w:divBdr>
            </w:div>
            <w:div w:id="1525896119">
              <w:marLeft w:val="0"/>
              <w:marRight w:val="0"/>
              <w:marTop w:val="0"/>
              <w:marBottom w:val="0"/>
              <w:divBdr>
                <w:top w:val="none" w:sz="0" w:space="0" w:color="auto"/>
                <w:left w:val="none" w:sz="0" w:space="0" w:color="auto"/>
                <w:bottom w:val="none" w:sz="0" w:space="0" w:color="auto"/>
                <w:right w:val="none" w:sz="0" w:space="0" w:color="auto"/>
              </w:divBdr>
            </w:div>
            <w:div w:id="1063018823">
              <w:marLeft w:val="0"/>
              <w:marRight w:val="0"/>
              <w:marTop w:val="0"/>
              <w:marBottom w:val="0"/>
              <w:divBdr>
                <w:top w:val="none" w:sz="0" w:space="0" w:color="auto"/>
                <w:left w:val="none" w:sz="0" w:space="0" w:color="auto"/>
                <w:bottom w:val="none" w:sz="0" w:space="0" w:color="auto"/>
                <w:right w:val="none" w:sz="0" w:space="0" w:color="auto"/>
              </w:divBdr>
            </w:div>
            <w:div w:id="325405497">
              <w:marLeft w:val="0"/>
              <w:marRight w:val="0"/>
              <w:marTop w:val="0"/>
              <w:marBottom w:val="0"/>
              <w:divBdr>
                <w:top w:val="none" w:sz="0" w:space="0" w:color="auto"/>
                <w:left w:val="none" w:sz="0" w:space="0" w:color="auto"/>
                <w:bottom w:val="none" w:sz="0" w:space="0" w:color="auto"/>
                <w:right w:val="none" w:sz="0" w:space="0" w:color="auto"/>
              </w:divBdr>
            </w:div>
            <w:div w:id="1919363079">
              <w:marLeft w:val="0"/>
              <w:marRight w:val="0"/>
              <w:marTop w:val="0"/>
              <w:marBottom w:val="0"/>
              <w:divBdr>
                <w:top w:val="none" w:sz="0" w:space="0" w:color="auto"/>
                <w:left w:val="none" w:sz="0" w:space="0" w:color="auto"/>
                <w:bottom w:val="none" w:sz="0" w:space="0" w:color="auto"/>
                <w:right w:val="none" w:sz="0" w:space="0" w:color="auto"/>
              </w:divBdr>
            </w:div>
            <w:div w:id="567808295">
              <w:marLeft w:val="0"/>
              <w:marRight w:val="0"/>
              <w:marTop w:val="0"/>
              <w:marBottom w:val="0"/>
              <w:divBdr>
                <w:top w:val="none" w:sz="0" w:space="0" w:color="auto"/>
                <w:left w:val="none" w:sz="0" w:space="0" w:color="auto"/>
                <w:bottom w:val="none" w:sz="0" w:space="0" w:color="auto"/>
                <w:right w:val="none" w:sz="0" w:space="0" w:color="auto"/>
              </w:divBdr>
            </w:div>
            <w:div w:id="487864358">
              <w:marLeft w:val="0"/>
              <w:marRight w:val="0"/>
              <w:marTop w:val="0"/>
              <w:marBottom w:val="0"/>
              <w:divBdr>
                <w:top w:val="none" w:sz="0" w:space="0" w:color="auto"/>
                <w:left w:val="none" w:sz="0" w:space="0" w:color="auto"/>
                <w:bottom w:val="none" w:sz="0" w:space="0" w:color="auto"/>
                <w:right w:val="none" w:sz="0" w:space="0" w:color="auto"/>
              </w:divBdr>
            </w:div>
            <w:div w:id="699284242">
              <w:marLeft w:val="0"/>
              <w:marRight w:val="0"/>
              <w:marTop w:val="0"/>
              <w:marBottom w:val="0"/>
              <w:divBdr>
                <w:top w:val="none" w:sz="0" w:space="0" w:color="auto"/>
                <w:left w:val="none" w:sz="0" w:space="0" w:color="auto"/>
                <w:bottom w:val="none" w:sz="0" w:space="0" w:color="auto"/>
                <w:right w:val="none" w:sz="0" w:space="0" w:color="auto"/>
              </w:divBdr>
            </w:div>
            <w:div w:id="834802127">
              <w:marLeft w:val="0"/>
              <w:marRight w:val="0"/>
              <w:marTop w:val="0"/>
              <w:marBottom w:val="0"/>
              <w:divBdr>
                <w:top w:val="none" w:sz="0" w:space="0" w:color="auto"/>
                <w:left w:val="none" w:sz="0" w:space="0" w:color="auto"/>
                <w:bottom w:val="none" w:sz="0" w:space="0" w:color="auto"/>
                <w:right w:val="none" w:sz="0" w:space="0" w:color="auto"/>
              </w:divBdr>
            </w:div>
            <w:div w:id="12962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2013">
      <w:bodyDiv w:val="1"/>
      <w:marLeft w:val="0"/>
      <w:marRight w:val="0"/>
      <w:marTop w:val="0"/>
      <w:marBottom w:val="0"/>
      <w:divBdr>
        <w:top w:val="none" w:sz="0" w:space="0" w:color="auto"/>
        <w:left w:val="none" w:sz="0" w:space="0" w:color="auto"/>
        <w:bottom w:val="none" w:sz="0" w:space="0" w:color="auto"/>
        <w:right w:val="none" w:sz="0" w:space="0" w:color="auto"/>
      </w:divBdr>
      <w:divsChild>
        <w:div w:id="260725135">
          <w:marLeft w:val="0"/>
          <w:marRight w:val="0"/>
          <w:marTop w:val="0"/>
          <w:marBottom w:val="0"/>
          <w:divBdr>
            <w:top w:val="none" w:sz="0" w:space="0" w:color="auto"/>
            <w:left w:val="none" w:sz="0" w:space="0" w:color="auto"/>
            <w:bottom w:val="none" w:sz="0" w:space="0" w:color="auto"/>
            <w:right w:val="none" w:sz="0" w:space="0" w:color="auto"/>
          </w:divBdr>
          <w:divsChild>
            <w:div w:id="1190949460">
              <w:marLeft w:val="0"/>
              <w:marRight w:val="0"/>
              <w:marTop w:val="0"/>
              <w:marBottom w:val="0"/>
              <w:divBdr>
                <w:top w:val="none" w:sz="0" w:space="0" w:color="auto"/>
                <w:left w:val="none" w:sz="0" w:space="0" w:color="auto"/>
                <w:bottom w:val="none" w:sz="0" w:space="0" w:color="auto"/>
                <w:right w:val="none" w:sz="0" w:space="0" w:color="auto"/>
              </w:divBdr>
            </w:div>
            <w:div w:id="446238334">
              <w:marLeft w:val="0"/>
              <w:marRight w:val="0"/>
              <w:marTop w:val="0"/>
              <w:marBottom w:val="0"/>
              <w:divBdr>
                <w:top w:val="none" w:sz="0" w:space="0" w:color="auto"/>
                <w:left w:val="none" w:sz="0" w:space="0" w:color="auto"/>
                <w:bottom w:val="none" w:sz="0" w:space="0" w:color="auto"/>
                <w:right w:val="none" w:sz="0" w:space="0" w:color="auto"/>
              </w:divBdr>
            </w:div>
            <w:div w:id="84958282">
              <w:marLeft w:val="0"/>
              <w:marRight w:val="0"/>
              <w:marTop w:val="0"/>
              <w:marBottom w:val="0"/>
              <w:divBdr>
                <w:top w:val="none" w:sz="0" w:space="0" w:color="auto"/>
                <w:left w:val="none" w:sz="0" w:space="0" w:color="auto"/>
                <w:bottom w:val="none" w:sz="0" w:space="0" w:color="auto"/>
                <w:right w:val="none" w:sz="0" w:space="0" w:color="auto"/>
              </w:divBdr>
            </w:div>
            <w:div w:id="791944098">
              <w:marLeft w:val="0"/>
              <w:marRight w:val="0"/>
              <w:marTop w:val="0"/>
              <w:marBottom w:val="0"/>
              <w:divBdr>
                <w:top w:val="none" w:sz="0" w:space="0" w:color="auto"/>
                <w:left w:val="none" w:sz="0" w:space="0" w:color="auto"/>
                <w:bottom w:val="none" w:sz="0" w:space="0" w:color="auto"/>
                <w:right w:val="none" w:sz="0" w:space="0" w:color="auto"/>
              </w:divBdr>
            </w:div>
            <w:div w:id="692848083">
              <w:marLeft w:val="0"/>
              <w:marRight w:val="0"/>
              <w:marTop w:val="0"/>
              <w:marBottom w:val="0"/>
              <w:divBdr>
                <w:top w:val="none" w:sz="0" w:space="0" w:color="auto"/>
                <w:left w:val="none" w:sz="0" w:space="0" w:color="auto"/>
                <w:bottom w:val="none" w:sz="0" w:space="0" w:color="auto"/>
                <w:right w:val="none" w:sz="0" w:space="0" w:color="auto"/>
              </w:divBdr>
            </w:div>
            <w:div w:id="2142728104">
              <w:marLeft w:val="0"/>
              <w:marRight w:val="0"/>
              <w:marTop w:val="0"/>
              <w:marBottom w:val="0"/>
              <w:divBdr>
                <w:top w:val="none" w:sz="0" w:space="0" w:color="auto"/>
                <w:left w:val="none" w:sz="0" w:space="0" w:color="auto"/>
                <w:bottom w:val="none" w:sz="0" w:space="0" w:color="auto"/>
                <w:right w:val="none" w:sz="0" w:space="0" w:color="auto"/>
              </w:divBdr>
            </w:div>
            <w:div w:id="842168163">
              <w:marLeft w:val="0"/>
              <w:marRight w:val="0"/>
              <w:marTop w:val="0"/>
              <w:marBottom w:val="0"/>
              <w:divBdr>
                <w:top w:val="none" w:sz="0" w:space="0" w:color="auto"/>
                <w:left w:val="none" w:sz="0" w:space="0" w:color="auto"/>
                <w:bottom w:val="none" w:sz="0" w:space="0" w:color="auto"/>
                <w:right w:val="none" w:sz="0" w:space="0" w:color="auto"/>
              </w:divBdr>
            </w:div>
            <w:div w:id="771633072">
              <w:marLeft w:val="0"/>
              <w:marRight w:val="0"/>
              <w:marTop w:val="0"/>
              <w:marBottom w:val="0"/>
              <w:divBdr>
                <w:top w:val="none" w:sz="0" w:space="0" w:color="auto"/>
                <w:left w:val="none" w:sz="0" w:space="0" w:color="auto"/>
                <w:bottom w:val="none" w:sz="0" w:space="0" w:color="auto"/>
                <w:right w:val="none" w:sz="0" w:space="0" w:color="auto"/>
              </w:divBdr>
            </w:div>
            <w:div w:id="192117347">
              <w:marLeft w:val="0"/>
              <w:marRight w:val="0"/>
              <w:marTop w:val="0"/>
              <w:marBottom w:val="0"/>
              <w:divBdr>
                <w:top w:val="none" w:sz="0" w:space="0" w:color="auto"/>
                <w:left w:val="none" w:sz="0" w:space="0" w:color="auto"/>
                <w:bottom w:val="none" w:sz="0" w:space="0" w:color="auto"/>
                <w:right w:val="none" w:sz="0" w:space="0" w:color="auto"/>
              </w:divBdr>
            </w:div>
            <w:div w:id="1117873926">
              <w:marLeft w:val="0"/>
              <w:marRight w:val="0"/>
              <w:marTop w:val="0"/>
              <w:marBottom w:val="0"/>
              <w:divBdr>
                <w:top w:val="none" w:sz="0" w:space="0" w:color="auto"/>
                <w:left w:val="none" w:sz="0" w:space="0" w:color="auto"/>
                <w:bottom w:val="none" w:sz="0" w:space="0" w:color="auto"/>
                <w:right w:val="none" w:sz="0" w:space="0" w:color="auto"/>
              </w:divBdr>
            </w:div>
            <w:div w:id="1902671428">
              <w:marLeft w:val="0"/>
              <w:marRight w:val="0"/>
              <w:marTop w:val="0"/>
              <w:marBottom w:val="0"/>
              <w:divBdr>
                <w:top w:val="none" w:sz="0" w:space="0" w:color="auto"/>
                <w:left w:val="none" w:sz="0" w:space="0" w:color="auto"/>
                <w:bottom w:val="none" w:sz="0" w:space="0" w:color="auto"/>
                <w:right w:val="none" w:sz="0" w:space="0" w:color="auto"/>
              </w:divBdr>
            </w:div>
            <w:div w:id="1186401478">
              <w:marLeft w:val="0"/>
              <w:marRight w:val="0"/>
              <w:marTop w:val="0"/>
              <w:marBottom w:val="0"/>
              <w:divBdr>
                <w:top w:val="none" w:sz="0" w:space="0" w:color="auto"/>
                <w:left w:val="none" w:sz="0" w:space="0" w:color="auto"/>
                <w:bottom w:val="none" w:sz="0" w:space="0" w:color="auto"/>
                <w:right w:val="none" w:sz="0" w:space="0" w:color="auto"/>
              </w:divBdr>
            </w:div>
            <w:div w:id="128792104">
              <w:marLeft w:val="0"/>
              <w:marRight w:val="0"/>
              <w:marTop w:val="0"/>
              <w:marBottom w:val="0"/>
              <w:divBdr>
                <w:top w:val="none" w:sz="0" w:space="0" w:color="auto"/>
                <w:left w:val="none" w:sz="0" w:space="0" w:color="auto"/>
                <w:bottom w:val="none" w:sz="0" w:space="0" w:color="auto"/>
                <w:right w:val="none" w:sz="0" w:space="0" w:color="auto"/>
              </w:divBdr>
            </w:div>
            <w:div w:id="1002512392">
              <w:marLeft w:val="0"/>
              <w:marRight w:val="0"/>
              <w:marTop w:val="0"/>
              <w:marBottom w:val="0"/>
              <w:divBdr>
                <w:top w:val="none" w:sz="0" w:space="0" w:color="auto"/>
                <w:left w:val="none" w:sz="0" w:space="0" w:color="auto"/>
                <w:bottom w:val="none" w:sz="0" w:space="0" w:color="auto"/>
                <w:right w:val="none" w:sz="0" w:space="0" w:color="auto"/>
              </w:divBdr>
            </w:div>
            <w:div w:id="15173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987">
      <w:bodyDiv w:val="1"/>
      <w:marLeft w:val="0"/>
      <w:marRight w:val="0"/>
      <w:marTop w:val="0"/>
      <w:marBottom w:val="0"/>
      <w:divBdr>
        <w:top w:val="none" w:sz="0" w:space="0" w:color="auto"/>
        <w:left w:val="none" w:sz="0" w:space="0" w:color="auto"/>
        <w:bottom w:val="none" w:sz="0" w:space="0" w:color="auto"/>
        <w:right w:val="none" w:sz="0" w:space="0" w:color="auto"/>
      </w:divBdr>
      <w:divsChild>
        <w:div w:id="1578857723">
          <w:marLeft w:val="640"/>
          <w:marRight w:val="0"/>
          <w:marTop w:val="0"/>
          <w:marBottom w:val="0"/>
          <w:divBdr>
            <w:top w:val="none" w:sz="0" w:space="0" w:color="auto"/>
            <w:left w:val="none" w:sz="0" w:space="0" w:color="auto"/>
            <w:bottom w:val="none" w:sz="0" w:space="0" w:color="auto"/>
            <w:right w:val="none" w:sz="0" w:space="0" w:color="auto"/>
          </w:divBdr>
        </w:div>
        <w:div w:id="1798373759">
          <w:marLeft w:val="640"/>
          <w:marRight w:val="0"/>
          <w:marTop w:val="0"/>
          <w:marBottom w:val="0"/>
          <w:divBdr>
            <w:top w:val="none" w:sz="0" w:space="0" w:color="auto"/>
            <w:left w:val="none" w:sz="0" w:space="0" w:color="auto"/>
            <w:bottom w:val="none" w:sz="0" w:space="0" w:color="auto"/>
            <w:right w:val="none" w:sz="0" w:space="0" w:color="auto"/>
          </w:divBdr>
        </w:div>
        <w:div w:id="1673606380">
          <w:marLeft w:val="640"/>
          <w:marRight w:val="0"/>
          <w:marTop w:val="0"/>
          <w:marBottom w:val="0"/>
          <w:divBdr>
            <w:top w:val="none" w:sz="0" w:space="0" w:color="auto"/>
            <w:left w:val="none" w:sz="0" w:space="0" w:color="auto"/>
            <w:bottom w:val="none" w:sz="0" w:space="0" w:color="auto"/>
            <w:right w:val="none" w:sz="0" w:space="0" w:color="auto"/>
          </w:divBdr>
        </w:div>
        <w:div w:id="1343775852">
          <w:marLeft w:val="640"/>
          <w:marRight w:val="0"/>
          <w:marTop w:val="0"/>
          <w:marBottom w:val="0"/>
          <w:divBdr>
            <w:top w:val="none" w:sz="0" w:space="0" w:color="auto"/>
            <w:left w:val="none" w:sz="0" w:space="0" w:color="auto"/>
            <w:bottom w:val="none" w:sz="0" w:space="0" w:color="auto"/>
            <w:right w:val="none" w:sz="0" w:space="0" w:color="auto"/>
          </w:divBdr>
        </w:div>
        <w:div w:id="847598660">
          <w:marLeft w:val="640"/>
          <w:marRight w:val="0"/>
          <w:marTop w:val="0"/>
          <w:marBottom w:val="0"/>
          <w:divBdr>
            <w:top w:val="none" w:sz="0" w:space="0" w:color="auto"/>
            <w:left w:val="none" w:sz="0" w:space="0" w:color="auto"/>
            <w:bottom w:val="none" w:sz="0" w:space="0" w:color="auto"/>
            <w:right w:val="none" w:sz="0" w:space="0" w:color="auto"/>
          </w:divBdr>
        </w:div>
        <w:div w:id="1242791343">
          <w:marLeft w:val="640"/>
          <w:marRight w:val="0"/>
          <w:marTop w:val="0"/>
          <w:marBottom w:val="0"/>
          <w:divBdr>
            <w:top w:val="none" w:sz="0" w:space="0" w:color="auto"/>
            <w:left w:val="none" w:sz="0" w:space="0" w:color="auto"/>
            <w:bottom w:val="none" w:sz="0" w:space="0" w:color="auto"/>
            <w:right w:val="none" w:sz="0" w:space="0" w:color="auto"/>
          </w:divBdr>
        </w:div>
        <w:div w:id="1386249886">
          <w:marLeft w:val="640"/>
          <w:marRight w:val="0"/>
          <w:marTop w:val="0"/>
          <w:marBottom w:val="0"/>
          <w:divBdr>
            <w:top w:val="none" w:sz="0" w:space="0" w:color="auto"/>
            <w:left w:val="none" w:sz="0" w:space="0" w:color="auto"/>
            <w:bottom w:val="none" w:sz="0" w:space="0" w:color="auto"/>
            <w:right w:val="none" w:sz="0" w:space="0" w:color="auto"/>
          </w:divBdr>
        </w:div>
        <w:div w:id="321203887">
          <w:marLeft w:val="640"/>
          <w:marRight w:val="0"/>
          <w:marTop w:val="0"/>
          <w:marBottom w:val="0"/>
          <w:divBdr>
            <w:top w:val="none" w:sz="0" w:space="0" w:color="auto"/>
            <w:left w:val="none" w:sz="0" w:space="0" w:color="auto"/>
            <w:bottom w:val="none" w:sz="0" w:space="0" w:color="auto"/>
            <w:right w:val="none" w:sz="0" w:space="0" w:color="auto"/>
          </w:divBdr>
        </w:div>
        <w:div w:id="241834421">
          <w:marLeft w:val="640"/>
          <w:marRight w:val="0"/>
          <w:marTop w:val="0"/>
          <w:marBottom w:val="0"/>
          <w:divBdr>
            <w:top w:val="none" w:sz="0" w:space="0" w:color="auto"/>
            <w:left w:val="none" w:sz="0" w:space="0" w:color="auto"/>
            <w:bottom w:val="none" w:sz="0" w:space="0" w:color="auto"/>
            <w:right w:val="none" w:sz="0" w:space="0" w:color="auto"/>
          </w:divBdr>
        </w:div>
        <w:div w:id="853567386">
          <w:marLeft w:val="640"/>
          <w:marRight w:val="0"/>
          <w:marTop w:val="0"/>
          <w:marBottom w:val="0"/>
          <w:divBdr>
            <w:top w:val="none" w:sz="0" w:space="0" w:color="auto"/>
            <w:left w:val="none" w:sz="0" w:space="0" w:color="auto"/>
            <w:bottom w:val="none" w:sz="0" w:space="0" w:color="auto"/>
            <w:right w:val="none" w:sz="0" w:space="0" w:color="auto"/>
          </w:divBdr>
        </w:div>
        <w:div w:id="716972698">
          <w:marLeft w:val="640"/>
          <w:marRight w:val="0"/>
          <w:marTop w:val="0"/>
          <w:marBottom w:val="0"/>
          <w:divBdr>
            <w:top w:val="none" w:sz="0" w:space="0" w:color="auto"/>
            <w:left w:val="none" w:sz="0" w:space="0" w:color="auto"/>
            <w:bottom w:val="none" w:sz="0" w:space="0" w:color="auto"/>
            <w:right w:val="none" w:sz="0" w:space="0" w:color="auto"/>
          </w:divBdr>
        </w:div>
        <w:div w:id="287201214">
          <w:marLeft w:val="640"/>
          <w:marRight w:val="0"/>
          <w:marTop w:val="0"/>
          <w:marBottom w:val="0"/>
          <w:divBdr>
            <w:top w:val="none" w:sz="0" w:space="0" w:color="auto"/>
            <w:left w:val="none" w:sz="0" w:space="0" w:color="auto"/>
            <w:bottom w:val="none" w:sz="0" w:space="0" w:color="auto"/>
            <w:right w:val="none" w:sz="0" w:space="0" w:color="auto"/>
          </w:divBdr>
        </w:div>
        <w:div w:id="717709153">
          <w:marLeft w:val="640"/>
          <w:marRight w:val="0"/>
          <w:marTop w:val="0"/>
          <w:marBottom w:val="0"/>
          <w:divBdr>
            <w:top w:val="none" w:sz="0" w:space="0" w:color="auto"/>
            <w:left w:val="none" w:sz="0" w:space="0" w:color="auto"/>
            <w:bottom w:val="none" w:sz="0" w:space="0" w:color="auto"/>
            <w:right w:val="none" w:sz="0" w:space="0" w:color="auto"/>
          </w:divBdr>
        </w:div>
        <w:div w:id="769548071">
          <w:marLeft w:val="640"/>
          <w:marRight w:val="0"/>
          <w:marTop w:val="0"/>
          <w:marBottom w:val="0"/>
          <w:divBdr>
            <w:top w:val="none" w:sz="0" w:space="0" w:color="auto"/>
            <w:left w:val="none" w:sz="0" w:space="0" w:color="auto"/>
            <w:bottom w:val="none" w:sz="0" w:space="0" w:color="auto"/>
            <w:right w:val="none" w:sz="0" w:space="0" w:color="auto"/>
          </w:divBdr>
        </w:div>
        <w:div w:id="2100251791">
          <w:marLeft w:val="640"/>
          <w:marRight w:val="0"/>
          <w:marTop w:val="0"/>
          <w:marBottom w:val="0"/>
          <w:divBdr>
            <w:top w:val="none" w:sz="0" w:space="0" w:color="auto"/>
            <w:left w:val="none" w:sz="0" w:space="0" w:color="auto"/>
            <w:bottom w:val="none" w:sz="0" w:space="0" w:color="auto"/>
            <w:right w:val="none" w:sz="0" w:space="0" w:color="auto"/>
          </w:divBdr>
        </w:div>
        <w:div w:id="636374338">
          <w:marLeft w:val="640"/>
          <w:marRight w:val="0"/>
          <w:marTop w:val="0"/>
          <w:marBottom w:val="0"/>
          <w:divBdr>
            <w:top w:val="none" w:sz="0" w:space="0" w:color="auto"/>
            <w:left w:val="none" w:sz="0" w:space="0" w:color="auto"/>
            <w:bottom w:val="none" w:sz="0" w:space="0" w:color="auto"/>
            <w:right w:val="none" w:sz="0" w:space="0" w:color="auto"/>
          </w:divBdr>
        </w:div>
        <w:div w:id="2047489685">
          <w:marLeft w:val="640"/>
          <w:marRight w:val="0"/>
          <w:marTop w:val="0"/>
          <w:marBottom w:val="0"/>
          <w:divBdr>
            <w:top w:val="none" w:sz="0" w:space="0" w:color="auto"/>
            <w:left w:val="none" w:sz="0" w:space="0" w:color="auto"/>
            <w:bottom w:val="none" w:sz="0" w:space="0" w:color="auto"/>
            <w:right w:val="none" w:sz="0" w:space="0" w:color="auto"/>
          </w:divBdr>
        </w:div>
        <w:div w:id="478814717">
          <w:marLeft w:val="640"/>
          <w:marRight w:val="0"/>
          <w:marTop w:val="0"/>
          <w:marBottom w:val="0"/>
          <w:divBdr>
            <w:top w:val="none" w:sz="0" w:space="0" w:color="auto"/>
            <w:left w:val="none" w:sz="0" w:space="0" w:color="auto"/>
            <w:bottom w:val="none" w:sz="0" w:space="0" w:color="auto"/>
            <w:right w:val="none" w:sz="0" w:space="0" w:color="auto"/>
          </w:divBdr>
        </w:div>
        <w:div w:id="1847940253">
          <w:marLeft w:val="640"/>
          <w:marRight w:val="0"/>
          <w:marTop w:val="0"/>
          <w:marBottom w:val="0"/>
          <w:divBdr>
            <w:top w:val="none" w:sz="0" w:space="0" w:color="auto"/>
            <w:left w:val="none" w:sz="0" w:space="0" w:color="auto"/>
            <w:bottom w:val="none" w:sz="0" w:space="0" w:color="auto"/>
            <w:right w:val="none" w:sz="0" w:space="0" w:color="auto"/>
          </w:divBdr>
        </w:div>
        <w:div w:id="839850634">
          <w:marLeft w:val="640"/>
          <w:marRight w:val="0"/>
          <w:marTop w:val="0"/>
          <w:marBottom w:val="0"/>
          <w:divBdr>
            <w:top w:val="none" w:sz="0" w:space="0" w:color="auto"/>
            <w:left w:val="none" w:sz="0" w:space="0" w:color="auto"/>
            <w:bottom w:val="none" w:sz="0" w:space="0" w:color="auto"/>
            <w:right w:val="none" w:sz="0" w:space="0" w:color="auto"/>
          </w:divBdr>
        </w:div>
        <w:div w:id="636186298">
          <w:marLeft w:val="640"/>
          <w:marRight w:val="0"/>
          <w:marTop w:val="0"/>
          <w:marBottom w:val="0"/>
          <w:divBdr>
            <w:top w:val="none" w:sz="0" w:space="0" w:color="auto"/>
            <w:left w:val="none" w:sz="0" w:space="0" w:color="auto"/>
            <w:bottom w:val="none" w:sz="0" w:space="0" w:color="auto"/>
            <w:right w:val="none" w:sz="0" w:space="0" w:color="auto"/>
          </w:divBdr>
        </w:div>
        <w:div w:id="213735093">
          <w:marLeft w:val="640"/>
          <w:marRight w:val="0"/>
          <w:marTop w:val="0"/>
          <w:marBottom w:val="0"/>
          <w:divBdr>
            <w:top w:val="none" w:sz="0" w:space="0" w:color="auto"/>
            <w:left w:val="none" w:sz="0" w:space="0" w:color="auto"/>
            <w:bottom w:val="none" w:sz="0" w:space="0" w:color="auto"/>
            <w:right w:val="none" w:sz="0" w:space="0" w:color="auto"/>
          </w:divBdr>
        </w:div>
        <w:div w:id="1907108323">
          <w:marLeft w:val="640"/>
          <w:marRight w:val="0"/>
          <w:marTop w:val="0"/>
          <w:marBottom w:val="0"/>
          <w:divBdr>
            <w:top w:val="none" w:sz="0" w:space="0" w:color="auto"/>
            <w:left w:val="none" w:sz="0" w:space="0" w:color="auto"/>
            <w:bottom w:val="none" w:sz="0" w:space="0" w:color="auto"/>
            <w:right w:val="none" w:sz="0" w:space="0" w:color="auto"/>
          </w:divBdr>
        </w:div>
        <w:div w:id="227032203">
          <w:marLeft w:val="640"/>
          <w:marRight w:val="0"/>
          <w:marTop w:val="0"/>
          <w:marBottom w:val="0"/>
          <w:divBdr>
            <w:top w:val="none" w:sz="0" w:space="0" w:color="auto"/>
            <w:left w:val="none" w:sz="0" w:space="0" w:color="auto"/>
            <w:bottom w:val="none" w:sz="0" w:space="0" w:color="auto"/>
            <w:right w:val="none" w:sz="0" w:space="0" w:color="auto"/>
          </w:divBdr>
        </w:div>
        <w:div w:id="964846391">
          <w:marLeft w:val="640"/>
          <w:marRight w:val="0"/>
          <w:marTop w:val="0"/>
          <w:marBottom w:val="0"/>
          <w:divBdr>
            <w:top w:val="none" w:sz="0" w:space="0" w:color="auto"/>
            <w:left w:val="none" w:sz="0" w:space="0" w:color="auto"/>
            <w:bottom w:val="none" w:sz="0" w:space="0" w:color="auto"/>
            <w:right w:val="none" w:sz="0" w:space="0" w:color="auto"/>
          </w:divBdr>
        </w:div>
        <w:div w:id="1667902672">
          <w:marLeft w:val="640"/>
          <w:marRight w:val="0"/>
          <w:marTop w:val="0"/>
          <w:marBottom w:val="0"/>
          <w:divBdr>
            <w:top w:val="none" w:sz="0" w:space="0" w:color="auto"/>
            <w:left w:val="none" w:sz="0" w:space="0" w:color="auto"/>
            <w:bottom w:val="none" w:sz="0" w:space="0" w:color="auto"/>
            <w:right w:val="none" w:sz="0" w:space="0" w:color="auto"/>
          </w:divBdr>
        </w:div>
        <w:div w:id="759256016">
          <w:marLeft w:val="640"/>
          <w:marRight w:val="0"/>
          <w:marTop w:val="0"/>
          <w:marBottom w:val="0"/>
          <w:divBdr>
            <w:top w:val="none" w:sz="0" w:space="0" w:color="auto"/>
            <w:left w:val="none" w:sz="0" w:space="0" w:color="auto"/>
            <w:bottom w:val="none" w:sz="0" w:space="0" w:color="auto"/>
            <w:right w:val="none" w:sz="0" w:space="0" w:color="auto"/>
          </w:divBdr>
        </w:div>
        <w:div w:id="2044134170">
          <w:marLeft w:val="640"/>
          <w:marRight w:val="0"/>
          <w:marTop w:val="0"/>
          <w:marBottom w:val="0"/>
          <w:divBdr>
            <w:top w:val="none" w:sz="0" w:space="0" w:color="auto"/>
            <w:left w:val="none" w:sz="0" w:space="0" w:color="auto"/>
            <w:bottom w:val="none" w:sz="0" w:space="0" w:color="auto"/>
            <w:right w:val="none" w:sz="0" w:space="0" w:color="auto"/>
          </w:divBdr>
        </w:div>
        <w:div w:id="294796211">
          <w:marLeft w:val="640"/>
          <w:marRight w:val="0"/>
          <w:marTop w:val="0"/>
          <w:marBottom w:val="0"/>
          <w:divBdr>
            <w:top w:val="none" w:sz="0" w:space="0" w:color="auto"/>
            <w:left w:val="none" w:sz="0" w:space="0" w:color="auto"/>
            <w:bottom w:val="none" w:sz="0" w:space="0" w:color="auto"/>
            <w:right w:val="none" w:sz="0" w:space="0" w:color="auto"/>
          </w:divBdr>
        </w:div>
        <w:div w:id="1632636539">
          <w:marLeft w:val="640"/>
          <w:marRight w:val="0"/>
          <w:marTop w:val="0"/>
          <w:marBottom w:val="0"/>
          <w:divBdr>
            <w:top w:val="none" w:sz="0" w:space="0" w:color="auto"/>
            <w:left w:val="none" w:sz="0" w:space="0" w:color="auto"/>
            <w:bottom w:val="none" w:sz="0" w:space="0" w:color="auto"/>
            <w:right w:val="none" w:sz="0" w:space="0" w:color="auto"/>
          </w:divBdr>
        </w:div>
        <w:div w:id="164319460">
          <w:marLeft w:val="640"/>
          <w:marRight w:val="0"/>
          <w:marTop w:val="0"/>
          <w:marBottom w:val="0"/>
          <w:divBdr>
            <w:top w:val="none" w:sz="0" w:space="0" w:color="auto"/>
            <w:left w:val="none" w:sz="0" w:space="0" w:color="auto"/>
            <w:bottom w:val="none" w:sz="0" w:space="0" w:color="auto"/>
            <w:right w:val="none" w:sz="0" w:space="0" w:color="auto"/>
          </w:divBdr>
        </w:div>
        <w:div w:id="1713846318">
          <w:marLeft w:val="640"/>
          <w:marRight w:val="0"/>
          <w:marTop w:val="0"/>
          <w:marBottom w:val="0"/>
          <w:divBdr>
            <w:top w:val="none" w:sz="0" w:space="0" w:color="auto"/>
            <w:left w:val="none" w:sz="0" w:space="0" w:color="auto"/>
            <w:bottom w:val="none" w:sz="0" w:space="0" w:color="auto"/>
            <w:right w:val="none" w:sz="0" w:space="0" w:color="auto"/>
          </w:divBdr>
        </w:div>
        <w:div w:id="1162619420">
          <w:marLeft w:val="640"/>
          <w:marRight w:val="0"/>
          <w:marTop w:val="0"/>
          <w:marBottom w:val="0"/>
          <w:divBdr>
            <w:top w:val="none" w:sz="0" w:space="0" w:color="auto"/>
            <w:left w:val="none" w:sz="0" w:space="0" w:color="auto"/>
            <w:bottom w:val="none" w:sz="0" w:space="0" w:color="auto"/>
            <w:right w:val="none" w:sz="0" w:space="0" w:color="auto"/>
          </w:divBdr>
        </w:div>
        <w:div w:id="144518751">
          <w:marLeft w:val="640"/>
          <w:marRight w:val="0"/>
          <w:marTop w:val="0"/>
          <w:marBottom w:val="0"/>
          <w:divBdr>
            <w:top w:val="none" w:sz="0" w:space="0" w:color="auto"/>
            <w:left w:val="none" w:sz="0" w:space="0" w:color="auto"/>
            <w:bottom w:val="none" w:sz="0" w:space="0" w:color="auto"/>
            <w:right w:val="none" w:sz="0" w:space="0" w:color="auto"/>
          </w:divBdr>
        </w:div>
        <w:div w:id="59837213">
          <w:marLeft w:val="640"/>
          <w:marRight w:val="0"/>
          <w:marTop w:val="0"/>
          <w:marBottom w:val="0"/>
          <w:divBdr>
            <w:top w:val="none" w:sz="0" w:space="0" w:color="auto"/>
            <w:left w:val="none" w:sz="0" w:space="0" w:color="auto"/>
            <w:bottom w:val="none" w:sz="0" w:space="0" w:color="auto"/>
            <w:right w:val="none" w:sz="0" w:space="0" w:color="auto"/>
          </w:divBdr>
        </w:div>
      </w:divsChild>
    </w:div>
    <w:div w:id="1446146838">
      <w:bodyDiv w:val="1"/>
      <w:marLeft w:val="0"/>
      <w:marRight w:val="0"/>
      <w:marTop w:val="0"/>
      <w:marBottom w:val="0"/>
      <w:divBdr>
        <w:top w:val="none" w:sz="0" w:space="0" w:color="auto"/>
        <w:left w:val="none" w:sz="0" w:space="0" w:color="auto"/>
        <w:bottom w:val="none" w:sz="0" w:space="0" w:color="auto"/>
        <w:right w:val="none" w:sz="0" w:space="0" w:color="auto"/>
      </w:divBdr>
      <w:divsChild>
        <w:div w:id="1777215706">
          <w:marLeft w:val="640"/>
          <w:marRight w:val="0"/>
          <w:marTop w:val="0"/>
          <w:marBottom w:val="0"/>
          <w:divBdr>
            <w:top w:val="none" w:sz="0" w:space="0" w:color="auto"/>
            <w:left w:val="none" w:sz="0" w:space="0" w:color="auto"/>
            <w:bottom w:val="none" w:sz="0" w:space="0" w:color="auto"/>
            <w:right w:val="none" w:sz="0" w:space="0" w:color="auto"/>
          </w:divBdr>
        </w:div>
        <w:div w:id="1370840674">
          <w:marLeft w:val="640"/>
          <w:marRight w:val="0"/>
          <w:marTop w:val="0"/>
          <w:marBottom w:val="0"/>
          <w:divBdr>
            <w:top w:val="none" w:sz="0" w:space="0" w:color="auto"/>
            <w:left w:val="none" w:sz="0" w:space="0" w:color="auto"/>
            <w:bottom w:val="none" w:sz="0" w:space="0" w:color="auto"/>
            <w:right w:val="none" w:sz="0" w:space="0" w:color="auto"/>
          </w:divBdr>
        </w:div>
        <w:div w:id="2002852824">
          <w:marLeft w:val="640"/>
          <w:marRight w:val="0"/>
          <w:marTop w:val="0"/>
          <w:marBottom w:val="0"/>
          <w:divBdr>
            <w:top w:val="none" w:sz="0" w:space="0" w:color="auto"/>
            <w:left w:val="none" w:sz="0" w:space="0" w:color="auto"/>
            <w:bottom w:val="none" w:sz="0" w:space="0" w:color="auto"/>
            <w:right w:val="none" w:sz="0" w:space="0" w:color="auto"/>
          </w:divBdr>
        </w:div>
        <w:div w:id="1039360389">
          <w:marLeft w:val="640"/>
          <w:marRight w:val="0"/>
          <w:marTop w:val="0"/>
          <w:marBottom w:val="0"/>
          <w:divBdr>
            <w:top w:val="none" w:sz="0" w:space="0" w:color="auto"/>
            <w:left w:val="none" w:sz="0" w:space="0" w:color="auto"/>
            <w:bottom w:val="none" w:sz="0" w:space="0" w:color="auto"/>
            <w:right w:val="none" w:sz="0" w:space="0" w:color="auto"/>
          </w:divBdr>
        </w:div>
        <w:div w:id="1407724329">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586770494">
          <w:marLeft w:val="640"/>
          <w:marRight w:val="0"/>
          <w:marTop w:val="0"/>
          <w:marBottom w:val="0"/>
          <w:divBdr>
            <w:top w:val="none" w:sz="0" w:space="0" w:color="auto"/>
            <w:left w:val="none" w:sz="0" w:space="0" w:color="auto"/>
            <w:bottom w:val="none" w:sz="0" w:space="0" w:color="auto"/>
            <w:right w:val="none" w:sz="0" w:space="0" w:color="auto"/>
          </w:divBdr>
        </w:div>
        <w:div w:id="708527678">
          <w:marLeft w:val="640"/>
          <w:marRight w:val="0"/>
          <w:marTop w:val="0"/>
          <w:marBottom w:val="0"/>
          <w:divBdr>
            <w:top w:val="none" w:sz="0" w:space="0" w:color="auto"/>
            <w:left w:val="none" w:sz="0" w:space="0" w:color="auto"/>
            <w:bottom w:val="none" w:sz="0" w:space="0" w:color="auto"/>
            <w:right w:val="none" w:sz="0" w:space="0" w:color="auto"/>
          </w:divBdr>
        </w:div>
        <w:div w:id="1492791307">
          <w:marLeft w:val="640"/>
          <w:marRight w:val="0"/>
          <w:marTop w:val="0"/>
          <w:marBottom w:val="0"/>
          <w:divBdr>
            <w:top w:val="none" w:sz="0" w:space="0" w:color="auto"/>
            <w:left w:val="none" w:sz="0" w:space="0" w:color="auto"/>
            <w:bottom w:val="none" w:sz="0" w:space="0" w:color="auto"/>
            <w:right w:val="none" w:sz="0" w:space="0" w:color="auto"/>
          </w:divBdr>
        </w:div>
        <w:div w:id="481121439">
          <w:marLeft w:val="640"/>
          <w:marRight w:val="0"/>
          <w:marTop w:val="0"/>
          <w:marBottom w:val="0"/>
          <w:divBdr>
            <w:top w:val="none" w:sz="0" w:space="0" w:color="auto"/>
            <w:left w:val="none" w:sz="0" w:space="0" w:color="auto"/>
            <w:bottom w:val="none" w:sz="0" w:space="0" w:color="auto"/>
            <w:right w:val="none" w:sz="0" w:space="0" w:color="auto"/>
          </w:divBdr>
        </w:div>
        <w:div w:id="152796418">
          <w:marLeft w:val="640"/>
          <w:marRight w:val="0"/>
          <w:marTop w:val="0"/>
          <w:marBottom w:val="0"/>
          <w:divBdr>
            <w:top w:val="none" w:sz="0" w:space="0" w:color="auto"/>
            <w:left w:val="none" w:sz="0" w:space="0" w:color="auto"/>
            <w:bottom w:val="none" w:sz="0" w:space="0" w:color="auto"/>
            <w:right w:val="none" w:sz="0" w:space="0" w:color="auto"/>
          </w:divBdr>
        </w:div>
        <w:div w:id="1812749716">
          <w:marLeft w:val="640"/>
          <w:marRight w:val="0"/>
          <w:marTop w:val="0"/>
          <w:marBottom w:val="0"/>
          <w:divBdr>
            <w:top w:val="none" w:sz="0" w:space="0" w:color="auto"/>
            <w:left w:val="none" w:sz="0" w:space="0" w:color="auto"/>
            <w:bottom w:val="none" w:sz="0" w:space="0" w:color="auto"/>
            <w:right w:val="none" w:sz="0" w:space="0" w:color="auto"/>
          </w:divBdr>
        </w:div>
        <w:div w:id="747769757">
          <w:marLeft w:val="640"/>
          <w:marRight w:val="0"/>
          <w:marTop w:val="0"/>
          <w:marBottom w:val="0"/>
          <w:divBdr>
            <w:top w:val="none" w:sz="0" w:space="0" w:color="auto"/>
            <w:left w:val="none" w:sz="0" w:space="0" w:color="auto"/>
            <w:bottom w:val="none" w:sz="0" w:space="0" w:color="auto"/>
            <w:right w:val="none" w:sz="0" w:space="0" w:color="auto"/>
          </w:divBdr>
        </w:div>
        <w:div w:id="168832509">
          <w:marLeft w:val="640"/>
          <w:marRight w:val="0"/>
          <w:marTop w:val="0"/>
          <w:marBottom w:val="0"/>
          <w:divBdr>
            <w:top w:val="none" w:sz="0" w:space="0" w:color="auto"/>
            <w:left w:val="none" w:sz="0" w:space="0" w:color="auto"/>
            <w:bottom w:val="none" w:sz="0" w:space="0" w:color="auto"/>
            <w:right w:val="none" w:sz="0" w:space="0" w:color="auto"/>
          </w:divBdr>
        </w:div>
        <w:div w:id="1654261779">
          <w:marLeft w:val="640"/>
          <w:marRight w:val="0"/>
          <w:marTop w:val="0"/>
          <w:marBottom w:val="0"/>
          <w:divBdr>
            <w:top w:val="none" w:sz="0" w:space="0" w:color="auto"/>
            <w:left w:val="none" w:sz="0" w:space="0" w:color="auto"/>
            <w:bottom w:val="none" w:sz="0" w:space="0" w:color="auto"/>
            <w:right w:val="none" w:sz="0" w:space="0" w:color="auto"/>
          </w:divBdr>
        </w:div>
        <w:div w:id="1087385675">
          <w:marLeft w:val="640"/>
          <w:marRight w:val="0"/>
          <w:marTop w:val="0"/>
          <w:marBottom w:val="0"/>
          <w:divBdr>
            <w:top w:val="none" w:sz="0" w:space="0" w:color="auto"/>
            <w:left w:val="none" w:sz="0" w:space="0" w:color="auto"/>
            <w:bottom w:val="none" w:sz="0" w:space="0" w:color="auto"/>
            <w:right w:val="none" w:sz="0" w:space="0" w:color="auto"/>
          </w:divBdr>
        </w:div>
        <w:div w:id="1021859504">
          <w:marLeft w:val="640"/>
          <w:marRight w:val="0"/>
          <w:marTop w:val="0"/>
          <w:marBottom w:val="0"/>
          <w:divBdr>
            <w:top w:val="none" w:sz="0" w:space="0" w:color="auto"/>
            <w:left w:val="none" w:sz="0" w:space="0" w:color="auto"/>
            <w:bottom w:val="none" w:sz="0" w:space="0" w:color="auto"/>
            <w:right w:val="none" w:sz="0" w:space="0" w:color="auto"/>
          </w:divBdr>
        </w:div>
        <w:div w:id="1062019139">
          <w:marLeft w:val="640"/>
          <w:marRight w:val="0"/>
          <w:marTop w:val="0"/>
          <w:marBottom w:val="0"/>
          <w:divBdr>
            <w:top w:val="none" w:sz="0" w:space="0" w:color="auto"/>
            <w:left w:val="none" w:sz="0" w:space="0" w:color="auto"/>
            <w:bottom w:val="none" w:sz="0" w:space="0" w:color="auto"/>
            <w:right w:val="none" w:sz="0" w:space="0" w:color="auto"/>
          </w:divBdr>
        </w:div>
        <w:div w:id="883558827">
          <w:marLeft w:val="640"/>
          <w:marRight w:val="0"/>
          <w:marTop w:val="0"/>
          <w:marBottom w:val="0"/>
          <w:divBdr>
            <w:top w:val="none" w:sz="0" w:space="0" w:color="auto"/>
            <w:left w:val="none" w:sz="0" w:space="0" w:color="auto"/>
            <w:bottom w:val="none" w:sz="0" w:space="0" w:color="auto"/>
            <w:right w:val="none" w:sz="0" w:space="0" w:color="auto"/>
          </w:divBdr>
        </w:div>
        <w:div w:id="1871187066">
          <w:marLeft w:val="640"/>
          <w:marRight w:val="0"/>
          <w:marTop w:val="0"/>
          <w:marBottom w:val="0"/>
          <w:divBdr>
            <w:top w:val="none" w:sz="0" w:space="0" w:color="auto"/>
            <w:left w:val="none" w:sz="0" w:space="0" w:color="auto"/>
            <w:bottom w:val="none" w:sz="0" w:space="0" w:color="auto"/>
            <w:right w:val="none" w:sz="0" w:space="0" w:color="auto"/>
          </w:divBdr>
        </w:div>
        <w:div w:id="649821030">
          <w:marLeft w:val="640"/>
          <w:marRight w:val="0"/>
          <w:marTop w:val="0"/>
          <w:marBottom w:val="0"/>
          <w:divBdr>
            <w:top w:val="none" w:sz="0" w:space="0" w:color="auto"/>
            <w:left w:val="none" w:sz="0" w:space="0" w:color="auto"/>
            <w:bottom w:val="none" w:sz="0" w:space="0" w:color="auto"/>
            <w:right w:val="none" w:sz="0" w:space="0" w:color="auto"/>
          </w:divBdr>
        </w:div>
        <w:div w:id="405996267">
          <w:marLeft w:val="640"/>
          <w:marRight w:val="0"/>
          <w:marTop w:val="0"/>
          <w:marBottom w:val="0"/>
          <w:divBdr>
            <w:top w:val="none" w:sz="0" w:space="0" w:color="auto"/>
            <w:left w:val="none" w:sz="0" w:space="0" w:color="auto"/>
            <w:bottom w:val="none" w:sz="0" w:space="0" w:color="auto"/>
            <w:right w:val="none" w:sz="0" w:space="0" w:color="auto"/>
          </w:divBdr>
        </w:div>
        <w:div w:id="2133861620">
          <w:marLeft w:val="640"/>
          <w:marRight w:val="0"/>
          <w:marTop w:val="0"/>
          <w:marBottom w:val="0"/>
          <w:divBdr>
            <w:top w:val="none" w:sz="0" w:space="0" w:color="auto"/>
            <w:left w:val="none" w:sz="0" w:space="0" w:color="auto"/>
            <w:bottom w:val="none" w:sz="0" w:space="0" w:color="auto"/>
            <w:right w:val="none" w:sz="0" w:space="0" w:color="auto"/>
          </w:divBdr>
        </w:div>
        <w:div w:id="1232349969">
          <w:marLeft w:val="640"/>
          <w:marRight w:val="0"/>
          <w:marTop w:val="0"/>
          <w:marBottom w:val="0"/>
          <w:divBdr>
            <w:top w:val="none" w:sz="0" w:space="0" w:color="auto"/>
            <w:left w:val="none" w:sz="0" w:space="0" w:color="auto"/>
            <w:bottom w:val="none" w:sz="0" w:space="0" w:color="auto"/>
            <w:right w:val="none" w:sz="0" w:space="0" w:color="auto"/>
          </w:divBdr>
        </w:div>
        <w:div w:id="1346513589">
          <w:marLeft w:val="640"/>
          <w:marRight w:val="0"/>
          <w:marTop w:val="0"/>
          <w:marBottom w:val="0"/>
          <w:divBdr>
            <w:top w:val="none" w:sz="0" w:space="0" w:color="auto"/>
            <w:left w:val="none" w:sz="0" w:space="0" w:color="auto"/>
            <w:bottom w:val="none" w:sz="0" w:space="0" w:color="auto"/>
            <w:right w:val="none" w:sz="0" w:space="0" w:color="auto"/>
          </w:divBdr>
        </w:div>
        <w:div w:id="1779521130">
          <w:marLeft w:val="640"/>
          <w:marRight w:val="0"/>
          <w:marTop w:val="0"/>
          <w:marBottom w:val="0"/>
          <w:divBdr>
            <w:top w:val="none" w:sz="0" w:space="0" w:color="auto"/>
            <w:left w:val="none" w:sz="0" w:space="0" w:color="auto"/>
            <w:bottom w:val="none" w:sz="0" w:space="0" w:color="auto"/>
            <w:right w:val="none" w:sz="0" w:space="0" w:color="auto"/>
          </w:divBdr>
        </w:div>
        <w:div w:id="1275483189">
          <w:marLeft w:val="640"/>
          <w:marRight w:val="0"/>
          <w:marTop w:val="0"/>
          <w:marBottom w:val="0"/>
          <w:divBdr>
            <w:top w:val="none" w:sz="0" w:space="0" w:color="auto"/>
            <w:left w:val="none" w:sz="0" w:space="0" w:color="auto"/>
            <w:bottom w:val="none" w:sz="0" w:space="0" w:color="auto"/>
            <w:right w:val="none" w:sz="0" w:space="0" w:color="auto"/>
          </w:divBdr>
        </w:div>
        <w:div w:id="318074295">
          <w:marLeft w:val="640"/>
          <w:marRight w:val="0"/>
          <w:marTop w:val="0"/>
          <w:marBottom w:val="0"/>
          <w:divBdr>
            <w:top w:val="none" w:sz="0" w:space="0" w:color="auto"/>
            <w:left w:val="none" w:sz="0" w:space="0" w:color="auto"/>
            <w:bottom w:val="none" w:sz="0" w:space="0" w:color="auto"/>
            <w:right w:val="none" w:sz="0" w:space="0" w:color="auto"/>
          </w:divBdr>
        </w:div>
        <w:div w:id="943147977">
          <w:marLeft w:val="640"/>
          <w:marRight w:val="0"/>
          <w:marTop w:val="0"/>
          <w:marBottom w:val="0"/>
          <w:divBdr>
            <w:top w:val="none" w:sz="0" w:space="0" w:color="auto"/>
            <w:left w:val="none" w:sz="0" w:space="0" w:color="auto"/>
            <w:bottom w:val="none" w:sz="0" w:space="0" w:color="auto"/>
            <w:right w:val="none" w:sz="0" w:space="0" w:color="auto"/>
          </w:divBdr>
        </w:div>
        <w:div w:id="12348127">
          <w:marLeft w:val="640"/>
          <w:marRight w:val="0"/>
          <w:marTop w:val="0"/>
          <w:marBottom w:val="0"/>
          <w:divBdr>
            <w:top w:val="none" w:sz="0" w:space="0" w:color="auto"/>
            <w:left w:val="none" w:sz="0" w:space="0" w:color="auto"/>
            <w:bottom w:val="none" w:sz="0" w:space="0" w:color="auto"/>
            <w:right w:val="none" w:sz="0" w:space="0" w:color="auto"/>
          </w:divBdr>
        </w:div>
        <w:div w:id="287666270">
          <w:marLeft w:val="640"/>
          <w:marRight w:val="0"/>
          <w:marTop w:val="0"/>
          <w:marBottom w:val="0"/>
          <w:divBdr>
            <w:top w:val="none" w:sz="0" w:space="0" w:color="auto"/>
            <w:left w:val="none" w:sz="0" w:space="0" w:color="auto"/>
            <w:bottom w:val="none" w:sz="0" w:space="0" w:color="auto"/>
            <w:right w:val="none" w:sz="0" w:space="0" w:color="auto"/>
          </w:divBdr>
        </w:div>
        <w:div w:id="2142074136">
          <w:marLeft w:val="640"/>
          <w:marRight w:val="0"/>
          <w:marTop w:val="0"/>
          <w:marBottom w:val="0"/>
          <w:divBdr>
            <w:top w:val="none" w:sz="0" w:space="0" w:color="auto"/>
            <w:left w:val="none" w:sz="0" w:space="0" w:color="auto"/>
            <w:bottom w:val="none" w:sz="0" w:space="0" w:color="auto"/>
            <w:right w:val="none" w:sz="0" w:space="0" w:color="auto"/>
          </w:divBdr>
        </w:div>
        <w:div w:id="843014881">
          <w:marLeft w:val="640"/>
          <w:marRight w:val="0"/>
          <w:marTop w:val="0"/>
          <w:marBottom w:val="0"/>
          <w:divBdr>
            <w:top w:val="none" w:sz="0" w:space="0" w:color="auto"/>
            <w:left w:val="none" w:sz="0" w:space="0" w:color="auto"/>
            <w:bottom w:val="none" w:sz="0" w:space="0" w:color="auto"/>
            <w:right w:val="none" w:sz="0" w:space="0" w:color="auto"/>
          </w:divBdr>
        </w:div>
        <w:div w:id="1879312052">
          <w:marLeft w:val="640"/>
          <w:marRight w:val="0"/>
          <w:marTop w:val="0"/>
          <w:marBottom w:val="0"/>
          <w:divBdr>
            <w:top w:val="none" w:sz="0" w:space="0" w:color="auto"/>
            <w:left w:val="none" w:sz="0" w:space="0" w:color="auto"/>
            <w:bottom w:val="none" w:sz="0" w:space="0" w:color="auto"/>
            <w:right w:val="none" w:sz="0" w:space="0" w:color="auto"/>
          </w:divBdr>
        </w:div>
        <w:div w:id="1132095861">
          <w:marLeft w:val="640"/>
          <w:marRight w:val="0"/>
          <w:marTop w:val="0"/>
          <w:marBottom w:val="0"/>
          <w:divBdr>
            <w:top w:val="none" w:sz="0" w:space="0" w:color="auto"/>
            <w:left w:val="none" w:sz="0" w:space="0" w:color="auto"/>
            <w:bottom w:val="none" w:sz="0" w:space="0" w:color="auto"/>
            <w:right w:val="none" w:sz="0" w:space="0" w:color="auto"/>
          </w:divBdr>
        </w:div>
      </w:divsChild>
    </w:div>
    <w:div w:id="1487286779">
      <w:bodyDiv w:val="1"/>
      <w:marLeft w:val="0"/>
      <w:marRight w:val="0"/>
      <w:marTop w:val="0"/>
      <w:marBottom w:val="0"/>
      <w:divBdr>
        <w:top w:val="none" w:sz="0" w:space="0" w:color="auto"/>
        <w:left w:val="none" w:sz="0" w:space="0" w:color="auto"/>
        <w:bottom w:val="none" w:sz="0" w:space="0" w:color="auto"/>
        <w:right w:val="none" w:sz="0" w:space="0" w:color="auto"/>
      </w:divBdr>
      <w:divsChild>
        <w:div w:id="1533881990">
          <w:marLeft w:val="0"/>
          <w:marRight w:val="0"/>
          <w:marTop w:val="0"/>
          <w:marBottom w:val="0"/>
          <w:divBdr>
            <w:top w:val="none" w:sz="0" w:space="0" w:color="auto"/>
            <w:left w:val="none" w:sz="0" w:space="0" w:color="auto"/>
            <w:bottom w:val="none" w:sz="0" w:space="0" w:color="auto"/>
            <w:right w:val="none" w:sz="0" w:space="0" w:color="auto"/>
          </w:divBdr>
          <w:divsChild>
            <w:div w:id="1008211623">
              <w:marLeft w:val="0"/>
              <w:marRight w:val="0"/>
              <w:marTop w:val="0"/>
              <w:marBottom w:val="0"/>
              <w:divBdr>
                <w:top w:val="none" w:sz="0" w:space="0" w:color="auto"/>
                <w:left w:val="none" w:sz="0" w:space="0" w:color="auto"/>
                <w:bottom w:val="none" w:sz="0" w:space="0" w:color="auto"/>
                <w:right w:val="none" w:sz="0" w:space="0" w:color="auto"/>
              </w:divBdr>
            </w:div>
            <w:div w:id="549996843">
              <w:marLeft w:val="0"/>
              <w:marRight w:val="0"/>
              <w:marTop w:val="0"/>
              <w:marBottom w:val="0"/>
              <w:divBdr>
                <w:top w:val="none" w:sz="0" w:space="0" w:color="auto"/>
                <w:left w:val="none" w:sz="0" w:space="0" w:color="auto"/>
                <w:bottom w:val="none" w:sz="0" w:space="0" w:color="auto"/>
                <w:right w:val="none" w:sz="0" w:space="0" w:color="auto"/>
              </w:divBdr>
            </w:div>
            <w:div w:id="410154123">
              <w:marLeft w:val="0"/>
              <w:marRight w:val="0"/>
              <w:marTop w:val="0"/>
              <w:marBottom w:val="0"/>
              <w:divBdr>
                <w:top w:val="none" w:sz="0" w:space="0" w:color="auto"/>
                <w:left w:val="none" w:sz="0" w:space="0" w:color="auto"/>
                <w:bottom w:val="none" w:sz="0" w:space="0" w:color="auto"/>
                <w:right w:val="none" w:sz="0" w:space="0" w:color="auto"/>
              </w:divBdr>
            </w:div>
            <w:div w:id="291636085">
              <w:marLeft w:val="0"/>
              <w:marRight w:val="0"/>
              <w:marTop w:val="0"/>
              <w:marBottom w:val="0"/>
              <w:divBdr>
                <w:top w:val="none" w:sz="0" w:space="0" w:color="auto"/>
                <w:left w:val="none" w:sz="0" w:space="0" w:color="auto"/>
                <w:bottom w:val="none" w:sz="0" w:space="0" w:color="auto"/>
                <w:right w:val="none" w:sz="0" w:space="0" w:color="auto"/>
              </w:divBdr>
            </w:div>
            <w:div w:id="843013478">
              <w:marLeft w:val="0"/>
              <w:marRight w:val="0"/>
              <w:marTop w:val="0"/>
              <w:marBottom w:val="0"/>
              <w:divBdr>
                <w:top w:val="none" w:sz="0" w:space="0" w:color="auto"/>
                <w:left w:val="none" w:sz="0" w:space="0" w:color="auto"/>
                <w:bottom w:val="none" w:sz="0" w:space="0" w:color="auto"/>
                <w:right w:val="none" w:sz="0" w:space="0" w:color="auto"/>
              </w:divBdr>
            </w:div>
            <w:div w:id="1177889137">
              <w:marLeft w:val="0"/>
              <w:marRight w:val="0"/>
              <w:marTop w:val="0"/>
              <w:marBottom w:val="0"/>
              <w:divBdr>
                <w:top w:val="none" w:sz="0" w:space="0" w:color="auto"/>
                <w:left w:val="none" w:sz="0" w:space="0" w:color="auto"/>
                <w:bottom w:val="none" w:sz="0" w:space="0" w:color="auto"/>
                <w:right w:val="none" w:sz="0" w:space="0" w:color="auto"/>
              </w:divBdr>
            </w:div>
            <w:div w:id="1620183398">
              <w:marLeft w:val="0"/>
              <w:marRight w:val="0"/>
              <w:marTop w:val="0"/>
              <w:marBottom w:val="0"/>
              <w:divBdr>
                <w:top w:val="none" w:sz="0" w:space="0" w:color="auto"/>
                <w:left w:val="none" w:sz="0" w:space="0" w:color="auto"/>
                <w:bottom w:val="none" w:sz="0" w:space="0" w:color="auto"/>
                <w:right w:val="none" w:sz="0" w:space="0" w:color="auto"/>
              </w:divBdr>
            </w:div>
            <w:div w:id="304748943">
              <w:marLeft w:val="0"/>
              <w:marRight w:val="0"/>
              <w:marTop w:val="0"/>
              <w:marBottom w:val="0"/>
              <w:divBdr>
                <w:top w:val="none" w:sz="0" w:space="0" w:color="auto"/>
                <w:left w:val="none" w:sz="0" w:space="0" w:color="auto"/>
                <w:bottom w:val="none" w:sz="0" w:space="0" w:color="auto"/>
                <w:right w:val="none" w:sz="0" w:space="0" w:color="auto"/>
              </w:divBdr>
            </w:div>
            <w:div w:id="118837452">
              <w:marLeft w:val="0"/>
              <w:marRight w:val="0"/>
              <w:marTop w:val="0"/>
              <w:marBottom w:val="0"/>
              <w:divBdr>
                <w:top w:val="none" w:sz="0" w:space="0" w:color="auto"/>
                <w:left w:val="none" w:sz="0" w:space="0" w:color="auto"/>
                <w:bottom w:val="none" w:sz="0" w:space="0" w:color="auto"/>
                <w:right w:val="none" w:sz="0" w:space="0" w:color="auto"/>
              </w:divBdr>
            </w:div>
            <w:div w:id="1297688324">
              <w:marLeft w:val="0"/>
              <w:marRight w:val="0"/>
              <w:marTop w:val="0"/>
              <w:marBottom w:val="0"/>
              <w:divBdr>
                <w:top w:val="none" w:sz="0" w:space="0" w:color="auto"/>
                <w:left w:val="none" w:sz="0" w:space="0" w:color="auto"/>
                <w:bottom w:val="none" w:sz="0" w:space="0" w:color="auto"/>
                <w:right w:val="none" w:sz="0" w:space="0" w:color="auto"/>
              </w:divBdr>
            </w:div>
            <w:div w:id="1431966326">
              <w:marLeft w:val="0"/>
              <w:marRight w:val="0"/>
              <w:marTop w:val="0"/>
              <w:marBottom w:val="0"/>
              <w:divBdr>
                <w:top w:val="none" w:sz="0" w:space="0" w:color="auto"/>
                <w:left w:val="none" w:sz="0" w:space="0" w:color="auto"/>
                <w:bottom w:val="none" w:sz="0" w:space="0" w:color="auto"/>
                <w:right w:val="none" w:sz="0" w:space="0" w:color="auto"/>
              </w:divBdr>
            </w:div>
            <w:div w:id="1049300087">
              <w:marLeft w:val="0"/>
              <w:marRight w:val="0"/>
              <w:marTop w:val="0"/>
              <w:marBottom w:val="0"/>
              <w:divBdr>
                <w:top w:val="none" w:sz="0" w:space="0" w:color="auto"/>
                <w:left w:val="none" w:sz="0" w:space="0" w:color="auto"/>
                <w:bottom w:val="none" w:sz="0" w:space="0" w:color="auto"/>
                <w:right w:val="none" w:sz="0" w:space="0" w:color="auto"/>
              </w:divBdr>
            </w:div>
            <w:div w:id="702633065">
              <w:marLeft w:val="0"/>
              <w:marRight w:val="0"/>
              <w:marTop w:val="0"/>
              <w:marBottom w:val="0"/>
              <w:divBdr>
                <w:top w:val="none" w:sz="0" w:space="0" w:color="auto"/>
                <w:left w:val="none" w:sz="0" w:space="0" w:color="auto"/>
                <w:bottom w:val="none" w:sz="0" w:space="0" w:color="auto"/>
                <w:right w:val="none" w:sz="0" w:space="0" w:color="auto"/>
              </w:divBdr>
            </w:div>
            <w:div w:id="1395396110">
              <w:marLeft w:val="0"/>
              <w:marRight w:val="0"/>
              <w:marTop w:val="0"/>
              <w:marBottom w:val="0"/>
              <w:divBdr>
                <w:top w:val="none" w:sz="0" w:space="0" w:color="auto"/>
                <w:left w:val="none" w:sz="0" w:space="0" w:color="auto"/>
                <w:bottom w:val="none" w:sz="0" w:space="0" w:color="auto"/>
                <w:right w:val="none" w:sz="0" w:space="0" w:color="auto"/>
              </w:divBdr>
            </w:div>
            <w:div w:id="1141968214">
              <w:marLeft w:val="0"/>
              <w:marRight w:val="0"/>
              <w:marTop w:val="0"/>
              <w:marBottom w:val="0"/>
              <w:divBdr>
                <w:top w:val="none" w:sz="0" w:space="0" w:color="auto"/>
                <w:left w:val="none" w:sz="0" w:space="0" w:color="auto"/>
                <w:bottom w:val="none" w:sz="0" w:space="0" w:color="auto"/>
                <w:right w:val="none" w:sz="0" w:space="0" w:color="auto"/>
              </w:divBdr>
            </w:div>
            <w:div w:id="721825162">
              <w:marLeft w:val="0"/>
              <w:marRight w:val="0"/>
              <w:marTop w:val="0"/>
              <w:marBottom w:val="0"/>
              <w:divBdr>
                <w:top w:val="none" w:sz="0" w:space="0" w:color="auto"/>
                <w:left w:val="none" w:sz="0" w:space="0" w:color="auto"/>
                <w:bottom w:val="none" w:sz="0" w:space="0" w:color="auto"/>
                <w:right w:val="none" w:sz="0" w:space="0" w:color="auto"/>
              </w:divBdr>
            </w:div>
            <w:div w:id="728188301">
              <w:marLeft w:val="0"/>
              <w:marRight w:val="0"/>
              <w:marTop w:val="0"/>
              <w:marBottom w:val="0"/>
              <w:divBdr>
                <w:top w:val="none" w:sz="0" w:space="0" w:color="auto"/>
                <w:left w:val="none" w:sz="0" w:space="0" w:color="auto"/>
                <w:bottom w:val="none" w:sz="0" w:space="0" w:color="auto"/>
                <w:right w:val="none" w:sz="0" w:space="0" w:color="auto"/>
              </w:divBdr>
            </w:div>
            <w:div w:id="1055393057">
              <w:marLeft w:val="0"/>
              <w:marRight w:val="0"/>
              <w:marTop w:val="0"/>
              <w:marBottom w:val="0"/>
              <w:divBdr>
                <w:top w:val="none" w:sz="0" w:space="0" w:color="auto"/>
                <w:left w:val="none" w:sz="0" w:space="0" w:color="auto"/>
                <w:bottom w:val="none" w:sz="0" w:space="0" w:color="auto"/>
                <w:right w:val="none" w:sz="0" w:space="0" w:color="auto"/>
              </w:divBdr>
            </w:div>
            <w:div w:id="1428423702">
              <w:marLeft w:val="0"/>
              <w:marRight w:val="0"/>
              <w:marTop w:val="0"/>
              <w:marBottom w:val="0"/>
              <w:divBdr>
                <w:top w:val="none" w:sz="0" w:space="0" w:color="auto"/>
                <w:left w:val="none" w:sz="0" w:space="0" w:color="auto"/>
                <w:bottom w:val="none" w:sz="0" w:space="0" w:color="auto"/>
                <w:right w:val="none" w:sz="0" w:space="0" w:color="auto"/>
              </w:divBdr>
            </w:div>
            <w:div w:id="1516111890">
              <w:marLeft w:val="0"/>
              <w:marRight w:val="0"/>
              <w:marTop w:val="0"/>
              <w:marBottom w:val="0"/>
              <w:divBdr>
                <w:top w:val="none" w:sz="0" w:space="0" w:color="auto"/>
                <w:left w:val="none" w:sz="0" w:space="0" w:color="auto"/>
                <w:bottom w:val="none" w:sz="0" w:space="0" w:color="auto"/>
                <w:right w:val="none" w:sz="0" w:space="0" w:color="auto"/>
              </w:divBdr>
            </w:div>
            <w:div w:id="529805215">
              <w:marLeft w:val="0"/>
              <w:marRight w:val="0"/>
              <w:marTop w:val="0"/>
              <w:marBottom w:val="0"/>
              <w:divBdr>
                <w:top w:val="none" w:sz="0" w:space="0" w:color="auto"/>
                <w:left w:val="none" w:sz="0" w:space="0" w:color="auto"/>
                <w:bottom w:val="none" w:sz="0" w:space="0" w:color="auto"/>
                <w:right w:val="none" w:sz="0" w:space="0" w:color="auto"/>
              </w:divBdr>
            </w:div>
            <w:div w:id="1927228410">
              <w:marLeft w:val="0"/>
              <w:marRight w:val="0"/>
              <w:marTop w:val="0"/>
              <w:marBottom w:val="0"/>
              <w:divBdr>
                <w:top w:val="none" w:sz="0" w:space="0" w:color="auto"/>
                <w:left w:val="none" w:sz="0" w:space="0" w:color="auto"/>
                <w:bottom w:val="none" w:sz="0" w:space="0" w:color="auto"/>
                <w:right w:val="none" w:sz="0" w:space="0" w:color="auto"/>
              </w:divBdr>
            </w:div>
            <w:div w:id="964241432">
              <w:marLeft w:val="0"/>
              <w:marRight w:val="0"/>
              <w:marTop w:val="0"/>
              <w:marBottom w:val="0"/>
              <w:divBdr>
                <w:top w:val="none" w:sz="0" w:space="0" w:color="auto"/>
                <w:left w:val="none" w:sz="0" w:space="0" w:color="auto"/>
                <w:bottom w:val="none" w:sz="0" w:space="0" w:color="auto"/>
                <w:right w:val="none" w:sz="0" w:space="0" w:color="auto"/>
              </w:divBdr>
            </w:div>
            <w:div w:id="705331040">
              <w:marLeft w:val="0"/>
              <w:marRight w:val="0"/>
              <w:marTop w:val="0"/>
              <w:marBottom w:val="0"/>
              <w:divBdr>
                <w:top w:val="none" w:sz="0" w:space="0" w:color="auto"/>
                <w:left w:val="none" w:sz="0" w:space="0" w:color="auto"/>
                <w:bottom w:val="none" w:sz="0" w:space="0" w:color="auto"/>
                <w:right w:val="none" w:sz="0" w:space="0" w:color="auto"/>
              </w:divBdr>
            </w:div>
            <w:div w:id="613371221">
              <w:marLeft w:val="0"/>
              <w:marRight w:val="0"/>
              <w:marTop w:val="0"/>
              <w:marBottom w:val="0"/>
              <w:divBdr>
                <w:top w:val="none" w:sz="0" w:space="0" w:color="auto"/>
                <w:left w:val="none" w:sz="0" w:space="0" w:color="auto"/>
                <w:bottom w:val="none" w:sz="0" w:space="0" w:color="auto"/>
                <w:right w:val="none" w:sz="0" w:space="0" w:color="auto"/>
              </w:divBdr>
            </w:div>
            <w:div w:id="1205217527">
              <w:marLeft w:val="0"/>
              <w:marRight w:val="0"/>
              <w:marTop w:val="0"/>
              <w:marBottom w:val="0"/>
              <w:divBdr>
                <w:top w:val="none" w:sz="0" w:space="0" w:color="auto"/>
                <w:left w:val="none" w:sz="0" w:space="0" w:color="auto"/>
                <w:bottom w:val="none" w:sz="0" w:space="0" w:color="auto"/>
                <w:right w:val="none" w:sz="0" w:space="0" w:color="auto"/>
              </w:divBdr>
            </w:div>
            <w:div w:id="742416306">
              <w:marLeft w:val="0"/>
              <w:marRight w:val="0"/>
              <w:marTop w:val="0"/>
              <w:marBottom w:val="0"/>
              <w:divBdr>
                <w:top w:val="none" w:sz="0" w:space="0" w:color="auto"/>
                <w:left w:val="none" w:sz="0" w:space="0" w:color="auto"/>
                <w:bottom w:val="none" w:sz="0" w:space="0" w:color="auto"/>
                <w:right w:val="none" w:sz="0" w:space="0" w:color="auto"/>
              </w:divBdr>
            </w:div>
            <w:div w:id="1492911855">
              <w:marLeft w:val="0"/>
              <w:marRight w:val="0"/>
              <w:marTop w:val="0"/>
              <w:marBottom w:val="0"/>
              <w:divBdr>
                <w:top w:val="none" w:sz="0" w:space="0" w:color="auto"/>
                <w:left w:val="none" w:sz="0" w:space="0" w:color="auto"/>
                <w:bottom w:val="none" w:sz="0" w:space="0" w:color="auto"/>
                <w:right w:val="none" w:sz="0" w:space="0" w:color="auto"/>
              </w:divBdr>
            </w:div>
            <w:div w:id="113865185">
              <w:marLeft w:val="0"/>
              <w:marRight w:val="0"/>
              <w:marTop w:val="0"/>
              <w:marBottom w:val="0"/>
              <w:divBdr>
                <w:top w:val="none" w:sz="0" w:space="0" w:color="auto"/>
                <w:left w:val="none" w:sz="0" w:space="0" w:color="auto"/>
                <w:bottom w:val="none" w:sz="0" w:space="0" w:color="auto"/>
                <w:right w:val="none" w:sz="0" w:space="0" w:color="auto"/>
              </w:divBdr>
            </w:div>
            <w:div w:id="1597791144">
              <w:marLeft w:val="0"/>
              <w:marRight w:val="0"/>
              <w:marTop w:val="0"/>
              <w:marBottom w:val="0"/>
              <w:divBdr>
                <w:top w:val="none" w:sz="0" w:space="0" w:color="auto"/>
                <w:left w:val="none" w:sz="0" w:space="0" w:color="auto"/>
                <w:bottom w:val="none" w:sz="0" w:space="0" w:color="auto"/>
                <w:right w:val="none" w:sz="0" w:space="0" w:color="auto"/>
              </w:divBdr>
            </w:div>
            <w:div w:id="1756318252">
              <w:marLeft w:val="0"/>
              <w:marRight w:val="0"/>
              <w:marTop w:val="0"/>
              <w:marBottom w:val="0"/>
              <w:divBdr>
                <w:top w:val="none" w:sz="0" w:space="0" w:color="auto"/>
                <w:left w:val="none" w:sz="0" w:space="0" w:color="auto"/>
                <w:bottom w:val="none" w:sz="0" w:space="0" w:color="auto"/>
                <w:right w:val="none" w:sz="0" w:space="0" w:color="auto"/>
              </w:divBdr>
            </w:div>
            <w:div w:id="580531455">
              <w:marLeft w:val="0"/>
              <w:marRight w:val="0"/>
              <w:marTop w:val="0"/>
              <w:marBottom w:val="0"/>
              <w:divBdr>
                <w:top w:val="none" w:sz="0" w:space="0" w:color="auto"/>
                <w:left w:val="none" w:sz="0" w:space="0" w:color="auto"/>
                <w:bottom w:val="none" w:sz="0" w:space="0" w:color="auto"/>
                <w:right w:val="none" w:sz="0" w:space="0" w:color="auto"/>
              </w:divBdr>
            </w:div>
            <w:div w:id="982153531">
              <w:marLeft w:val="0"/>
              <w:marRight w:val="0"/>
              <w:marTop w:val="0"/>
              <w:marBottom w:val="0"/>
              <w:divBdr>
                <w:top w:val="none" w:sz="0" w:space="0" w:color="auto"/>
                <w:left w:val="none" w:sz="0" w:space="0" w:color="auto"/>
                <w:bottom w:val="none" w:sz="0" w:space="0" w:color="auto"/>
                <w:right w:val="none" w:sz="0" w:space="0" w:color="auto"/>
              </w:divBdr>
            </w:div>
            <w:div w:id="1864710464">
              <w:marLeft w:val="0"/>
              <w:marRight w:val="0"/>
              <w:marTop w:val="0"/>
              <w:marBottom w:val="0"/>
              <w:divBdr>
                <w:top w:val="none" w:sz="0" w:space="0" w:color="auto"/>
                <w:left w:val="none" w:sz="0" w:space="0" w:color="auto"/>
                <w:bottom w:val="none" w:sz="0" w:space="0" w:color="auto"/>
                <w:right w:val="none" w:sz="0" w:space="0" w:color="auto"/>
              </w:divBdr>
            </w:div>
            <w:div w:id="2017806737">
              <w:marLeft w:val="0"/>
              <w:marRight w:val="0"/>
              <w:marTop w:val="0"/>
              <w:marBottom w:val="0"/>
              <w:divBdr>
                <w:top w:val="none" w:sz="0" w:space="0" w:color="auto"/>
                <w:left w:val="none" w:sz="0" w:space="0" w:color="auto"/>
                <w:bottom w:val="none" w:sz="0" w:space="0" w:color="auto"/>
                <w:right w:val="none" w:sz="0" w:space="0" w:color="auto"/>
              </w:divBdr>
            </w:div>
            <w:div w:id="1544362465">
              <w:marLeft w:val="0"/>
              <w:marRight w:val="0"/>
              <w:marTop w:val="0"/>
              <w:marBottom w:val="0"/>
              <w:divBdr>
                <w:top w:val="none" w:sz="0" w:space="0" w:color="auto"/>
                <w:left w:val="none" w:sz="0" w:space="0" w:color="auto"/>
                <w:bottom w:val="none" w:sz="0" w:space="0" w:color="auto"/>
                <w:right w:val="none" w:sz="0" w:space="0" w:color="auto"/>
              </w:divBdr>
            </w:div>
            <w:div w:id="1455489171">
              <w:marLeft w:val="0"/>
              <w:marRight w:val="0"/>
              <w:marTop w:val="0"/>
              <w:marBottom w:val="0"/>
              <w:divBdr>
                <w:top w:val="none" w:sz="0" w:space="0" w:color="auto"/>
                <w:left w:val="none" w:sz="0" w:space="0" w:color="auto"/>
                <w:bottom w:val="none" w:sz="0" w:space="0" w:color="auto"/>
                <w:right w:val="none" w:sz="0" w:space="0" w:color="auto"/>
              </w:divBdr>
            </w:div>
            <w:div w:id="98985937">
              <w:marLeft w:val="0"/>
              <w:marRight w:val="0"/>
              <w:marTop w:val="0"/>
              <w:marBottom w:val="0"/>
              <w:divBdr>
                <w:top w:val="none" w:sz="0" w:space="0" w:color="auto"/>
                <w:left w:val="none" w:sz="0" w:space="0" w:color="auto"/>
                <w:bottom w:val="none" w:sz="0" w:space="0" w:color="auto"/>
                <w:right w:val="none" w:sz="0" w:space="0" w:color="auto"/>
              </w:divBdr>
            </w:div>
            <w:div w:id="17650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229">
      <w:bodyDiv w:val="1"/>
      <w:marLeft w:val="0"/>
      <w:marRight w:val="0"/>
      <w:marTop w:val="0"/>
      <w:marBottom w:val="0"/>
      <w:divBdr>
        <w:top w:val="none" w:sz="0" w:space="0" w:color="auto"/>
        <w:left w:val="none" w:sz="0" w:space="0" w:color="auto"/>
        <w:bottom w:val="none" w:sz="0" w:space="0" w:color="auto"/>
        <w:right w:val="none" w:sz="0" w:space="0" w:color="auto"/>
      </w:divBdr>
      <w:divsChild>
        <w:div w:id="1444810573">
          <w:marLeft w:val="640"/>
          <w:marRight w:val="0"/>
          <w:marTop w:val="0"/>
          <w:marBottom w:val="0"/>
          <w:divBdr>
            <w:top w:val="none" w:sz="0" w:space="0" w:color="auto"/>
            <w:left w:val="none" w:sz="0" w:space="0" w:color="auto"/>
            <w:bottom w:val="none" w:sz="0" w:space="0" w:color="auto"/>
            <w:right w:val="none" w:sz="0" w:space="0" w:color="auto"/>
          </w:divBdr>
        </w:div>
        <w:div w:id="193886082">
          <w:marLeft w:val="640"/>
          <w:marRight w:val="0"/>
          <w:marTop w:val="0"/>
          <w:marBottom w:val="0"/>
          <w:divBdr>
            <w:top w:val="none" w:sz="0" w:space="0" w:color="auto"/>
            <w:left w:val="none" w:sz="0" w:space="0" w:color="auto"/>
            <w:bottom w:val="none" w:sz="0" w:space="0" w:color="auto"/>
            <w:right w:val="none" w:sz="0" w:space="0" w:color="auto"/>
          </w:divBdr>
        </w:div>
        <w:div w:id="1608661461">
          <w:marLeft w:val="640"/>
          <w:marRight w:val="0"/>
          <w:marTop w:val="0"/>
          <w:marBottom w:val="0"/>
          <w:divBdr>
            <w:top w:val="none" w:sz="0" w:space="0" w:color="auto"/>
            <w:left w:val="none" w:sz="0" w:space="0" w:color="auto"/>
            <w:bottom w:val="none" w:sz="0" w:space="0" w:color="auto"/>
            <w:right w:val="none" w:sz="0" w:space="0" w:color="auto"/>
          </w:divBdr>
        </w:div>
        <w:div w:id="653995816">
          <w:marLeft w:val="640"/>
          <w:marRight w:val="0"/>
          <w:marTop w:val="0"/>
          <w:marBottom w:val="0"/>
          <w:divBdr>
            <w:top w:val="none" w:sz="0" w:space="0" w:color="auto"/>
            <w:left w:val="none" w:sz="0" w:space="0" w:color="auto"/>
            <w:bottom w:val="none" w:sz="0" w:space="0" w:color="auto"/>
            <w:right w:val="none" w:sz="0" w:space="0" w:color="auto"/>
          </w:divBdr>
        </w:div>
        <w:div w:id="736514777">
          <w:marLeft w:val="640"/>
          <w:marRight w:val="0"/>
          <w:marTop w:val="0"/>
          <w:marBottom w:val="0"/>
          <w:divBdr>
            <w:top w:val="none" w:sz="0" w:space="0" w:color="auto"/>
            <w:left w:val="none" w:sz="0" w:space="0" w:color="auto"/>
            <w:bottom w:val="none" w:sz="0" w:space="0" w:color="auto"/>
            <w:right w:val="none" w:sz="0" w:space="0" w:color="auto"/>
          </w:divBdr>
        </w:div>
        <w:div w:id="2124768798">
          <w:marLeft w:val="640"/>
          <w:marRight w:val="0"/>
          <w:marTop w:val="0"/>
          <w:marBottom w:val="0"/>
          <w:divBdr>
            <w:top w:val="none" w:sz="0" w:space="0" w:color="auto"/>
            <w:left w:val="none" w:sz="0" w:space="0" w:color="auto"/>
            <w:bottom w:val="none" w:sz="0" w:space="0" w:color="auto"/>
            <w:right w:val="none" w:sz="0" w:space="0" w:color="auto"/>
          </w:divBdr>
        </w:div>
        <w:div w:id="1116026425">
          <w:marLeft w:val="640"/>
          <w:marRight w:val="0"/>
          <w:marTop w:val="0"/>
          <w:marBottom w:val="0"/>
          <w:divBdr>
            <w:top w:val="none" w:sz="0" w:space="0" w:color="auto"/>
            <w:left w:val="none" w:sz="0" w:space="0" w:color="auto"/>
            <w:bottom w:val="none" w:sz="0" w:space="0" w:color="auto"/>
            <w:right w:val="none" w:sz="0" w:space="0" w:color="auto"/>
          </w:divBdr>
        </w:div>
        <w:div w:id="1043283845">
          <w:marLeft w:val="640"/>
          <w:marRight w:val="0"/>
          <w:marTop w:val="0"/>
          <w:marBottom w:val="0"/>
          <w:divBdr>
            <w:top w:val="none" w:sz="0" w:space="0" w:color="auto"/>
            <w:left w:val="none" w:sz="0" w:space="0" w:color="auto"/>
            <w:bottom w:val="none" w:sz="0" w:space="0" w:color="auto"/>
            <w:right w:val="none" w:sz="0" w:space="0" w:color="auto"/>
          </w:divBdr>
        </w:div>
        <w:div w:id="1969629388">
          <w:marLeft w:val="640"/>
          <w:marRight w:val="0"/>
          <w:marTop w:val="0"/>
          <w:marBottom w:val="0"/>
          <w:divBdr>
            <w:top w:val="none" w:sz="0" w:space="0" w:color="auto"/>
            <w:left w:val="none" w:sz="0" w:space="0" w:color="auto"/>
            <w:bottom w:val="none" w:sz="0" w:space="0" w:color="auto"/>
            <w:right w:val="none" w:sz="0" w:space="0" w:color="auto"/>
          </w:divBdr>
        </w:div>
        <w:div w:id="1095325038">
          <w:marLeft w:val="640"/>
          <w:marRight w:val="0"/>
          <w:marTop w:val="0"/>
          <w:marBottom w:val="0"/>
          <w:divBdr>
            <w:top w:val="none" w:sz="0" w:space="0" w:color="auto"/>
            <w:left w:val="none" w:sz="0" w:space="0" w:color="auto"/>
            <w:bottom w:val="none" w:sz="0" w:space="0" w:color="auto"/>
            <w:right w:val="none" w:sz="0" w:space="0" w:color="auto"/>
          </w:divBdr>
        </w:div>
        <w:div w:id="2081057000">
          <w:marLeft w:val="640"/>
          <w:marRight w:val="0"/>
          <w:marTop w:val="0"/>
          <w:marBottom w:val="0"/>
          <w:divBdr>
            <w:top w:val="none" w:sz="0" w:space="0" w:color="auto"/>
            <w:left w:val="none" w:sz="0" w:space="0" w:color="auto"/>
            <w:bottom w:val="none" w:sz="0" w:space="0" w:color="auto"/>
            <w:right w:val="none" w:sz="0" w:space="0" w:color="auto"/>
          </w:divBdr>
        </w:div>
        <w:div w:id="584144392">
          <w:marLeft w:val="640"/>
          <w:marRight w:val="0"/>
          <w:marTop w:val="0"/>
          <w:marBottom w:val="0"/>
          <w:divBdr>
            <w:top w:val="none" w:sz="0" w:space="0" w:color="auto"/>
            <w:left w:val="none" w:sz="0" w:space="0" w:color="auto"/>
            <w:bottom w:val="none" w:sz="0" w:space="0" w:color="auto"/>
            <w:right w:val="none" w:sz="0" w:space="0" w:color="auto"/>
          </w:divBdr>
        </w:div>
        <w:div w:id="2146042031">
          <w:marLeft w:val="640"/>
          <w:marRight w:val="0"/>
          <w:marTop w:val="0"/>
          <w:marBottom w:val="0"/>
          <w:divBdr>
            <w:top w:val="none" w:sz="0" w:space="0" w:color="auto"/>
            <w:left w:val="none" w:sz="0" w:space="0" w:color="auto"/>
            <w:bottom w:val="none" w:sz="0" w:space="0" w:color="auto"/>
            <w:right w:val="none" w:sz="0" w:space="0" w:color="auto"/>
          </w:divBdr>
        </w:div>
        <w:div w:id="1338531858">
          <w:marLeft w:val="640"/>
          <w:marRight w:val="0"/>
          <w:marTop w:val="0"/>
          <w:marBottom w:val="0"/>
          <w:divBdr>
            <w:top w:val="none" w:sz="0" w:space="0" w:color="auto"/>
            <w:left w:val="none" w:sz="0" w:space="0" w:color="auto"/>
            <w:bottom w:val="none" w:sz="0" w:space="0" w:color="auto"/>
            <w:right w:val="none" w:sz="0" w:space="0" w:color="auto"/>
          </w:divBdr>
        </w:div>
        <w:div w:id="1219127796">
          <w:marLeft w:val="640"/>
          <w:marRight w:val="0"/>
          <w:marTop w:val="0"/>
          <w:marBottom w:val="0"/>
          <w:divBdr>
            <w:top w:val="none" w:sz="0" w:space="0" w:color="auto"/>
            <w:left w:val="none" w:sz="0" w:space="0" w:color="auto"/>
            <w:bottom w:val="none" w:sz="0" w:space="0" w:color="auto"/>
            <w:right w:val="none" w:sz="0" w:space="0" w:color="auto"/>
          </w:divBdr>
        </w:div>
        <w:div w:id="1568151463">
          <w:marLeft w:val="640"/>
          <w:marRight w:val="0"/>
          <w:marTop w:val="0"/>
          <w:marBottom w:val="0"/>
          <w:divBdr>
            <w:top w:val="none" w:sz="0" w:space="0" w:color="auto"/>
            <w:left w:val="none" w:sz="0" w:space="0" w:color="auto"/>
            <w:bottom w:val="none" w:sz="0" w:space="0" w:color="auto"/>
            <w:right w:val="none" w:sz="0" w:space="0" w:color="auto"/>
          </w:divBdr>
        </w:div>
        <w:div w:id="1923369063">
          <w:marLeft w:val="640"/>
          <w:marRight w:val="0"/>
          <w:marTop w:val="0"/>
          <w:marBottom w:val="0"/>
          <w:divBdr>
            <w:top w:val="none" w:sz="0" w:space="0" w:color="auto"/>
            <w:left w:val="none" w:sz="0" w:space="0" w:color="auto"/>
            <w:bottom w:val="none" w:sz="0" w:space="0" w:color="auto"/>
            <w:right w:val="none" w:sz="0" w:space="0" w:color="auto"/>
          </w:divBdr>
        </w:div>
        <w:div w:id="625620837">
          <w:marLeft w:val="640"/>
          <w:marRight w:val="0"/>
          <w:marTop w:val="0"/>
          <w:marBottom w:val="0"/>
          <w:divBdr>
            <w:top w:val="none" w:sz="0" w:space="0" w:color="auto"/>
            <w:left w:val="none" w:sz="0" w:space="0" w:color="auto"/>
            <w:bottom w:val="none" w:sz="0" w:space="0" w:color="auto"/>
            <w:right w:val="none" w:sz="0" w:space="0" w:color="auto"/>
          </w:divBdr>
        </w:div>
        <w:div w:id="920068968">
          <w:marLeft w:val="640"/>
          <w:marRight w:val="0"/>
          <w:marTop w:val="0"/>
          <w:marBottom w:val="0"/>
          <w:divBdr>
            <w:top w:val="none" w:sz="0" w:space="0" w:color="auto"/>
            <w:left w:val="none" w:sz="0" w:space="0" w:color="auto"/>
            <w:bottom w:val="none" w:sz="0" w:space="0" w:color="auto"/>
            <w:right w:val="none" w:sz="0" w:space="0" w:color="auto"/>
          </w:divBdr>
        </w:div>
        <w:div w:id="1363440687">
          <w:marLeft w:val="640"/>
          <w:marRight w:val="0"/>
          <w:marTop w:val="0"/>
          <w:marBottom w:val="0"/>
          <w:divBdr>
            <w:top w:val="none" w:sz="0" w:space="0" w:color="auto"/>
            <w:left w:val="none" w:sz="0" w:space="0" w:color="auto"/>
            <w:bottom w:val="none" w:sz="0" w:space="0" w:color="auto"/>
            <w:right w:val="none" w:sz="0" w:space="0" w:color="auto"/>
          </w:divBdr>
        </w:div>
        <w:div w:id="1413501611">
          <w:marLeft w:val="640"/>
          <w:marRight w:val="0"/>
          <w:marTop w:val="0"/>
          <w:marBottom w:val="0"/>
          <w:divBdr>
            <w:top w:val="none" w:sz="0" w:space="0" w:color="auto"/>
            <w:left w:val="none" w:sz="0" w:space="0" w:color="auto"/>
            <w:bottom w:val="none" w:sz="0" w:space="0" w:color="auto"/>
            <w:right w:val="none" w:sz="0" w:space="0" w:color="auto"/>
          </w:divBdr>
        </w:div>
        <w:div w:id="445200940">
          <w:marLeft w:val="640"/>
          <w:marRight w:val="0"/>
          <w:marTop w:val="0"/>
          <w:marBottom w:val="0"/>
          <w:divBdr>
            <w:top w:val="none" w:sz="0" w:space="0" w:color="auto"/>
            <w:left w:val="none" w:sz="0" w:space="0" w:color="auto"/>
            <w:bottom w:val="none" w:sz="0" w:space="0" w:color="auto"/>
            <w:right w:val="none" w:sz="0" w:space="0" w:color="auto"/>
          </w:divBdr>
        </w:div>
        <w:div w:id="893733458">
          <w:marLeft w:val="640"/>
          <w:marRight w:val="0"/>
          <w:marTop w:val="0"/>
          <w:marBottom w:val="0"/>
          <w:divBdr>
            <w:top w:val="none" w:sz="0" w:space="0" w:color="auto"/>
            <w:left w:val="none" w:sz="0" w:space="0" w:color="auto"/>
            <w:bottom w:val="none" w:sz="0" w:space="0" w:color="auto"/>
            <w:right w:val="none" w:sz="0" w:space="0" w:color="auto"/>
          </w:divBdr>
        </w:div>
        <w:div w:id="1549490532">
          <w:marLeft w:val="640"/>
          <w:marRight w:val="0"/>
          <w:marTop w:val="0"/>
          <w:marBottom w:val="0"/>
          <w:divBdr>
            <w:top w:val="none" w:sz="0" w:space="0" w:color="auto"/>
            <w:left w:val="none" w:sz="0" w:space="0" w:color="auto"/>
            <w:bottom w:val="none" w:sz="0" w:space="0" w:color="auto"/>
            <w:right w:val="none" w:sz="0" w:space="0" w:color="auto"/>
          </w:divBdr>
        </w:div>
        <w:div w:id="2029598528">
          <w:marLeft w:val="640"/>
          <w:marRight w:val="0"/>
          <w:marTop w:val="0"/>
          <w:marBottom w:val="0"/>
          <w:divBdr>
            <w:top w:val="none" w:sz="0" w:space="0" w:color="auto"/>
            <w:left w:val="none" w:sz="0" w:space="0" w:color="auto"/>
            <w:bottom w:val="none" w:sz="0" w:space="0" w:color="auto"/>
            <w:right w:val="none" w:sz="0" w:space="0" w:color="auto"/>
          </w:divBdr>
        </w:div>
        <w:div w:id="792863966">
          <w:marLeft w:val="640"/>
          <w:marRight w:val="0"/>
          <w:marTop w:val="0"/>
          <w:marBottom w:val="0"/>
          <w:divBdr>
            <w:top w:val="none" w:sz="0" w:space="0" w:color="auto"/>
            <w:left w:val="none" w:sz="0" w:space="0" w:color="auto"/>
            <w:bottom w:val="none" w:sz="0" w:space="0" w:color="auto"/>
            <w:right w:val="none" w:sz="0" w:space="0" w:color="auto"/>
          </w:divBdr>
        </w:div>
        <w:div w:id="1967813579">
          <w:marLeft w:val="640"/>
          <w:marRight w:val="0"/>
          <w:marTop w:val="0"/>
          <w:marBottom w:val="0"/>
          <w:divBdr>
            <w:top w:val="none" w:sz="0" w:space="0" w:color="auto"/>
            <w:left w:val="none" w:sz="0" w:space="0" w:color="auto"/>
            <w:bottom w:val="none" w:sz="0" w:space="0" w:color="auto"/>
            <w:right w:val="none" w:sz="0" w:space="0" w:color="auto"/>
          </w:divBdr>
        </w:div>
        <w:div w:id="1282489852">
          <w:marLeft w:val="640"/>
          <w:marRight w:val="0"/>
          <w:marTop w:val="0"/>
          <w:marBottom w:val="0"/>
          <w:divBdr>
            <w:top w:val="none" w:sz="0" w:space="0" w:color="auto"/>
            <w:left w:val="none" w:sz="0" w:space="0" w:color="auto"/>
            <w:bottom w:val="none" w:sz="0" w:space="0" w:color="auto"/>
            <w:right w:val="none" w:sz="0" w:space="0" w:color="auto"/>
          </w:divBdr>
        </w:div>
        <w:div w:id="101077915">
          <w:marLeft w:val="640"/>
          <w:marRight w:val="0"/>
          <w:marTop w:val="0"/>
          <w:marBottom w:val="0"/>
          <w:divBdr>
            <w:top w:val="none" w:sz="0" w:space="0" w:color="auto"/>
            <w:left w:val="none" w:sz="0" w:space="0" w:color="auto"/>
            <w:bottom w:val="none" w:sz="0" w:space="0" w:color="auto"/>
            <w:right w:val="none" w:sz="0" w:space="0" w:color="auto"/>
          </w:divBdr>
        </w:div>
        <w:div w:id="53089249">
          <w:marLeft w:val="640"/>
          <w:marRight w:val="0"/>
          <w:marTop w:val="0"/>
          <w:marBottom w:val="0"/>
          <w:divBdr>
            <w:top w:val="none" w:sz="0" w:space="0" w:color="auto"/>
            <w:left w:val="none" w:sz="0" w:space="0" w:color="auto"/>
            <w:bottom w:val="none" w:sz="0" w:space="0" w:color="auto"/>
            <w:right w:val="none" w:sz="0" w:space="0" w:color="auto"/>
          </w:divBdr>
        </w:div>
        <w:div w:id="511722561">
          <w:marLeft w:val="640"/>
          <w:marRight w:val="0"/>
          <w:marTop w:val="0"/>
          <w:marBottom w:val="0"/>
          <w:divBdr>
            <w:top w:val="none" w:sz="0" w:space="0" w:color="auto"/>
            <w:left w:val="none" w:sz="0" w:space="0" w:color="auto"/>
            <w:bottom w:val="none" w:sz="0" w:space="0" w:color="auto"/>
            <w:right w:val="none" w:sz="0" w:space="0" w:color="auto"/>
          </w:divBdr>
        </w:div>
        <w:div w:id="19162623">
          <w:marLeft w:val="640"/>
          <w:marRight w:val="0"/>
          <w:marTop w:val="0"/>
          <w:marBottom w:val="0"/>
          <w:divBdr>
            <w:top w:val="none" w:sz="0" w:space="0" w:color="auto"/>
            <w:left w:val="none" w:sz="0" w:space="0" w:color="auto"/>
            <w:bottom w:val="none" w:sz="0" w:space="0" w:color="auto"/>
            <w:right w:val="none" w:sz="0" w:space="0" w:color="auto"/>
          </w:divBdr>
        </w:div>
        <w:div w:id="2128232957">
          <w:marLeft w:val="640"/>
          <w:marRight w:val="0"/>
          <w:marTop w:val="0"/>
          <w:marBottom w:val="0"/>
          <w:divBdr>
            <w:top w:val="none" w:sz="0" w:space="0" w:color="auto"/>
            <w:left w:val="none" w:sz="0" w:space="0" w:color="auto"/>
            <w:bottom w:val="none" w:sz="0" w:space="0" w:color="auto"/>
            <w:right w:val="none" w:sz="0" w:space="0" w:color="auto"/>
          </w:divBdr>
        </w:div>
        <w:div w:id="516429558">
          <w:marLeft w:val="640"/>
          <w:marRight w:val="0"/>
          <w:marTop w:val="0"/>
          <w:marBottom w:val="0"/>
          <w:divBdr>
            <w:top w:val="none" w:sz="0" w:space="0" w:color="auto"/>
            <w:left w:val="none" w:sz="0" w:space="0" w:color="auto"/>
            <w:bottom w:val="none" w:sz="0" w:space="0" w:color="auto"/>
            <w:right w:val="none" w:sz="0" w:space="0" w:color="auto"/>
          </w:divBdr>
        </w:div>
        <w:div w:id="1991127683">
          <w:marLeft w:val="640"/>
          <w:marRight w:val="0"/>
          <w:marTop w:val="0"/>
          <w:marBottom w:val="0"/>
          <w:divBdr>
            <w:top w:val="none" w:sz="0" w:space="0" w:color="auto"/>
            <w:left w:val="none" w:sz="0" w:space="0" w:color="auto"/>
            <w:bottom w:val="none" w:sz="0" w:space="0" w:color="auto"/>
            <w:right w:val="none" w:sz="0" w:space="0" w:color="auto"/>
          </w:divBdr>
        </w:div>
      </w:divsChild>
    </w:div>
    <w:div w:id="1596014364">
      <w:bodyDiv w:val="1"/>
      <w:marLeft w:val="0"/>
      <w:marRight w:val="0"/>
      <w:marTop w:val="0"/>
      <w:marBottom w:val="0"/>
      <w:divBdr>
        <w:top w:val="none" w:sz="0" w:space="0" w:color="auto"/>
        <w:left w:val="none" w:sz="0" w:space="0" w:color="auto"/>
        <w:bottom w:val="none" w:sz="0" w:space="0" w:color="auto"/>
        <w:right w:val="none" w:sz="0" w:space="0" w:color="auto"/>
      </w:divBdr>
      <w:divsChild>
        <w:div w:id="2113545346">
          <w:marLeft w:val="640"/>
          <w:marRight w:val="0"/>
          <w:marTop w:val="0"/>
          <w:marBottom w:val="0"/>
          <w:divBdr>
            <w:top w:val="none" w:sz="0" w:space="0" w:color="auto"/>
            <w:left w:val="none" w:sz="0" w:space="0" w:color="auto"/>
            <w:bottom w:val="none" w:sz="0" w:space="0" w:color="auto"/>
            <w:right w:val="none" w:sz="0" w:space="0" w:color="auto"/>
          </w:divBdr>
        </w:div>
        <w:div w:id="784347099">
          <w:marLeft w:val="640"/>
          <w:marRight w:val="0"/>
          <w:marTop w:val="0"/>
          <w:marBottom w:val="0"/>
          <w:divBdr>
            <w:top w:val="none" w:sz="0" w:space="0" w:color="auto"/>
            <w:left w:val="none" w:sz="0" w:space="0" w:color="auto"/>
            <w:bottom w:val="none" w:sz="0" w:space="0" w:color="auto"/>
            <w:right w:val="none" w:sz="0" w:space="0" w:color="auto"/>
          </w:divBdr>
        </w:div>
        <w:div w:id="1961303456">
          <w:marLeft w:val="640"/>
          <w:marRight w:val="0"/>
          <w:marTop w:val="0"/>
          <w:marBottom w:val="0"/>
          <w:divBdr>
            <w:top w:val="none" w:sz="0" w:space="0" w:color="auto"/>
            <w:left w:val="none" w:sz="0" w:space="0" w:color="auto"/>
            <w:bottom w:val="none" w:sz="0" w:space="0" w:color="auto"/>
            <w:right w:val="none" w:sz="0" w:space="0" w:color="auto"/>
          </w:divBdr>
        </w:div>
        <w:div w:id="446436116">
          <w:marLeft w:val="640"/>
          <w:marRight w:val="0"/>
          <w:marTop w:val="0"/>
          <w:marBottom w:val="0"/>
          <w:divBdr>
            <w:top w:val="none" w:sz="0" w:space="0" w:color="auto"/>
            <w:left w:val="none" w:sz="0" w:space="0" w:color="auto"/>
            <w:bottom w:val="none" w:sz="0" w:space="0" w:color="auto"/>
            <w:right w:val="none" w:sz="0" w:space="0" w:color="auto"/>
          </w:divBdr>
        </w:div>
        <w:div w:id="2018917039">
          <w:marLeft w:val="640"/>
          <w:marRight w:val="0"/>
          <w:marTop w:val="0"/>
          <w:marBottom w:val="0"/>
          <w:divBdr>
            <w:top w:val="none" w:sz="0" w:space="0" w:color="auto"/>
            <w:left w:val="none" w:sz="0" w:space="0" w:color="auto"/>
            <w:bottom w:val="none" w:sz="0" w:space="0" w:color="auto"/>
            <w:right w:val="none" w:sz="0" w:space="0" w:color="auto"/>
          </w:divBdr>
        </w:div>
        <w:div w:id="1585871698">
          <w:marLeft w:val="640"/>
          <w:marRight w:val="0"/>
          <w:marTop w:val="0"/>
          <w:marBottom w:val="0"/>
          <w:divBdr>
            <w:top w:val="none" w:sz="0" w:space="0" w:color="auto"/>
            <w:left w:val="none" w:sz="0" w:space="0" w:color="auto"/>
            <w:bottom w:val="none" w:sz="0" w:space="0" w:color="auto"/>
            <w:right w:val="none" w:sz="0" w:space="0" w:color="auto"/>
          </w:divBdr>
        </w:div>
        <w:div w:id="420369085">
          <w:marLeft w:val="640"/>
          <w:marRight w:val="0"/>
          <w:marTop w:val="0"/>
          <w:marBottom w:val="0"/>
          <w:divBdr>
            <w:top w:val="none" w:sz="0" w:space="0" w:color="auto"/>
            <w:left w:val="none" w:sz="0" w:space="0" w:color="auto"/>
            <w:bottom w:val="none" w:sz="0" w:space="0" w:color="auto"/>
            <w:right w:val="none" w:sz="0" w:space="0" w:color="auto"/>
          </w:divBdr>
        </w:div>
        <w:div w:id="1080954766">
          <w:marLeft w:val="640"/>
          <w:marRight w:val="0"/>
          <w:marTop w:val="0"/>
          <w:marBottom w:val="0"/>
          <w:divBdr>
            <w:top w:val="none" w:sz="0" w:space="0" w:color="auto"/>
            <w:left w:val="none" w:sz="0" w:space="0" w:color="auto"/>
            <w:bottom w:val="none" w:sz="0" w:space="0" w:color="auto"/>
            <w:right w:val="none" w:sz="0" w:space="0" w:color="auto"/>
          </w:divBdr>
        </w:div>
        <w:div w:id="1451125859">
          <w:marLeft w:val="640"/>
          <w:marRight w:val="0"/>
          <w:marTop w:val="0"/>
          <w:marBottom w:val="0"/>
          <w:divBdr>
            <w:top w:val="none" w:sz="0" w:space="0" w:color="auto"/>
            <w:left w:val="none" w:sz="0" w:space="0" w:color="auto"/>
            <w:bottom w:val="none" w:sz="0" w:space="0" w:color="auto"/>
            <w:right w:val="none" w:sz="0" w:space="0" w:color="auto"/>
          </w:divBdr>
        </w:div>
        <w:div w:id="1086682507">
          <w:marLeft w:val="640"/>
          <w:marRight w:val="0"/>
          <w:marTop w:val="0"/>
          <w:marBottom w:val="0"/>
          <w:divBdr>
            <w:top w:val="none" w:sz="0" w:space="0" w:color="auto"/>
            <w:left w:val="none" w:sz="0" w:space="0" w:color="auto"/>
            <w:bottom w:val="none" w:sz="0" w:space="0" w:color="auto"/>
            <w:right w:val="none" w:sz="0" w:space="0" w:color="auto"/>
          </w:divBdr>
        </w:div>
        <w:div w:id="2009207790">
          <w:marLeft w:val="640"/>
          <w:marRight w:val="0"/>
          <w:marTop w:val="0"/>
          <w:marBottom w:val="0"/>
          <w:divBdr>
            <w:top w:val="none" w:sz="0" w:space="0" w:color="auto"/>
            <w:left w:val="none" w:sz="0" w:space="0" w:color="auto"/>
            <w:bottom w:val="none" w:sz="0" w:space="0" w:color="auto"/>
            <w:right w:val="none" w:sz="0" w:space="0" w:color="auto"/>
          </w:divBdr>
        </w:div>
        <w:div w:id="810093383">
          <w:marLeft w:val="640"/>
          <w:marRight w:val="0"/>
          <w:marTop w:val="0"/>
          <w:marBottom w:val="0"/>
          <w:divBdr>
            <w:top w:val="none" w:sz="0" w:space="0" w:color="auto"/>
            <w:left w:val="none" w:sz="0" w:space="0" w:color="auto"/>
            <w:bottom w:val="none" w:sz="0" w:space="0" w:color="auto"/>
            <w:right w:val="none" w:sz="0" w:space="0" w:color="auto"/>
          </w:divBdr>
        </w:div>
        <w:div w:id="776753126">
          <w:marLeft w:val="640"/>
          <w:marRight w:val="0"/>
          <w:marTop w:val="0"/>
          <w:marBottom w:val="0"/>
          <w:divBdr>
            <w:top w:val="none" w:sz="0" w:space="0" w:color="auto"/>
            <w:left w:val="none" w:sz="0" w:space="0" w:color="auto"/>
            <w:bottom w:val="none" w:sz="0" w:space="0" w:color="auto"/>
            <w:right w:val="none" w:sz="0" w:space="0" w:color="auto"/>
          </w:divBdr>
        </w:div>
        <w:div w:id="1553039025">
          <w:marLeft w:val="640"/>
          <w:marRight w:val="0"/>
          <w:marTop w:val="0"/>
          <w:marBottom w:val="0"/>
          <w:divBdr>
            <w:top w:val="none" w:sz="0" w:space="0" w:color="auto"/>
            <w:left w:val="none" w:sz="0" w:space="0" w:color="auto"/>
            <w:bottom w:val="none" w:sz="0" w:space="0" w:color="auto"/>
            <w:right w:val="none" w:sz="0" w:space="0" w:color="auto"/>
          </w:divBdr>
        </w:div>
        <w:div w:id="210384556">
          <w:marLeft w:val="640"/>
          <w:marRight w:val="0"/>
          <w:marTop w:val="0"/>
          <w:marBottom w:val="0"/>
          <w:divBdr>
            <w:top w:val="none" w:sz="0" w:space="0" w:color="auto"/>
            <w:left w:val="none" w:sz="0" w:space="0" w:color="auto"/>
            <w:bottom w:val="none" w:sz="0" w:space="0" w:color="auto"/>
            <w:right w:val="none" w:sz="0" w:space="0" w:color="auto"/>
          </w:divBdr>
        </w:div>
        <w:div w:id="1882790318">
          <w:marLeft w:val="640"/>
          <w:marRight w:val="0"/>
          <w:marTop w:val="0"/>
          <w:marBottom w:val="0"/>
          <w:divBdr>
            <w:top w:val="none" w:sz="0" w:space="0" w:color="auto"/>
            <w:left w:val="none" w:sz="0" w:space="0" w:color="auto"/>
            <w:bottom w:val="none" w:sz="0" w:space="0" w:color="auto"/>
            <w:right w:val="none" w:sz="0" w:space="0" w:color="auto"/>
          </w:divBdr>
        </w:div>
        <w:div w:id="1021394237">
          <w:marLeft w:val="640"/>
          <w:marRight w:val="0"/>
          <w:marTop w:val="0"/>
          <w:marBottom w:val="0"/>
          <w:divBdr>
            <w:top w:val="none" w:sz="0" w:space="0" w:color="auto"/>
            <w:left w:val="none" w:sz="0" w:space="0" w:color="auto"/>
            <w:bottom w:val="none" w:sz="0" w:space="0" w:color="auto"/>
            <w:right w:val="none" w:sz="0" w:space="0" w:color="auto"/>
          </w:divBdr>
        </w:div>
        <w:div w:id="1438983538">
          <w:marLeft w:val="640"/>
          <w:marRight w:val="0"/>
          <w:marTop w:val="0"/>
          <w:marBottom w:val="0"/>
          <w:divBdr>
            <w:top w:val="none" w:sz="0" w:space="0" w:color="auto"/>
            <w:left w:val="none" w:sz="0" w:space="0" w:color="auto"/>
            <w:bottom w:val="none" w:sz="0" w:space="0" w:color="auto"/>
            <w:right w:val="none" w:sz="0" w:space="0" w:color="auto"/>
          </w:divBdr>
        </w:div>
        <w:div w:id="673920398">
          <w:marLeft w:val="640"/>
          <w:marRight w:val="0"/>
          <w:marTop w:val="0"/>
          <w:marBottom w:val="0"/>
          <w:divBdr>
            <w:top w:val="none" w:sz="0" w:space="0" w:color="auto"/>
            <w:left w:val="none" w:sz="0" w:space="0" w:color="auto"/>
            <w:bottom w:val="none" w:sz="0" w:space="0" w:color="auto"/>
            <w:right w:val="none" w:sz="0" w:space="0" w:color="auto"/>
          </w:divBdr>
        </w:div>
        <w:div w:id="485587973">
          <w:marLeft w:val="640"/>
          <w:marRight w:val="0"/>
          <w:marTop w:val="0"/>
          <w:marBottom w:val="0"/>
          <w:divBdr>
            <w:top w:val="none" w:sz="0" w:space="0" w:color="auto"/>
            <w:left w:val="none" w:sz="0" w:space="0" w:color="auto"/>
            <w:bottom w:val="none" w:sz="0" w:space="0" w:color="auto"/>
            <w:right w:val="none" w:sz="0" w:space="0" w:color="auto"/>
          </w:divBdr>
        </w:div>
        <w:div w:id="1832132599">
          <w:marLeft w:val="640"/>
          <w:marRight w:val="0"/>
          <w:marTop w:val="0"/>
          <w:marBottom w:val="0"/>
          <w:divBdr>
            <w:top w:val="none" w:sz="0" w:space="0" w:color="auto"/>
            <w:left w:val="none" w:sz="0" w:space="0" w:color="auto"/>
            <w:bottom w:val="none" w:sz="0" w:space="0" w:color="auto"/>
            <w:right w:val="none" w:sz="0" w:space="0" w:color="auto"/>
          </w:divBdr>
        </w:div>
        <w:div w:id="1359238012">
          <w:marLeft w:val="640"/>
          <w:marRight w:val="0"/>
          <w:marTop w:val="0"/>
          <w:marBottom w:val="0"/>
          <w:divBdr>
            <w:top w:val="none" w:sz="0" w:space="0" w:color="auto"/>
            <w:left w:val="none" w:sz="0" w:space="0" w:color="auto"/>
            <w:bottom w:val="none" w:sz="0" w:space="0" w:color="auto"/>
            <w:right w:val="none" w:sz="0" w:space="0" w:color="auto"/>
          </w:divBdr>
        </w:div>
        <w:div w:id="1677463802">
          <w:marLeft w:val="640"/>
          <w:marRight w:val="0"/>
          <w:marTop w:val="0"/>
          <w:marBottom w:val="0"/>
          <w:divBdr>
            <w:top w:val="none" w:sz="0" w:space="0" w:color="auto"/>
            <w:left w:val="none" w:sz="0" w:space="0" w:color="auto"/>
            <w:bottom w:val="none" w:sz="0" w:space="0" w:color="auto"/>
            <w:right w:val="none" w:sz="0" w:space="0" w:color="auto"/>
          </w:divBdr>
        </w:div>
        <w:div w:id="1405714043">
          <w:marLeft w:val="640"/>
          <w:marRight w:val="0"/>
          <w:marTop w:val="0"/>
          <w:marBottom w:val="0"/>
          <w:divBdr>
            <w:top w:val="none" w:sz="0" w:space="0" w:color="auto"/>
            <w:left w:val="none" w:sz="0" w:space="0" w:color="auto"/>
            <w:bottom w:val="none" w:sz="0" w:space="0" w:color="auto"/>
            <w:right w:val="none" w:sz="0" w:space="0" w:color="auto"/>
          </w:divBdr>
        </w:div>
        <w:div w:id="1806658481">
          <w:marLeft w:val="640"/>
          <w:marRight w:val="0"/>
          <w:marTop w:val="0"/>
          <w:marBottom w:val="0"/>
          <w:divBdr>
            <w:top w:val="none" w:sz="0" w:space="0" w:color="auto"/>
            <w:left w:val="none" w:sz="0" w:space="0" w:color="auto"/>
            <w:bottom w:val="none" w:sz="0" w:space="0" w:color="auto"/>
            <w:right w:val="none" w:sz="0" w:space="0" w:color="auto"/>
          </w:divBdr>
        </w:div>
        <w:div w:id="2053070870">
          <w:marLeft w:val="640"/>
          <w:marRight w:val="0"/>
          <w:marTop w:val="0"/>
          <w:marBottom w:val="0"/>
          <w:divBdr>
            <w:top w:val="none" w:sz="0" w:space="0" w:color="auto"/>
            <w:left w:val="none" w:sz="0" w:space="0" w:color="auto"/>
            <w:bottom w:val="none" w:sz="0" w:space="0" w:color="auto"/>
            <w:right w:val="none" w:sz="0" w:space="0" w:color="auto"/>
          </w:divBdr>
        </w:div>
        <w:div w:id="1133254209">
          <w:marLeft w:val="640"/>
          <w:marRight w:val="0"/>
          <w:marTop w:val="0"/>
          <w:marBottom w:val="0"/>
          <w:divBdr>
            <w:top w:val="none" w:sz="0" w:space="0" w:color="auto"/>
            <w:left w:val="none" w:sz="0" w:space="0" w:color="auto"/>
            <w:bottom w:val="none" w:sz="0" w:space="0" w:color="auto"/>
            <w:right w:val="none" w:sz="0" w:space="0" w:color="auto"/>
          </w:divBdr>
        </w:div>
        <w:div w:id="1305040799">
          <w:marLeft w:val="640"/>
          <w:marRight w:val="0"/>
          <w:marTop w:val="0"/>
          <w:marBottom w:val="0"/>
          <w:divBdr>
            <w:top w:val="none" w:sz="0" w:space="0" w:color="auto"/>
            <w:left w:val="none" w:sz="0" w:space="0" w:color="auto"/>
            <w:bottom w:val="none" w:sz="0" w:space="0" w:color="auto"/>
            <w:right w:val="none" w:sz="0" w:space="0" w:color="auto"/>
          </w:divBdr>
        </w:div>
        <w:div w:id="264850674">
          <w:marLeft w:val="640"/>
          <w:marRight w:val="0"/>
          <w:marTop w:val="0"/>
          <w:marBottom w:val="0"/>
          <w:divBdr>
            <w:top w:val="none" w:sz="0" w:space="0" w:color="auto"/>
            <w:left w:val="none" w:sz="0" w:space="0" w:color="auto"/>
            <w:bottom w:val="none" w:sz="0" w:space="0" w:color="auto"/>
            <w:right w:val="none" w:sz="0" w:space="0" w:color="auto"/>
          </w:divBdr>
        </w:div>
        <w:div w:id="1987003498">
          <w:marLeft w:val="640"/>
          <w:marRight w:val="0"/>
          <w:marTop w:val="0"/>
          <w:marBottom w:val="0"/>
          <w:divBdr>
            <w:top w:val="none" w:sz="0" w:space="0" w:color="auto"/>
            <w:left w:val="none" w:sz="0" w:space="0" w:color="auto"/>
            <w:bottom w:val="none" w:sz="0" w:space="0" w:color="auto"/>
            <w:right w:val="none" w:sz="0" w:space="0" w:color="auto"/>
          </w:divBdr>
        </w:div>
        <w:div w:id="1102410458">
          <w:marLeft w:val="640"/>
          <w:marRight w:val="0"/>
          <w:marTop w:val="0"/>
          <w:marBottom w:val="0"/>
          <w:divBdr>
            <w:top w:val="none" w:sz="0" w:space="0" w:color="auto"/>
            <w:left w:val="none" w:sz="0" w:space="0" w:color="auto"/>
            <w:bottom w:val="none" w:sz="0" w:space="0" w:color="auto"/>
            <w:right w:val="none" w:sz="0" w:space="0" w:color="auto"/>
          </w:divBdr>
        </w:div>
        <w:div w:id="893932798">
          <w:marLeft w:val="640"/>
          <w:marRight w:val="0"/>
          <w:marTop w:val="0"/>
          <w:marBottom w:val="0"/>
          <w:divBdr>
            <w:top w:val="none" w:sz="0" w:space="0" w:color="auto"/>
            <w:left w:val="none" w:sz="0" w:space="0" w:color="auto"/>
            <w:bottom w:val="none" w:sz="0" w:space="0" w:color="auto"/>
            <w:right w:val="none" w:sz="0" w:space="0" w:color="auto"/>
          </w:divBdr>
        </w:div>
        <w:div w:id="1083720317">
          <w:marLeft w:val="640"/>
          <w:marRight w:val="0"/>
          <w:marTop w:val="0"/>
          <w:marBottom w:val="0"/>
          <w:divBdr>
            <w:top w:val="none" w:sz="0" w:space="0" w:color="auto"/>
            <w:left w:val="none" w:sz="0" w:space="0" w:color="auto"/>
            <w:bottom w:val="none" w:sz="0" w:space="0" w:color="auto"/>
            <w:right w:val="none" w:sz="0" w:space="0" w:color="auto"/>
          </w:divBdr>
        </w:div>
        <w:div w:id="1615669042">
          <w:marLeft w:val="640"/>
          <w:marRight w:val="0"/>
          <w:marTop w:val="0"/>
          <w:marBottom w:val="0"/>
          <w:divBdr>
            <w:top w:val="none" w:sz="0" w:space="0" w:color="auto"/>
            <w:left w:val="none" w:sz="0" w:space="0" w:color="auto"/>
            <w:bottom w:val="none" w:sz="0" w:space="0" w:color="auto"/>
            <w:right w:val="none" w:sz="0" w:space="0" w:color="auto"/>
          </w:divBdr>
        </w:div>
        <w:div w:id="1008943451">
          <w:marLeft w:val="640"/>
          <w:marRight w:val="0"/>
          <w:marTop w:val="0"/>
          <w:marBottom w:val="0"/>
          <w:divBdr>
            <w:top w:val="none" w:sz="0" w:space="0" w:color="auto"/>
            <w:left w:val="none" w:sz="0" w:space="0" w:color="auto"/>
            <w:bottom w:val="none" w:sz="0" w:space="0" w:color="auto"/>
            <w:right w:val="none" w:sz="0" w:space="0" w:color="auto"/>
          </w:divBdr>
        </w:div>
      </w:divsChild>
    </w:div>
    <w:div w:id="1696927830">
      <w:bodyDiv w:val="1"/>
      <w:marLeft w:val="0"/>
      <w:marRight w:val="0"/>
      <w:marTop w:val="0"/>
      <w:marBottom w:val="0"/>
      <w:divBdr>
        <w:top w:val="none" w:sz="0" w:space="0" w:color="auto"/>
        <w:left w:val="none" w:sz="0" w:space="0" w:color="auto"/>
        <w:bottom w:val="none" w:sz="0" w:space="0" w:color="auto"/>
        <w:right w:val="none" w:sz="0" w:space="0" w:color="auto"/>
      </w:divBdr>
      <w:divsChild>
        <w:div w:id="1151556293">
          <w:marLeft w:val="0"/>
          <w:marRight w:val="0"/>
          <w:marTop w:val="0"/>
          <w:marBottom w:val="0"/>
          <w:divBdr>
            <w:top w:val="none" w:sz="0" w:space="0" w:color="auto"/>
            <w:left w:val="none" w:sz="0" w:space="0" w:color="auto"/>
            <w:bottom w:val="none" w:sz="0" w:space="0" w:color="auto"/>
            <w:right w:val="none" w:sz="0" w:space="0" w:color="auto"/>
          </w:divBdr>
          <w:divsChild>
            <w:div w:id="727919273">
              <w:marLeft w:val="0"/>
              <w:marRight w:val="0"/>
              <w:marTop w:val="0"/>
              <w:marBottom w:val="0"/>
              <w:divBdr>
                <w:top w:val="none" w:sz="0" w:space="0" w:color="auto"/>
                <w:left w:val="none" w:sz="0" w:space="0" w:color="auto"/>
                <w:bottom w:val="none" w:sz="0" w:space="0" w:color="auto"/>
                <w:right w:val="none" w:sz="0" w:space="0" w:color="auto"/>
              </w:divBdr>
            </w:div>
            <w:div w:id="414984003">
              <w:marLeft w:val="0"/>
              <w:marRight w:val="0"/>
              <w:marTop w:val="0"/>
              <w:marBottom w:val="0"/>
              <w:divBdr>
                <w:top w:val="none" w:sz="0" w:space="0" w:color="auto"/>
                <w:left w:val="none" w:sz="0" w:space="0" w:color="auto"/>
                <w:bottom w:val="none" w:sz="0" w:space="0" w:color="auto"/>
                <w:right w:val="none" w:sz="0" w:space="0" w:color="auto"/>
              </w:divBdr>
            </w:div>
            <w:div w:id="1418598827">
              <w:marLeft w:val="0"/>
              <w:marRight w:val="0"/>
              <w:marTop w:val="0"/>
              <w:marBottom w:val="0"/>
              <w:divBdr>
                <w:top w:val="none" w:sz="0" w:space="0" w:color="auto"/>
                <w:left w:val="none" w:sz="0" w:space="0" w:color="auto"/>
                <w:bottom w:val="none" w:sz="0" w:space="0" w:color="auto"/>
                <w:right w:val="none" w:sz="0" w:space="0" w:color="auto"/>
              </w:divBdr>
            </w:div>
            <w:div w:id="1123647372">
              <w:marLeft w:val="0"/>
              <w:marRight w:val="0"/>
              <w:marTop w:val="0"/>
              <w:marBottom w:val="0"/>
              <w:divBdr>
                <w:top w:val="none" w:sz="0" w:space="0" w:color="auto"/>
                <w:left w:val="none" w:sz="0" w:space="0" w:color="auto"/>
                <w:bottom w:val="none" w:sz="0" w:space="0" w:color="auto"/>
                <w:right w:val="none" w:sz="0" w:space="0" w:color="auto"/>
              </w:divBdr>
            </w:div>
            <w:div w:id="1327704487">
              <w:marLeft w:val="0"/>
              <w:marRight w:val="0"/>
              <w:marTop w:val="0"/>
              <w:marBottom w:val="0"/>
              <w:divBdr>
                <w:top w:val="none" w:sz="0" w:space="0" w:color="auto"/>
                <w:left w:val="none" w:sz="0" w:space="0" w:color="auto"/>
                <w:bottom w:val="none" w:sz="0" w:space="0" w:color="auto"/>
                <w:right w:val="none" w:sz="0" w:space="0" w:color="auto"/>
              </w:divBdr>
            </w:div>
            <w:div w:id="209346735">
              <w:marLeft w:val="0"/>
              <w:marRight w:val="0"/>
              <w:marTop w:val="0"/>
              <w:marBottom w:val="0"/>
              <w:divBdr>
                <w:top w:val="none" w:sz="0" w:space="0" w:color="auto"/>
                <w:left w:val="none" w:sz="0" w:space="0" w:color="auto"/>
                <w:bottom w:val="none" w:sz="0" w:space="0" w:color="auto"/>
                <w:right w:val="none" w:sz="0" w:space="0" w:color="auto"/>
              </w:divBdr>
            </w:div>
            <w:div w:id="800534391">
              <w:marLeft w:val="0"/>
              <w:marRight w:val="0"/>
              <w:marTop w:val="0"/>
              <w:marBottom w:val="0"/>
              <w:divBdr>
                <w:top w:val="none" w:sz="0" w:space="0" w:color="auto"/>
                <w:left w:val="none" w:sz="0" w:space="0" w:color="auto"/>
                <w:bottom w:val="none" w:sz="0" w:space="0" w:color="auto"/>
                <w:right w:val="none" w:sz="0" w:space="0" w:color="auto"/>
              </w:divBdr>
            </w:div>
            <w:div w:id="2120182096">
              <w:marLeft w:val="0"/>
              <w:marRight w:val="0"/>
              <w:marTop w:val="0"/>
              <w:marBottom w:val="0"/>
              <w:divBdr>
                <w:top w:val="none" w:sz="0" w:space="0" w:color="auto"/>
                <w:left w:val="none" w:sz="0" w:space="0" w:color="auto"/>
                <w:bottom w:val="none" w:sz="0" w:space="0" w:color="auto"/>
                <w:right w:val="none" w:sz="0" w:space="0" w:color="auto"/>
              </w:divBdr>
            </w:div>
            <w:div w:id="1125586925">
              <w:marLeft w:val="0"/>
              <w:marRight w:val="0"/>
              <w:marTop w:val="0"/>
              <w:marBottom w:val="0"/>
              <w:divBdr>
                <w:top w:val="none" w:sz="0" w:space="0" w:color="auto"/>
                <w:left w:val="none" w:sz="0" w:space="0" w:color="auto"/>
                <w:bottom w:val="none" w:sz="0" w:space="0" w:color="auto"/>
                <w:right w:val="none" w:sz="0" w:space="0" w:color="auto"/>
              </w:divBdr>
            </w:div>
            <w:div w:id="1741781733">
              <w:marLeft w:val="0"/>
              <w:marRight w:val="0"/>
              <w:marTop w:val="0"/>
              <w:marBottom w:val="0"/>
              <w:divBdr>
                <w:top w:val="none" w:sz="0" w:space="0" w:color="auto"/>
                <w:left w:val="none" w:sz="0" w:space="0" w:color="auto"/>
                <w:bottom w:val="none" w:sz="0" w:space="0" w:color="auto"/>
                <w:right w:val="none" w:sz="0" w:space="0" w:color="auto"/>
              </w:divBdr>
            </w:div>
            <w:div w:id="1615625399">
              <w:marLeft w:val="0"/>
              <w:marRight w:val="0"/>
              <w:marTop w:val="0"/>
              <w:marBottom w:val="0"/>
              <w:divBdr>
                <w:top w:val="none" w:sz="0" w:space="0" w:color="auto"/>
                <w:left w:val="none" w:sz="0" w:space="0" w:color="auto"/>
                <w:bottom w:val="none" w:sz="0" w:space="0" w:color="auto"/>
                <w:right w:val="none" w:sz="0" w:space="0" w:color="auto"/>
              </w:divBdr>
            </w:div>
            <w:div w:id="671181648">
              <w:marLeft w:val="0"/>
              <w:marRight w:val="0"/>
              <w:marTop w:val="0"/>
              <w:marBottom w:val="0"/>
              <w:divBdr>
                <w:top w:val="none" w:sz="0" w:space="0" w:color="auto"/>
                <w:left w:val="none" w:sz="0" w:space="0" w:color="auto"/>
                <w:bottom w:val="none" w:sz="0" w:space="0" w:color="auto"/>
                <w:right w:val="none" w:sz="0" w:space="0" w:color="auto"/>
              </w:divBdr>
            </w:div>
            <w:div w:id="347605162">
              <w:marLeft w:val="0"/>
              <w:marRight w:val="0"/>
              <w:marTop w:val="0"/>
              <w:marBottom w:val="0"/>
              <w:divBdr>
                <w:top w:val="none" w:sz="0" w:space="0" w:color="auto"/>
                <w:left w:val="none" w:sz="0" w:space="0" w:color="auto"/>
                <w:bottom w:val="none" w:sz="0" w:space="0" w:color="auto"/>
                <w:right w:val="none" w:sz="0" w:space="0" w:color="auto"/>
              </w:divBdr>
            </w:div>
            <w:div w:id="1704935328">
              <w:marLeft w:val="0"/>
              <w:marRight w:val="0"/>
              <w:marTop w:val="0"/>
              <w:marBottom w:val="0"/>
              <w:divBdr>
                <w:top w:val="none" w:sz="0" w:space="0" w:color="auto"/>
                <w:left w:val="none" w:sz="0" w:space="0" w:color="auto"/>
                <w:bottom w:val="none" w:sz="0" w:space="0" w:color="auto"/>
                <w:right w:val="none" w:sz="0" w:space="0" w:color="auto"/>
              </w:divBdr>
            </w:div>
            <w:div w:id="71316055">
              <w:marLeft w:val="0"/>
              <w:marRight w:val="0"/>
              <w:marTop w:val="0"/>
              <w:marBottom w:val="0"/>
              <w:divBdr>
                <w:top w:val="none" w:sz="0" w:space="0" w:color="auto"/>
                <w:left w:val="none" w:sz="0" w:space="0" w:color="auto"/>
                <w:bottom w:val="none" w:sz="0" w:space="0" w:color="auto"/>
                <w:right w:val="none" w:sz="0" w:space="0" w:color="auto"/>
              </w:divBdr>
            </w:div>
            <w:div w:id="9301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37640">
      <w:bodyDiv w:val="1"/>
      <w:marLeft w:val="0"/>
      <w:marRight w:val="0"/>
      <w:marTop w:val="0"/>
      <w:marBottom w:val="0"/>
      <w:divBdr>
        <w:top w:val="none" w:sz="0" w:space="0" w:color="auto"/>
        <w:left w:val="none" w:sz="0" w:space="0" w:color="auto"/>
        <w:bottom w:val="none" w:sz="0" w:space="0" w:color="auto"/>
        <w:right w:val="none" w:sz="0" w:space="0" w:color="auto"/>
      </w:divBdr>
      <w:divsChild>
        <w:div w:id="1220047182">
          <w:marLeft w:val="0"/>
          <w:marRight w:val="0"/>
          <w:marTop w:val="0"/>
          <w:marBottom w:val="0"/>
          <w:divBdr>
            <w:top w:val="none" w:sz="0" w:space="0" w:color="auto"/>
            <w:left w:val="none" w:sz="0" w:space="0" w:color="auto"/>
            <w:bottom w:val="none" w:sz="0" w:space="0" w:color="auto"/>
            <w:right w:val="none" w:sz="0" w:space="0" w:color="auto"/>
          </w:divBdr>
          <w:divsChild>
            <w:div w:id="1848787073">
              <w:marLeft w:val="0"/>
              <w:marRight w:val="0"/>
              <w:marTop w:val="0"/>
              <w:marBottom w:val="0"/>
              <w:divBdr>
                <w:top w:val="none" w:sz="0" w:space="0" w:color="auto"/>
                <w:left w:val="none" w:sz="0" w:space="0" w:color="auto"/>
                <w:bottom w:val="none" w:sz="0" w:space="0" w:color="auto"/>
                <w:right w:val="none" w:sz="0" w:space="0" w:color="auto"/>
              </w:divBdr>
            </w:div>
            <w:div w:id="510223655">
              <w:marLeft w:val="0"/>
              <w:marRight w:val="0"/>
              <w:marTop w:val="0"/>
              <w:marBottom w:val="0"/>
              <w:divBdr>
                <w:top w:val="none" w:sz="0" w:space="0" w:color="auto"/>
                <w:left w:val="none" w:sz="0" w:space="0" w:color="auto"/>
                <w:bottom w:val="none" w:sz="0" w:space="0" w:color="auto"/>
                <w:right w:val="none" w:sz="0" w:space="0" w:color="auto"/>
              </w:divBdr>
            </w:div>
            <w:div w:id="1090354691">
              <w:marLeft w:val="0"/>
              <w:marRight w:val="0"/>
              <w:marTop w:val="0"/>
              <w:marBottom w:val="0"/>
              <w:divBdr>
                <w:top w:val="none" w:sz="0" w:space="0" w:color="auto"/>
                <w:left w:val="none" w:sz="0" w:space="0" w:color="auto"/>
                <w:bottom w:val="none" w:sz="0" w:space="0" w:color="auto"/>
                <w:right w:val="none" w:sz="0" w:space="0" w:color="auto"/>
              </w:divBdr>
            </w:div>
            <w:div w:id="1791630891">
              <w:marLeft w:val="0"/>
              <w:marRight w:val="0"/>
              <w:marTop w:val="0"/>
              <w:marBottom w:val="0"/>
              <w:divBdr>
                <w:top w:val="none" w:sz="0" w:space="0" w:color="auto"/>
                <w:left w:val="none" w:sz="0" w:space="0" w:color="auto"/>
                <w:bottom w:val="none" w:sz="0" w:space="0" w:color="auto"/>
                <w:right w:val="none" w:sz="0" w:space="0" w:color="auto"/>
              </w:divBdr>
            </w:div>
            <w:div w:id="1830368280">
              <w:marLeft w:val="0"/>
              <w:marRight w:val="0"/>
              <w:marTop w:val="0"/>
              <w:marBottom w:val="0"/>
              <w:divBdr>
                <w:top w:val="none" w:sz="0" w:space="0" w:color="auto"/>
                <w:left w:val="none" w:sz="0" w:space="0" w:color="auto"/>
                <w:bottom w:val="none" w:sz="0" w:space="0" w:color="auto"/>
                <w:right w:val="none" w:sz="0" w:space="0" w:color="auto"/>
              </w:divBdr>
            </w:div>
            <w:div w:id="357313294">
              <w:marLeft w:val="0"/>
              <w:marRight w:val="0"/>
              <w:marTop w:val="0"/>
              <w:marBottom w:val="0"/>
              <w:divBdr>
                <w:top w:val="none" w:sz="0" w:space="0" w:color="auto"/>
                <w:left w:val="none" w:sz="0" w:space="0" w:color="auto"/>
                <w:bottom w:val="none" w:sz="0" w:space="0" w:color="auto"/>
                <w:right w:val="none" w:sz="0" w:space="0" w:color="auto"/>
              </w:divBdr>
            </w:div>
            <w:div w:id="1172914449">
              <w:marLeft w:val="0"/>
              <w:marRight w:val="0"/>
              <w:marTop w:val="0"/>
              <w:marBottom w:val="0"/>
              <w:divBdr>
                <w:top w:val="none" w:sz="0" w:space="0" w:color="auto"/>
                <w:left w:val="none" w:sz="0" w:space="0" w:color="auto"/>
                <w:bottom w:val="none" w:sz="0" w:space="0" w:color="auto"/>
                <w:right w:val="none" w:sz="0" w:space="0" w:color="auto"/>
              </w:divBdr>
            </w:div>
            <w:div w:id="936595093">
              <w:marLeft w:val="0"/>
              <w:marRight w:val="0"/>
              <w:marTop w:val="0"/>
              <w:marBottom w:val="0"/>
              <w:divBdr>
                <w:top w:val="none" w:sz="0" w:space="0" w:color="auto"/>
                <w:left w:val="none" w:sz="0" w:space="0" w:color="auto"/>
                <w:bottom w:val="none" w:sz="0" w:space="0" w:color="auto"/>
                <w:right w:val="none" w:sz="0" w:space="0" w:color="auto"/>
              </w:divBdr>
            </w:div>
            <w:div w:id="1150097521">
              <w:marLeft w:val="0"/>
              <w:marRight w:val="0"/>
              <w:marTop w:val="0"/>
              <w:marBottom w:val="0"/>
              <w:divBdr>
                <w:top w:val="none" w:sz="0" w:space="0" w:color="auto"/>
                <w:left w:val="none" w:sz="0" w:space="0" w:color="auto"/>
                <w:bottom w:val="none" w:sz="0" w:space="0" w:color="auto"/>
                <w:right w:val="none" w:sz="0" w:space="0" w:color="auto"/>
              </w:divBdr>
            </w:div>
            <w:div w:id="1070929587">
              <w:marLeft w:val="0"/>
              <w:marRight w:val="0"/>
              <w:marTop w:val="0"/>
              <w:marBottom w:val="0"/>
              <w:divBdr>
                <w:top w:val="none" w:sz="0" w:space="0" w:color="auto"/>
                <w:left w:val="none" w:sz="0" w:space="0" w:color="auto"/>
                <w:bottom w:val="none" w:sz="0" w:space="0" w:color="auto"/>
                <w:right w:val="none" w:sz="0" w:space="0" w:color="auto"/>
              </w:divBdr>
            </w:div>
            <w:div w:id="1413888311">
              <w:marLeft w:val="0"/>
              <w:marRight w:val="0"/>
              <w:marTop w:val="0"/>
              <w:marBottom w:val="0"/>
              <w:divBdr>
                <w:top w:val="none" w:sz="0" w:space="0" w:color="auto"/>
                <w:left w:val="none" w:sz="0" w:space="0" w:color="auto"/>
                <w:bottom w:val="none" w:sz="0" w:space="0" w:color="auto"/>
                <w:right w:val="none" w:sz="0" w:space="0" w:color="auto"/>
              </w:divBdr>
            </w:div>
            <w:div w:id="419109228">
              <w:marLeft w:val="0"/>
              <w:marRight w:val="0"/>
              <w:marTop w:val="0"/>
              <w:marBottom w:val="0"/>
              <w:divBdr>
                <w:top w:val="none" w:sz="0" w:space="0" w:color="auto"/>
                <w:left w:val="none" w:sz="0" w:space="0" w:color="auto"/>
                <w:bottom w:val="none" w:sz="0" w:space="0" w:color="auto"/>
                <w:right w:val="none" w:sz="0" w:space="0" w:color="auto"/>
              </w:divBdr>
            </w:div>
            <w:div w:id="1144855520">
              <w:marLeft w:val="0"/>
              <w:marRight w:val="0"/>
              <w:marTop w:val="0"/>
              <w:marBottom w:val="0"/>
              <w:divBdr>
                <w:top w:val="none" w:sz="0" w:space="0" w:color="auto"/>
                <w:left w:val="none" w:sz="0" w:space="0" w:color="auto"/>
                <w:bottom w:val="none" w:sz="0" w:space="0" w:color="auto"/>
                <w:right w:val="none" w:sz="0" w:space="0" w:color="auto"/>
              </w:divBdr>
            </w:div>
            <w:div w:id="1958022151">
              <w:marLeft w:val="0"/>
              <w:marRight w:val="0"/>
              <w:marTop w:val="0"/>
              <w:marBottom w:val="0"/>
              <w:divBdr>
                <w:top w:val="none" w:sz="0" w:space="0" w:color="auto"/>
                <w:left w:val="none" w:sz="0" w:space="0" w:color="auto"/>
                <w:bottom w:val="none" w:sz="0" w:space="0" w:color="auto"/>
                <w:right w:val="none" w:sz="0" w:space="0" w:color="auto"/>
              </w:divBdr>
            </w:div>
            <w:div w:id="1750929617">
              <w:marLeft w:val="0"/>
              <w:marRight w:val="0"/>
              <w:marTop w:val="0"/>
              <w:marBottom w:val="0"/>
              <w:divBdr>
                <w:top w:val="none" w:sz="0" w:space="0" w:color="auto"/>
                <w:left w:val="none" w:sz="0" w:space="0" w:color="auto"/>
                <w:bottom w:val="none" w:sz="0" w:space="0" w:color="auto"/>
                <w:right w:val="none" w:sz="0" w:space="0" w:color="auto"/>
              </w:divBdr>
            </w:div>
            <w:div w:id="532423848">
              <w:marLeft w:val="0"/>
              <w:marRight w:val="0"/>
              <w:marTop w:val="0"/>
              <w:marBottom w:val="0"/>
              <w:divBdr>
                <w:top w:val="none" w:sz="0" w:space="0" w:color="auto"/>
                <w:left w:val="none" w:sz="0" w:space="0" w:color="auto"/>
                <w:bottom w:val="none" w:sz="0" w:space="0" w:color="auto"/>
                <w:right w:val="none" w:sz="0" w:space="0" w:color="auto"/>
              </w:divBdr>
            </w:div>
            <w:div w:id="1210337041">
              <w:marLeft w:val="0"/>
              <w:marRight w:val="0"/>
              <w:marTop w:val="0"/>
              <w:marBottom w:val="0"/>
              <w:divBdr>
                <w:top w:val="none" w:sz="0" w:space="0" w:color="auto"/>
                <w:left w:val="none" w:sz="0" w:space="0" w:color="auto"/>
                <w:bottom w:val="none" w:sz="0" w:space="0" w:color="auto"/>
                <w:right w:val="none" w:sz="0" w:space="0" w:color="auto"/>
              </w:divBdr>
            </w:div>
            <w:div w:id="43722513">
              <w:marLeft w:val="0"/>
              <w:marRight w:val="0"/>
              <w:marTop w:val="0"/>
              <w:marBottom w:val="0"/>
              <w:divBdr>
                <w:top w:val="none" w:sz="0" w:space="0" w:color="auto"/>
                <w:left w:val="none" w:sz="0" w:space="0" w:color="auto"/>
                <w:bottom w:val="none" w:sz="0" w:space="0" w:color="auto"/>
                <w:right w:val="none" w:sz="0" w:space="0" w:color="auto"/>
              </w:divBdr>
            </w:div>
            <w:div w:id="1506826305">
              <w:marLeft w:val="0"/>
              <w:marRight w:val="0"/>
              <w:marTop w:val="0"/>
              <w:marBottom w:val="0"/>
              <w:divBdr>
                <w:top w:val="none" w:sz="0" w:space="0" w:color="auto"/>
                <w:left w:val="none" w:sz="0" w:space="0" w:color="auto"/>
                <w:bottom w:val="none" w:sz="0" w:space="0" w:color="auto"/>
                <w:right w:val="none" w:sz="0" w:space="0" w:color="auto"/>
              </w:divBdr>
            </w:div>
            <w:div w:id="1733961921">
              <w:marLeft w:val="0"/>
              <w:marRight w:val="0"/>
              <w:marTop w:val="0"/>
              <w:marBottom w:val="0"/>
              <w:divBdr>
                <w:top w:val="none" w:sz="0" w:space="0" w:color="auto"/>
                <w:left w:val="none" w:sz="0" w:space="0" w:color="auto"/>
                <w:bottom w:val="none" w:sz="0" w:space="0" w:color="auto"/>
                <w:right w:val="none" w:sz="0" w:space="0" w:color="auto"/>
              </w:divBdr>
            </w:div>
            <w:div w:id="59449715">
              <w:marLeft w:val="0"/>
              <w:marRight w:val="0"/>
              <w:marTop w:val="0"/>
              <w:marBottom w:val="0"/>
              <w:divBdr>
                <w:top w:val="none" w:sz="0" w:space="0" w:color="auto"/>
                <w:left w:val="none" w:sz="0" w:space="0" w:color="auto"/>
                <w:bottom w:val="none" w:sz="0" w:space="0" w:color="auto"/>
                <w:right w:val="none" w:sz="0" w:space="0" w:color="auto"/>
              </w:divBdr>
            </w:div>
            <w:div w:id="996807713">
              <w:marLeft w:val="0"/>
              <w:marRight w:val="0"/>
              <w:marTop w:val="0"/>
              <w:marBottom w:val="0"/>
              <w:divBdr>
                <w:top w:val="none" w:sz="0" w:space="0" w:color="auto"/>
                <w:left w:val="none" w:sz="0" w:space="0" w:color="auto"/>
                <w:bottom w:val="none" w:sz="0" w:space="0" w:color="auto"/>
                <w:right w:val="none" w:sz="0" w:space="0" w:color="auto"/>
              </w:divBdr>
            </w:div>
            <w:div w:id="830828840">
              <w:marLeft w:val="0"/>
              <w:marRight w:val="0"/>
              <w:marTop w:val="0"/>
              <w:marBottom w:val="0"/>
              <w:divBdr>
                <w:top w:val="none" w:sz="0" w:space="0" w:color="auto"/>
                <w:left w:val="none" w:sz="0" w:space="0" w:color="auto"/>
                <w:bottom w:val="none" w:sz="0" w:space="0" w:color="auto"/>
                <w:right w:val="none" w:sz="0" w:space="0" w:color="auto"/>
              </w:divBdr>
            </w:div>
            <w:div w:id="704476867">
              <w:marLeft w:val="0"/>
              <w:marRight w:val="0"/>
              <w:marTop w:val="0"/>
              <w:marBottom w:val="0"/>
              <w:divBdr>
                <w:top w:val="none" w:sz="0" w:space="0" w:color="auto"/>
                <w:left w:val="none" w:sz="0" w:space="0" w:color="auto"/>
                <w:bottom w:val="none" w:sz="0" w:space="0" w:color="auto"/>
                <w:right w:val="none" w:sz="0" w:space="0" w:color="auto"/>
              </w:divBdr>
            </w:div>
            <w:div w:id="1058364066">
              <w:marLeft w:val="0"/>
              <w:marRight w:val="0"/>
              <w:marTop w:val="0"/>
              <w:marBottom w:val="0"/>
              <w:divBdr>
                <w:top w:val="none" w:sz="0" w:space="0" w:color="auto"/>
                <w:left w:val="none" w:sz="0" w:space="0" w:color="auto"/>
                <w:bottom w:val="none" w:sz="0" w:space="0" w:color="auto"/>
                <w:right w:val="none" w:sz="0" w:space="0" w:color="auto"/>
              </w:divBdr>
            </w:div>
            <w:div w:id="707032162">
              <w:marLeft w:val="0"/>
              <w:marRight w:val="0"/>
              <w:marTop w:val="0"/>
              <w:marBottom w:val="0"/>
              <w:divBdr>
                <w:top w:val="none" w:sz="0" w:space="0" w:color="auto"/>
                <w:left w:val="none" w:sz="0" w:space="0" w:color="auto"/>
                <w:bottom w:val="none" w:sz="0" w:space="0" w:color="auto"/>
                <w:right w:val="none" w:sz="0" w:space="0" w:color="auto"/>
              </w:divBdr>
            </w:div>
            <w:div w:id="278805290">
              <w:marLeft w:val="0"/>
              <w:marRight w:val="0"/>
              <w:marTop w:val="0"/>
              <w:marBottom w:val="0"/>
              <w:divBdr>
                <w:top w:val="none" w:sz="0" w:space="0" w:color="auto"/>
                <w:left w:val="none" w:sz="0" w:space="0" w:color="auto"/>
                <w:bottom w:val="none" w:sz="0" w:space="0" w:color="auto"/>
                <w:right w:val="none" w:sz="0" w:space="0" w:color="auto"/>
              </w:divBdr>
            </w:div>
            <w:div w:id="1364749466">
              <w:marLeft w:val="0"/>
              <w:marRight w:val="0"/>
              <w:marTop w:val="0"/>
              <w:marBottom w:val="0"/>
              <w:divBdr>
                <w:top w:val="none" w:sz="0" w:space="0" w:color="auto"/>
                <w:left w:val="none" w:sz="0" w:space="0" w:color="auto"/>
                <w:bottom w:val="none" w:sz="0" w:space="0" w:color="auto"/>
                <w:right w:val="none" w:sz="0" w:space="0" w:color="auto"/>
              </w:divBdr>
            </w:div>
            <w:div w:id="1960649274">
              <w:marLeft w:val="0"/>
              <w:marRight w:val="0"/>
              <w:marTop w:val="0"/>
              <w:marBottom w:val="0"/>
              <w:divBdr>
                <w:top w:val="none" w:sz="0" w:space="0" w:color="auto"/>
                <w:left w:val="none" w:sz="0" w:space="0" w:color="auto"/>
                <w:bottom w:val="none" w:sz="0" w:space="0" w:color="auto"/>
                <w:right w:val="none" w:sz="0" w:space="0" w:color="auto"/>
              </w:divBdr>
            </w:div>
            <w:div w:id="333384452">
              <w:marLeft w:val="0"/>
              <w:marRight w:val="0"/>
              <w:marTop w:val="0"/>
              <w:marBottom w:val="0"/>
              <w:divBdr>
                <w:top w:val="none" w:sz="0" w:space="0" w:color="auto"/>
                <w:left w:val="none" w:sz="0" w:space="0" w:color="auto"/>
                <w:bottom w:val="none" w:sz="0" w:space="0" w:color="auto"/>
                <w:right w:val="none" w:sz="0" w:space="0" w:color="auto"/>
              </w:divBdr>
            </w:div>
            <w:div w:id="616564433">
              <w:marLeft w:val="0"/>
              <w:marRight w:val="0"/>
              <w:marTop w:val="0"/>
              <w:marBottom w:val="0"/>
              <w:divBdr>
                <w:top w:val="none" w:sz="0" w:space="0" w:color="auto"/>
                <w:left w:val="none" w:sz="0" w:space="0" w:color="auto"/>
                <w:bottom w:val="none" w:sz="0" w:space="0" w:color="auto"/>
                <w:right w:val="none" w:sz="0" w:space="0" w:color="auto"/>
              </w:divBdr>
            </w:div>
            <w:div w:id="2044404312">
              <w:marLeft w:val="0"/>
              <w:marRight w:val="0"/>
              <w:marTop w:val="0"/>
              <w:marBottom w:val="0"/>
              <w:divBdr>
                <w:top w:val="none" w:sz="0" w:space="0" w:color="auto"/>
                <w:left w:val="none" w:sz="0" w:space="0" w:color="auto"/>
                <w:bottom w:val="none" w:sz="0" w:space="0" w:color="auto"/>
                <w:right w:val="none" w:sz="0" w:space="0" w:color="auto"/>
              </w:divBdr>
            </w:div>
            <w:div w:id="244388907">
              <w:marLeft w:val="0"/>
              <w:marRight w:val="0"/>
              <w:marTop w:val="0"/>
              <w:marBottom w:val="0"/>
              <w:divBdr>
                <w:top w:val="none" w:sz="0" w:space="0" w:color="auto"/>
                <w:left w:val="none" w:sz="0" w:space="0" w:color="auto"/>
                <w:bottom w:val="none" w:sz="0" w:space="0" w:color="auto"/>
                <w:right w:val="none" w:sz="0" w:space="0" w:color="auto"/>
              </w:divBdr>
            </w:div>
            <w:div w:id="912275059">
              <w:marLeft w:val="0"/>
              <w:marRight w:val="0"/>
              <w:marTop w:val="0"/>
              <w:marBottom w:val="0"/>
              <w:divBdr>
                <w:top w:val="none" w:sz="0" w:space="0" w:color="auto"/>
                <w:left w:val="none" w:sz="0" w:space="0" w:color="auto"/>
                <w:bottom w:val="none" w:sz="0" w:space="0" w:color="auto"/>
                <w:right w:val="none" w:sz="0" w:space="0" w:color="auto"/>
              </w:divBdr>
            </w:div>
            <w:div w:id="2005014679">
              <w:marLeft w:val="0"/>
              <w:marRight w:val="0"/>
              <w:marTop w:val="0"/>
              <w:marBottom w:val="0"/>
              <w:divBdr>
                <w:top w:val="none" w:sz="0" w:space="0" w:color="auto"/>
                <w:left w:val="none" w:sz="0" w:space="0" w:color="auto"/>
                <w:bottom w:val="none" w:sz="0" w:space="0" w:color="auto"/>
                <w:right w:val="none" w:sz="0" w:space="0" w:color="auto"/>
              </w:divBdr>
            </w:div>
            <w:div w:id="15401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5915">
      <w:bodyDiv w:val="1"/>
      <w:marLeft w:val="0"/>
      <w:marRight w:val="0"/>
      <w:marTop w:val="0"/>
      <w:marBottom w:val="0"/>
      <w:divBdr>
        <w:top w:val="none" w:sz="0" w:space="0" w:color="auto"/>
        <w:left w:val="none" w:sz="0" w:space="0" w:color="auto"/>
        <w:bottom w:val="none" w:sz="0" w:space="0" w:color="auto"/>
        <w:right w:val="none" w:sz="0" w:space="0" w:color="auto"/>
      </w:divBdr>
      <w:divsChild>
        <w:div w:id="2104690701">
          <w:marLeft w:val="0"/>
          <w:marRight w:val="0"/>
          <w:marTop w:val="0"/>
          <w:marBottom w:val="0"/>
          <w:divBdr>
            <w:top w:val="none" w:sz="0" w:space="0" w:color="auto"/>
            <w:left w:val="none" w:sz="0" w:space="0" w:color="auto"/>
            <w:bottom w:val="none" w:sz="0" w:space="0" w:color="auto"/>
            <w:right w:val="none" w:sz="0" w:space="0" w:color="auto"/>
          </w:divBdr>
          <w:divsChild>
            <w:div w:id="84956980">
              <w:marLeft w:val="0"/>
              <w:marRight w:val="0"/>
              <w:marTop w:val="0"/>
              <w:marBottom w:val="0"/>
              <w:divBdr>
                <w:top w:val="none" w:sz="0" w:space="0" w:color="auto"/>
                <w:left w:val="none" w:sz="0" w:space="0" w:color="auto"/>
                <w:bottom w:val="none" w:sz="0" w:space="0" w:color="auto"/>
                <w:right w:val="none" w:sz="0" w:space="0" w:color="auto"/>
              </w:divBdr>
            </w:div>
            <w:div w:id="119157457">
              <w:marLeft w:val="0"/>
              <w:marRight w:val="0"/>
              <w:marTop w:val="0"/>
              <w:marBottom w:val="0"/>
              <w:divBdr>
                <w:top w:val="none" w:sz="0" w:space="0" w:color="auto"/>
                <w:left w:val="none" w:sz="0" w:space="0" w:color="auto"/>
                <w:bottom w:val="none" w:sz="0" w:space="0" w:color="auto"/>
                <w:right w:val="none" w:sz="0" w:space="0" w:color="auto"/>
              </w:divBdr>
            </w:div>
            <w:div w:id="513685762">
              <w:marLeft w:val="0"/>
              <w:marRight w:val="0"/>
              <w:marTop w:val="0"/>
              <w:marBottom w:val="0"/>
              <w:divBdr>
                <w:top w:val="none" w:sz="0" w:space="0" w:color="auto"/>
                <w:left w:val="none" w:sz="0" w:space="0" w:color="auto"/>
                <w:bottom w:val="none" w:sz="0" w:space="0" w:color="auto"/>
                <w:right w:val="none" w:sz="0" w:space="0" w:color="auto"/>
              </w:divBdr>
            </w:div>
            <w:div w:id="541329204">
              <w:marLeft w:val="0"/>
              <w:marRight w:val="0"/>
              <w:marTop w:val="0"/>
              <w:marBottom w:val="0"/>
              <w:divBdr>
                <w:top w:val="none" w:sz="0" w:space="0" w:color="auto"/>
                <w:left w:val="none" w:sz="0" w:space="0" w:color="auto"/>
                <w:bottom w:val="none" w:sz="0" w:space="0" w:color="auto"/>
                <w:right w:val="none" w:sz="0" w:space="0" w:color="auto"/>
              </w:divBdr>
            </w:div>
            <w:div w:id="1775133087">
              <w:marLeft w:val="0"/>
              <w:marRight w:val="0"/>
              <w:marTop w:val="0"/>
              <w:marBottom w:val="0"/>
              <w:divBdr>
                <w:top w:val="none" w:sz="0" w:space="0" w:color="auto"/>
                <w:left w:val="none" w:sz="0" w:space="0" w:color="auto"/>
                <w:bottom w:val="none" w:sz="0" w:space="0" w:color="auto"/>
                <w:right w:val="none" w:sz="0" w:space="0" w:color="auto"/>
              </w:divBdr>
            </w:div>
            <w:div w:id="1059283394">
              <w:marLeft w:val="0"/>
              <w:marRight w:val="0"/>
              <w:marTop w:val="0"/>
              <w:marBottom w:val="0"/>
              <w:divBdr>
                <w:top w:val="none" w:sz="0" w:space="0" w:color="auto"/>
                <w:left w:val="none" w:sz="0" w:space="0" w:color="auto"/>
                <w:bottom w:val="none" w:sz="0" w:space="0" w:color="auto"/>
                <w:right w:val="none" w:sz="0" w:space="0" w:color="auto"/>
              </w:divBdr>
            </w:div>
            <w:div w:id="90048056">
              <w:marLeft w:val="0"/>
              <w:marRight w:val="0"/>
              <w:marTop w:val="0"/>
              <w:marBottom w:val="0"/>
              <w:divBdr>
                <w:top w:val="none" w:sz="0" w:space="0" w:color="auto"/>
                <w:left w:val="none" w:sz="0" w:space="0" w:color="auto"/>
                <w:bottom w:val="none" w:sz="0" w:space="0" w:color="auto"/>
                <w:right w:val="none" w:sz="0" w:space="0" w:color="auto"/>
              </w:divBdr>
            </w:div>
            <w:div w:id="194123352">
              <w:marLeft w:val="0"/>
              <w:marRight w:val="0"/>
              <w:marTop w:val="0"/>
              <w:marBottom w:val="0"/>
              <w:divBdr>
                <w:top w:val="none" w:sz="0" w:space="0" w:color="auto"/>
                <w:left w:val="none" w:sz="0" w:space="0" w:color="auto"/>
                <w:bottom w:val="none" w:sz="0" w:space="0" w:color="auto"/>
                <w:right w:val="none" w:sz="0" w:space="0" w:color="auto"/>
              </w:divBdr>
            </w:div>
            <w:div w:id="922682367">
              <w:marLeft w:val="0"/>
              <w:marRight w:val="0"/>
              <w:marTop w:val="0"/>
              <w:marBottom w:val="0"/>
              <w:divBdr>
                <w:top w:val="none" w:sz="0" w:space="0" w:color="auto"/>
                <w:left w:val="none" w:sz="0" w:space="0" w:color="auto"/>
                <w:bottom w:val="none" w:sz="0" w:space="0" w:color="auto"/>
                <w:right w:val="none" w:sz="0" w:space="0" w:color="auto"/>
              </w:divBdr>
            </w:div>
            <w:div w:id="1718701412">
              <w:marLeft w:val="0"/>
              <w:marRight w:val="0"/>
              <w:marTop w:val="0"/>
              <w:marBottom w:val="0"/>
              <w:divBdr>
                <w:top w:val="none" w:sz="0" w:space="0" w:color="auto"/>
                <w:left w:val="none" w:sz="0" w:space="0" w:color="auto"/>
                <w:bottom w:val="none" w:sz="0" w:space="0" w:color="auto"/>
                <w:right w:val="none" w:sz="0" w:space="0" w:color="auto"/>
              </w:divBdr>
            </w:div>
            <w:div w:id="218593283">
              <w:marLeft w:val="0"/>
              <w:marRight w:val="0"/>
              <w:marTop w:val="0"/>
              <w:marBottom w:val="0"/>
              <w:divBdr>
                <w:top w:val="none" w:sz="0" w:space="0" w:color="auto"/>
                <w:left w:val="none" w:sz="0" w:space="0" w:color="auto"/>
                <w:bottom w:val="none" w:sz="0" w:space="0" w:color="auto"/>
                <w:right w:val="none" w:sz="0" w:space="0" w:color="auto"/>
              </w:divBdr>
            </w:div>
            <w:div w:id="937952358">
              <w:marLeft w:val="0"/>
              <w:marRight w:val="0"/>
              <w:marTop w:val="0"/>
              <w:marBottom w:val="0"/>
              <w:divBdr>
                <w:top w:val="none" w:sz="0" w:space="0" w:color="auto"/>
                <w:left w:val="none" w:sz="0" w:space="0" w:color="auto"/>
                <w:bottom w:val="none" w:sz="0" w:space="0" w:color="auto"/>
                <w:right w:val="none" w:sz="0" w:space="0" w:color="auto"/>
              </w:divBdr>
            </w:div>
            <w:div w:id="1248926576">
              <w:marLeft w:val="0"/>
              <w:marRight w:val="0"/>
              <w:marTop w:val="0"/>
              <w:marBottom w:val="0"/>
              <w:divBdr>
                <w:top w:val="none" w:sz="0" w:space="0" w:color="auto"/>
                <w:left w:val="none" w:sz="0" w:space="0" w:color="auto"/>
                <w:bottom w:val="none" w:sz="0" w:space="0" w:color="auto"/>
                <w:right w:val="none" w:sz="0" w:space="0" w:color="auto"/>
              </w:divBdr>
            </w:div>
            <w:div w:id="780302847">
              <w:marLeft w:val="0"/>
              <w:marRight w:val="0"/>
              <w:marTop w:val="0"/>
              <w:marBottom w:val="0"/>
              <w:divBdr>
                <w:top w:val="none" w:sz="0" w:space="0" w:color="auto"/>
                <w:left w:val="none" w:sz="0" w:space="0" w:color="auto"/>
                <w:bottom w:val="none" w:sz="0" w:space="0" w:color="auto"/>
                <w:right w:val="none" w:sz="0" w:space="0" w:color="auto"/>
              </w:divBdr>
            </w:div>
            <w:div w:id="1465082429">
              <w:marLeft w:val="0"/>
              <w:marRight w:val="0"/>
              <w:marTop w:val="0"/>
              <w:marBottom w:val="0"/>
              <w:divBdr>
                <w:top w:val="none" w:sz="0" w:space="0" w:color="auto"/>
                <w:left w:val="none" w:sz="0" w:space="0" w:color="auto"/>
                <w:bottom w:val="none" w:sz="0" w:space="0" w:color="auto"/>
                <w:right w:val="none" w:sz="0" w:space="0" w:color="auto"/>
              </w:divBdr>
            </w:div>
            <w:div w:id="1672247295">
              <w:marLeft w:val="0"/>
              <w:marRight w:val="0"/>
              <w:marTop w:val="0"/>
              <w:marBottom w:val="0"/>
              <w:divBdr>
                <w:top w:val="none" w:sz="0" w:space="0" w:color="auto"/>
                <w:left w:val="none" w:sz="0" w:space="0" w:color="auto"/>
                <w:bottom w:val="none" w:sz="0" w:space="0" w:color="auto"/>
                <w:right w:val="none" w:sz="0" w:space="0" w:color="auto"/>
              </w:divBdr>
            </w:div>
            <w:div w:id="281691155">
              <w:marLeft w:val="0"/>
              <w:marRight w:val="0"/>
              <w:marTop w:val="0"/>
              <w:marBottom w:val="0"/>
              <w:divBdr>
                <w:top w:val="none" w:sz="0" w:space="0" w:color="auto"/>
                <w:left w:val="none" w:sz="0" w:space="0" w:color="auto"/>
                <w:bottom w:val="none" w:sz="0" w:space="0" w:color="auto"/>
                <w:right w:val="none" w:sz="0" w:space="0" w:color="auto"/>
              </w:divBdr>
            </w:div>
            <w:div w:id="869221626">
              <w:marLeft w:val="0"/>
              <w:marRight w:val="0"/>
              <w:marTop w:val="0"/>
              <w:marBottom w:val="0"/>
              <w:divBdr>
                <w:top w:val="none" w:sz="0" w:space="0" w:color="auto"/>
                <w:left w:val="none" w:sz="0" w:space="0" w:color="auto"/>
                <w:bottom w:val="none" w:sz="0" w:space="0" w:color="auto"/>
                <w:right w:val="none" w:sz="0" w:space="0" w:color="auto"/>
              </w:divBdr>
            </w:div>
            <w:div w:id="1496922812">
              <w:marLeft w:val="0"/>
              <w:marRight w:val="0"/>
              <w:marTop w:val="0"/>
              <w:marBottom w:val="0"/>
              <w:divBdr>
                <w:top w:val="none" w:sz="0" w:space="0" w:color="auto"/>
                <w:left w:val="none" w:sz="0" w:space="0" w:color="auto"/>
                <w:bottom w:val="none" w:sz="0" w:space="0" w:color="auto"/>
                <w:right w:val="none" w:sz="0" w:space="0" w:color="auto"/>
              </w:divBdr>
            </w:div>
            <w:div w:id="1195725612">
              <w:marLeft w:val="0"/>
              <w:marRight w:val="0"/>
              <w:marTop w:val="0"/>
              <w:marBottom w:val="0"/>
              <w:divBdr>
                <w:top w:val="none" w:sz="0" w:space="0" w:color="auto"/>
                <w:left w:val="none" w:sz="0" w:space="0" w:color="auto"/>
                <w:bottom w:val="none" w:sz="0" w:space="0" w:color="auto"/>
                <w:right w:val="none" w:sz="0" w:space="0" w:color="auto"/>
              </w:divBdr>
            </w:div>
            <w:div w:id="1286472596">
              <w:marLeft w:val="0"/>
              <w:marRight w:val="0"/>
              <w:marTop w:val="0"/>
              <w:marBottom w:val="0"/>
              <w:divBdr>
                <w:top w:val="none" w:sz="0" w:space="0" w:color="auto"/>
                <w:left w:val="none" w:sz="0" w:space="0" w:color="auto"/>
                <w:bottom w:val="none" w:sz="0" w:space="0" w:color="auto"/>
                <w:right w:val="none" w:sz="0" w:space="0" w:color="auto"/>
              </w:divBdr>
            </w:div>
            <w:div w:id="1020082381">
              <w:marLeft w:val="0"/>
              <w:marRight w:val="0"/>
              <w:marTop w:val="0"/>
              <w:marBottom w:val="0"/>
              <w:divBdr>
                <w:top w:val="none" w:sz="0" w:space="0" w:color="auto"/>
                <w:left w:val="none" w:sz="0" w:space="0" w:color="auto"/>
                <w:bottom w:val="none" w:sz="0" w:space="0" w:color="auto"/>
                <w:right w:val="none" w:sz="0" w:space="0" w:color="auto"/>
              </w:divBdr>
            </w:div>
            <w:div w:id="680394986">
              <w:marLeft w:val="0"/>
              <w:marRight w:val="0"/>
              <w:marTop w:val="0"/>
              <w:marBottom w:val="0"/>
              <w:divBdr>
                <w:top w:val="none" w:sz="0" w:space="0" w:color="auto"/>
                <w:left w:val="none" w:sz="0" w:space="0" w:color="auto"/>
                <w:bottom w:val="none" w:sz="0" w:space="0" w:color="auto"/>
                <w:right w:val="none" w:sz="0" w:space="0" w:color="auto"/>
              </w:divBdr>
            </w:div>
            <w:div w:id="573130813">
              <w:marLeft w:val="0"/>
              <w:marRight w:val="0"/>
              <w:marTop w:val="0"/>
              <w:marBottom w:val="0"/>
              <w:divBdr>
                <w:top w:val="none" w:sz="0" w:space="0" w:color="auto"/>
                <w:left w:val="none" w:sz="0" w:space="0" w:color="auto"/>
                <w:bottom w:val="none" w:sz="0" w:space="0" w:color="auto"/>
                <w:right w:val="none" w:sz="0" w:space="0" w:color="auto"/>
              </w:divBdr>
            </w:div>
            <w:div w:id="1942106331">
              <w:marLeft w:val="0"/>
              <w:marRight w:val="0"/>
              <w:marTop w:val="0"/>
              <w:marBottom w:val="0"/>
              <w:divBdr>
                <w:top w:val="none" w:sz="0" w:space="0" w:color="auto"/>
                <w:left w:val="none" w:sz="0" w:space="0" w:color="auto"/>
                <w:bottom w:val="none" w:sz="0" w:space="0" w:color="auto"/>
                <w:right w:val="none" w:sz="0" w:space="0" w:color="auto"/>
              </w:divBdr>
            </w:div>
            <w:div w:id="1675305612">
              <w:marLeft w:val="0"/>
              <w:marRight w:val="0"/>
              <w:marTop w:val="0"/>
              <w:marBottom w:val="0"/>
              <w:divBdr>
                <w:top w:val="none" w:sz="0" w:space="0" w:color="auto"/>
                <w:left w:val="none" w:sz="0" w:space="0" w:color="auto"/>
                <w:bottom w:val="none" w:sz="0" w:space="0" w:color="auto"/>
                <w:right w:val="none" w:sz="0" w:space="0" w:color="auto"/>
              </w:divBdr>
            </w:div>
            <w:div w:id="1594317557">
              <w:marLeft w:val="0"/>
              <w:marRight w:val="0"/>
              <w:marTop w:val="0"/>
              <w:marBottom w:val="0"/>
              <w:divBdr>
                <w:top w:val="none" w:sz="0" w:space="0" w:color="auto"/>
                <w:left w:val="none" w:sz="0" w:space="0" w:color="auto"/>
                <w:bottom w:val="none" w:sz="0" w:space="0" w:color="auto"/>
                <w:right w:val="none" w:sz="0" w:space="0" w:color="auto"/>
              </w:divBdr>
            </w:div>
            <w:div w:id="350372906">
              <w:marLeft w:val="0"/>
              <w:marRight w:val="0"/>
              <w:marTop w:val="0"/>
              <w:marBottom w:val="0"/>
              <w:divBdr>
                <w:top w:val="none" w:sz="0" w:space="0" w:color="auto"/>
                <w:left w:val="none" w:sz="0" w:space="0" w:color="auto"/>
                <w:bottom w:val="none" w:sz="0" w:space="0" w:color="auto"/>
                <w:right w:val="none" w:sz="0" w:space="0" w:color="auto"/>
              </w:divBdr>
            </w:div>
            <w:div w:id="254481875">
              <w:marLeft w:val="0"/>
              <w:marRight w:val="0"/>
              <w:marTop w:val="0"/>
              <w:marBottom w:val="0"/>
              <w:divBdr>
                <w:top w:val="none" w:sz="0" w:space="0" w:color="auto"/>
                <w:left w:val="none" w:sz="0" w:space="0" w:color="auto"/>
                <w:bottom w:val="none" w:sz="0" w:space="0" w:color="auto"/>
                <w:right w:val="none" w:sz="0" w:space="0" w:color="auto"/>
              </w:divBdr>
            </w:div>
            <w:div w:id="1460490339">
              <w:marLeft w:val="0"/>
              <w:marRight w:val="0"/>
              <w:marTop w:val="0"/>
              <w:marBottom w:val="0"/>
              <w:divBdr>
                <w:top w:val="none" w:sz="0" w:space="0" w:color="auto"/>
                <w:left w:val="none" w:sz="0" w:space="0" w:color="auto"/>
                <w:bottom w:val="none" w:sz="0" w:space="0" w:color="auto"/>
                <w:right w:val="none" w:sz="0" w:space="0" w:color="auto"/>
              </w:divBdr>
            </w:div>
            <w:div w:id="104733348">
              <w:marLeft w:val="0"/>
              <w:marRight w:val="0"/>
              <w:marTop w:val="0"/>
              <w:marBottom w:val="0"/>
              <w:divBdr>
                <w:top w:val="none" w:sz="0" w:space="0" w:color="auto"/>
                <w:left w:val="none" w:sz="0" w:space="0" w:color="auto"/>
                <w:bottom w:val="none" w:sz="0" w:space="0" w:color="auto"/>
                <w:right w:val="none" w:sz="0" w:space="0" w:color="auto"/>
              </w:divBdr>
            </w:div>
            <w:div w:id="652414797">
              <w:marLeft w:val="0"/>
              <w:marRight w:val="0"/>
              <w:marTop w:val="0"/>
              <w:marBottom w:val="0"/>
              <w:divBdr>
                <w:top w:val="none" w:sz="0" w:space="0" w:color="auto"/>
                <w:left w:val="none" w:sz="0" w:space="0" w:color="auto"/>
                <w:bottom w:val="none" w:sz="0" w:space="0" w:color="auto"/>
                <w:right w:val="none" w:sz="0" w:space="0" w:color="auto"/>
              </w:divBdr>
            </w:div>
            <w:div w:id="434137239">
              <w:marLeft w:val="0"/>
              <w:marRight w:val="0"/>
              <w:marTop w:val="0"/>
              <w:marBottom w:val="0"/>
              <w:divBdr>
                <w:top w:val="none" w:sz="0" w:space="0" w:color="auto"/>
                <w:left w:val="none" w:sz="0" w:space="0" w:color="auto"/>
                <w:bottom w:val="none" w:sz="0" w:space="0" w:color="auto"/>
                <w:right w:val="none" w:sz="0" w:space="0" w:color="auto"/>
              </w:divBdr>
            </w:div>
            <w:div w:id="373846002">
              <w:marLeft w:val="0"/>
              <w:marRight w:val="0"/>
              <w:marTop w:val="0"/>
              <w:marBottom w:val="0"/>
              <w:divBdr>
                <w:top w:val="none" w:sz="0" w:space="0" w:color="auto"/>
                <w:left w:val="none" w:sz="0" w:space="0" w:color="auto"/>
                <w:bottom w:val="none" w:sz="0" w:space="0" w:color="auto"/>
                <w:right w:val="none" w:sz="0" w:space="0" w:color="auto"/>
              </w:divBdr>
            </w:div>
            <w:div w:id="11327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1907">
      <w:bodyDiv w:val="1"/>
      <w:marLeft w:val="0"/>
      <w:marRight w:val="0"/>
      <w:marTop w:val="0"/>
      <w:marBottom w:val="0"/>
      <w:divBdr>
        <w:top w:val="none" w:sz="0" w:space="0" w:color="auto"/>
        <w:left w:val="none" w:sz="0" w:space="0" w:color="auto"/>
        <w:bottom w:val="none" w:sz="0" w:space="0" w:color="auto"/>
        <w:right w:val="none" w:sz="0" w:space="0" w:color="auto"/>
      </w:divBdr>
      <w:divsChild>
        <w:div w:id="492641835">
          <w:marLeft w:val="0"/>
          <w:marRight w:val="0"/>
          <w:marTop w:val="0"/>
          <w:marBottom w:val="0"/>
          <w:divBdr>
            <w:top w:val="none" w:sz="0" w:space="0" w:color="auto"/>
            <w:left w:val="none" w:sz="0" w:space="0" w:color="auto"/>
            <w:bottom w:val="none" w:sz="0" w:space="0" w:color="auto"/>
            <w:right w:val="none" w:sz="0" w:space="0" w:color="auto"/>
          </w:divBdr>
          <w:divsChild>
            <w:div w:id="1906180965">
              <w:marLeft w:val="0"/>
              <w:marRight w:val="0"/>
              <w:marTop w:val="0"/>
              <w:marBottom w:val="0"/>
              <w:divBdr>
                <w:top w:val="none" w:sz="0" w:space="0" w:color="auto"/>
                <w:left w:val="none" w:sz="0" w:space="0" w:color="auto"/>
                <w:bottom w:val="none" w:sz="0" w:space="0" w:color="auto"/>
                <w:right w:val="none" w:sz="0" w:space="0" w:color="auto"/>
              </w:divBdr>
            </w:div>
            <w:div w:id="1210797440">
              <w:marLeft w:val="0"/>
              <w:marRight w:val="0"/>
              <w:marTop w:val="0"/>
              <w:marBottom w:val="0"/>
              <w:divBdr>
                <w:top w:val="none" w:sz="0" w:space="0" w:color="auto"/>
                <w:left w:val="none" w:sz="0" w:space="0" w:color="auto"/>
                <w:bottom w:val="none" w:sz="0" w:space="0" w:color="auto"/>
                <w:right w:val="none" w:sz="0" w:space="0" w:color="auto"/>
              </w:divBdr>
            </w:div>
            <w:div w:id="1100224975">
              <w:marLeft w:val="0"/>
              <w:marRight w:val="0"/>
              <w:marTop w:val="0"/>
              <w:marBottom w:val="0"/>
              <w:divBdr>
                <w:top w:val="none" w:sz="0" w:space="0" w:color="auto"/>
                <w:left w:val="none" w:sz="0" w:space="0" w:color="auto"/>
                <w:bottom w:val="none" w:sz="0" w:space="0" w:color="auto"/>
                <w:right w:val="none" w:sz="0" w:space="0" w:color="auto"/>
              </w:divBdr>
            </w:div>
            <w:div w:id="440686788">
              <w:marLeft w:val="0"/>
              <w:marRight w:val="0"/>
              <w:marTop w:val="0"/>
              <w:marBottom w:val="0"/>
              <w:divBdr>
                <w:top w:val="none" w:sz="0" w:space="0" w:color="auto"/>
                <w:left w:val="none" w:sz="0" w:space="0" w:color="auto"/>
                <w:bottom w:val="none" w:sz="0" w:space="0" w:color="auto"/>
                <w:right w:val="none" w:sz="0" w:space="0" w:color="auto"/>
              </w:divBdr>
            </w:div>
            <w:div w:id="138235195">
              <w:marLeft w:val="0"/>
              <w:marRight w:val="0"/>
              <w:marTop w:val="0"/>
              <w:marBottom w:val="0"/>
              <w:divBdr>
                <w:top w:val="none" w:sz="0" w:space="0" w:color="auto"/>
                <w:left w:val="none" w:sz="0" w:space="0" w:color="auto"/>
                <w:bottom w:val="none" w:sz="0" w:space="0" w:color="auto"/>
                <w:right w:val="none" w:sz="0" w:space="0" w:color="auto"/>
              </w:divBdr>
            </w:div>
            <w:div w:id="1642807683">
              <w:marLeft w:val="0"/>
              <w:marRight w:val="0"/>
              <w:marTop w:val="0"/>
              <w:marBottom w:val="0"/>
              <w:divBdr>
                <w:top w:val="none" w:sz="0" w:space="0" w:color="auto"/>
                <w:left w:val="none" w:sz="0" w:space="0" w:color="auto"/>
                <w:bottom w:val="none" w:sz="0" w:space="0" w:color="auto"/>
                <w:right w:val="none" w:sz="0" w:space="0" w:color="auto"/>
              </w:divBdr>
            </w:div>
            <w:div w:id="1389189936">
              <w:marLeft w:val="0"/>
              <w:marRight w:val="0"/>
              <w:marTop w:val="0"/>
              <w:marBottom w:val="0"/>
              <w:divBdr>
                <w:top w:val="none" w:sz="0" w:space="0" w:color="auto"/>
                <w:left w:val="none" w:sz="0" w:space="0" w:color="auto"/>
                <w:bottom w:val="none" w:sz="0" w:space="0" w:color="auto"/>
                <w:right w:val="none" w:sz="0" w:space="0" w:color="auto"/>
              </w:divBdr>
            </w:div>
            <w:div w:id="1732000114">
              <w:marLeft w:val="0"/>
              <w:marRight w:val="0"/>
              <w:marTop w:val="0"/>
              <w:marBottom w:val="0"/>
              <w:divBdr>
                <w:top w:val="none" w:sz="0" w:space="0" w:color="auto"/>
                <w:left w:val="none" w:sz="0" w:space="0" w:color="auto"/>
                <w:bottom w:val="none" w:sz="0" w:space="0" w:color="auto"/>
                <w:right w:val="none" w:sz="0" w:space="0" w:color="auto"/>
              </w:divBdr>
            </w:div>
            <w:div w:id="1788161932">
              <w:marLeft w:val="0"/>
              <w:marRight w:val="0"/>
              <w:marTop w:val="0"/>
              <w:marBottom w:val="0"/>
              <w:divBdr>
                <w:top w:val="none" w:sz="0" w:space="0" w:color="auto"/>
                <w:left w:val="none" w:sz="0" w:space="0" w:color="auto"/>
                <w:bottom w:val="none" w:sz="0" w:space="0" w:color="auto"/>
                <w:right w:val="none" w:sz="0" w:space="0" w:color="auto"/>
              </w:divBdr>
            </w:div>
            <w:div w:id="366565392">
              <w:marLeft w:val="0"/>
              <w:marRight w:val="0"/>
              <w:marTop w:val="0"/>
              <w:marBottom w:val="0"/>
              <w:divBdr>
                <w:top w:val="none" w:sz="0" w:space="0" w:color="auto"/>
                <w:left w:val="none" w:sz="0" w:space="0" w:color="auto"/>
                <w:bottom w:val="none" w:sz="0" w:space="0" w:color="auto"/>
                <w:right w:val="none" w:sz="0" w:space="0" w:color="auto"/>
              </w:divBdr>
            </w:div>
            <w:div w:id="1980769331">
              <w:marLeft w:val="0"/>
              <w:marRight w:val="0"/>
              <w:marTop w:val="0"/>
              <w:marBottom w:val="0"/>
              <w:divBdr>
                <w:top w:val="none" w:sz="0" w:space="0" w:color="auto"/>
                <w:left w:val="none" w:sz="0" w:space="0" w:color="auto"/>
                <w:bottom w:val="none" w:sz="0" w:space="0" w:color="auto"/>
                <w:right w:val="none" w:sz="0" w:space="0" w:color="auto"/>
              </w:divBdr>
            </w:div>
            <w:div w:id="1583643176">
              <w:marLeft w:val="0"/>
              <w:marRight w:val="0"/>
              <w:marTop w:val="0"/>
              <w:marBottom w:val="0"/>
              <w:divBdr>
                <w:top w:val="none" w:sz="0" w:space="0" w:color="auto"/>
                <w:left w:val="none" w:sz="0" w:space="0" w:color="auto"/>
                <w:bottom w:val="none" w:sz="0" w:space="0" w:color="auto"/>
                <w:right w:val="none" w:sz="0" w:space="0" w:color="auto"/>
              </w:divBdr>
            </w:div>
            <w:div w:id="2012953815">
              <w:marLeft w:val="0"/>
              <w:marRight w:val="0"/>
              <w:marTop w:val="0"/>
              <w:marBottom w:val="0"/>
              <w:divBdr>
                <w:top w:val="none" w:sz="0" w:space="0" w:color="auto"/>
                <w:left w:val="none" w:sz="0" w:space="0" w:color="auto"/>
                <w:bottom w:val="none" w:sz="0" w:space="0" w:color="auto"/>
                <w:right w:val="none" w:sz="0" w:space="0" w:color="auto"/>
              </w:divBdr>
            </w:div>
            <w:div w:id="357002838">
              <w:marLeft w:val="0"/>
              <w:marRight w:val="0"/>
              <w:marTop w:val="0"/>
              <w:marBottom w:val="0"/>
              <w:divBdr>
                <w:top w:val="none" w:sz="0" w:space="0" w:color="auto"/>
                <w:left w:val="none" w:sz="0" w:space="0" w:color="auto"/>
                <w:bottom w:val="none" w:sz="0" w:space="0" w:color="auto"/>
                <w:right w:val="none" w:sz="0" w:space="0" w:color="auto"/>
              </w:divBdr>
            </w:div>
            <w:div w:id="288165844">
              <w:marLeft w:val="0"/>
              <w:marRight w:val="0"/>
              <w:marTop w:val="0"/>
              <w:marBottom w:val="0"/>
              <w:divBdr>
                <w:top w:val="none" w:sz="0" w:space="0" w:color="auto"/>
                <w:left w:val="none" w:sz="0" w:space="0" w:color="auto"/>
                <w:bottom w:val="none" w:sz="0" w:space="0" w:color="auto"/>
                <w:right w:val="none" w:sz="0" w:space="0" w:color="auto"/>
              </w:divBdr>
            </w:div>
            <w:div w:id="1187400833">
              <w:marLeft w:val="0"/>
              <w:marRight w:val="0"/>
              <w:marTop w:val="0"/>
              <w:marBottom w:val="0"/>
              <w:divBdr>
                <w:top w:val="none" w:sz="0" w:space="0" w:color="auto"/>
                <w:left w:val="none" w:sz="0" w:space="0" w:color="auto"/>
                <w:bottom w:val="none" w:sz="0" w:space="0" w:color="auto"/>
                <w:right w:val="none" w:sz="0" w:space="0" w:color="auto"/>
              </w:divBdr>
            </w:div>
            <w:div w:id="127016617">
              <w:marLeft w:val="0"/>
              <w:marRight w:val="0"/>
              <w:marTop w:val="0"/>
              <w:marBottom w:val="0"/>
              <w:divBdr>
                <w:top w:val="none" w:sz="0" w:space="0" w:color="auto"/>
                <w:left w:val="none" w:sz="0" w:space="0" w:color="auto"/>
                <w:bottom w:val="none" w:sz="0" w:space="0" w:color="auto"/>
                <w:right w:val="none" w:sz="0" w:space="0" w:color="auto"/>
              </w:divBdr>
            </w:div>
            <w:div w:id="1567449611">
              <w:marLeft w:val="0"/>
              <w:marRight w:val="0"/>
              <w:marTop w:val="0"/>
              <w:marBottom w:val="0"/>
              <w:divBdr>
                <w:top w:val="none" w:sz="0" w:space="0" w:color="auto"/>
                <w:left w:val="none" w:sz="0" w:space="0" w:color="auto"/>
                <w:bottom w:val="none" w:sz="0" w:space="0" w:color="auto"/>
                <w:right w:val="none" w:sz="0" w:space="0" w:color="auto"/>
              </w:divBdr>
            </w:div>
            <w:div w:id="1435595721">
              <w:marLeft w:val="0"/>
              <w:marRight w:val="0"/>
              <w:marTop w:val="0"/>
              <w:marBottom w:val="0"/>
              <w:divBdr>
                <w:top w:val="none" w:sz="0" w:space="0" w:color="auto"/>
                <w:left w:val="none" w:sz="0" w:space="0" w:color="auto"/>
                <w:bottom w:val="none" w:sz="0" w:space="0" w:color="auto"/>
                <w:right w:val="none" w:sz="0" w:space="0" w:color="auto"/>
              </w:divBdr>
            </w:div>
            <w:div w:id="218833407">
              <w:marLeft w:val="0"/>
              <w:marRight w:val="0"/>
              <w:marTop w:val="0"/>
              <w:marBottom w:val="0"/>
              <w:divBdr>
                <w:top w:val="none" w:sz="0" w:space="0" w:color="auto"/>
                <w:left w:val="none" w:sz="0" w:space="0" w:color="auto"/>
                <w:bottom w:val="none" w:sz="0" w:space="0" w:color="auto"/>
                <w:right w:val="none" w:sz="0" w:space="0" w:color="auto"/>
              </w:divBdr>
            </w:div>
            <w:div w:id="847478443">
              <w:marLeft w:val="0"/>
              <w:marRight w:val="0"/>
              <w:marTop w:val="0"/>
              <w:marBottom w:val="0"/>
              <w:divBdr>
                <w:top w:val="none" w:sz="0" w:space="0" w:color="auto"/>
                <w:left w:val="none" w:sz="0" w:space="0" w:color="auto"/>
                <w:bottom w:val="none" w:sz="0" w:space="0" w:color="auto"/>
                <w:right w:val="none" w:sz="0" w:space="0" w:color="auto"/>
              </w:divBdr>
            </w:div>
            <w:div w:id="187647077">
              <w:marLeft w:val="0"/>
              <w:marRight w:val="0"/>
              <w:marTop w:val="0"/>
              <w:marBottom w:val="0"/>
              <w:divBdr>
                <w:top w:val="none" w:sz="0" w:space="0" w:color="auto"/>
                <w:left w:val="none" w:sz="0" w:space="0" w:color="auto"/>
                <w:bottom w:val="none" w:sz="0" w:space="0" w:color="auto"/>
                <w:right w:val="none" w:sz="0" w:space="0" w:color="auto"/>
              </w:divBdr>
            </w:div>
            <w:div w:id="2136676125">
              <w:marLeft w:val="0"/>
              <w:marRight w:val="0"/>
              <w:marTop w:val="0"/>
              <w:marBottom w:val="0"/>
              <w:divBdr>
                <w:top w:val="none" w:sz="0" w:space="0" w:color="auto"/>
                <w:left w:val="none" w:sz="0" w:space="0" w:color="auto"/>
                <w:bottom w:val="none" w:sz="0" w:space="0" w:color="auto"/>
                <w:right w:val="none" w:sz="0" w:space="0" w:color="auto"/>
              </w:divBdr>
            </w:div>
            <w:div w:id="1134714403">
              <w:marLeft w:val="0"/>
              <w:marRight w:val="0"/>
              <w:marTop w:val="0"/>
              <w:marBottom w:val="0"/>
              <w:divBdr>
                <w:top w:val="none" w:sz="0" w:space="0" w:color="auto"/>
                <w:left w:val="none" w:sz="0" w:space="0" w:color="auto"/>
                <w:bottom w:val="none" w:sz="0" w:space="0" w:color="auto"/>
                <w:right w:val="none" w:sz="0" w:space="0" w:color="auto"/>
              </w:divBdr>
            </w:div>
            <w:div w:id="2065328494">
              <w:marLeft w:val="0"/>
              <w:marRight w:val="0"/>
              <w:marTop w:val="0"/>
              <w:marBottom w:val="0"/>
              <w:divBdr>
                <w:top w:val="none" w:sz="0" w:space="0" w:color="auto"/>
                <w:left w:val="none" w:sz="0" w:space="0" w:color="auto"/>
                <w:bottom w:val="none" w:sz="0" w:space="0" w:color="auto"/>
                <w:right w:val="none" w:sz="0" w:space="0" w:color="auto"/>
              </w:divBdr>
            </w:div>
            <w:div w:id="906887898">
              <w:marLeft w:val="0"/>
              <w:marRight w:val="0"/>
              <w:marTop w:val="0"/>
              <w:marBottom w:val="0"/>
              <w:divBdr>
                <w:top w:val="none" w:sz="0" w:space="0" w:color="auto"/>
                <w:left w:val="none" w:sz="0" w:space="0" w:color="auto"/>
                <w:bottom w:val="none" w:sz="0" w:space="0" w:color="auto"/>
                <w:right w:val="none" w:sz="0" w:space="0" w:color="auto"/>
              </w:divBdr>
            </w:div>
            <w:div w:id="1549224161">
              <w:marLeft w:val="0"/>
              <w:marRight w:val="0"/>
              <w:marTop w:val="0"/>
              <w:marBottom w:val="0"/>
              <w:divBdr>
                <w:top w:val="none" w:sz="0" w:space="0" w:color="auto"/>
                <w:left w:val="none" w:sz="0" w:space="0" w:color="auto"/>
                <w:bottom w:val="none" w:sz="0" w:space="0" w:color="auto"/>
                <w:right w:val="none" w:sz="0" w:space="0" w:color="auto"/>
              </w:divBdr>
            </w:div>
            <w:div w:id="1855604372">
              <w:marLeft w:val="0"/>
              <w:marRight w:val="0"/>
              <w:marTop w:val="0"/>
              <w:marBottom w:val="0"/>
              <w:divBdr>
                <w:top w:val="none" w:sz="0" w:space="0" w:color="auto"/>
                <w:left w:val="none" w:sz="0" w:space="0" w:color="auto"/>
                <w:bottom w:val="none" w:sz="0" w:space="0" w:color="auto"/>
                <w:right w:val="none" w:sz="0" w:space="0" w:color="auto"/>
              </w:divBdr>
            </w:div>
            <w:div w:id="811756390">
              <w:marLeft w:val="0"/>
              <w:marRight w:val="0"/>
              <w:marTop w:val="0"/>
              <w:marBottom w:val="0"/>
              <w:divBdr>
                <w:top w:val="none" w:sz="0" w:space="0" w:color="auto"/>
                <w:left w:val="none" w:sz="0" w:space="0" w:color="auto"/>
                <w:bottom w:val="none" w:sz="0" w:space="0" w:color="auto"/>
                <w:right w:val="none" w:sz="0" w:space="0" w:color="auto"/>
              </w:divBdr>
            </w:div>
            <w:div w:id="1372921540">
              <w:marLeft w:val="0"/>
              <w:marRight w:val="0"/>
              <w:marTop w:val="0"/>
              <w:marBottom w:val="0"/>
              <w:divBdr>
                <w:top w:val="none" w:sz="0" w:space="0" w:color="auto"/>
                <w:left w:val="none" w:sz="0" w:space="0" w:color="auto"/>
                <w:bottom w:val="none" w:sz="0" w:space="0" w:color="auto"/>
                <w:right w:val="none" w:sz="0" w:space="0" w:color="auto"/>
              </w:divBdr>
            </w:div>
            <w:div w:id="1396708112">
              <w:marLeft w:val="0"/>
              <w:marRight w:val="0"/>
              <w:marTop w:val="0"/>
              <w:marBottom w:val="0"/>
              <w:divBdr>
                <w:top w:val="none" w:sz="0" w:space="0" w:color="auto"/>
                <w:left w:val="none" w:sz="0" w:space="0" w:color="auto"/>
                <w:bottom w:val="none" w:sz="0" w:space="0" w:color="auto"/>
                <w:right w:val="none" w:sz="0" w:space="0" w:color="auto"/>
              </w:divBdr>
            </w:div>
            <w:div w:id="1727995241">
              <w:marLeft w:val="0"/>
              <w:marRight w:val="0"/>
              <w:marTop w:val="0"/>
              <w:marBottom w:val="0"/>
              <w:divBdr>
                <w:top w:val="none" w:sz="0" w:space="0" w:color="auto"/>
                <w:left w:val="none" w:sz="0" w:space="0" w:color="auto"/>
                <w:bottom w:val="none" w:sz="0" w:space="0" w:color="auto"/>
                <w:right w:val="none" w:sz="0" w:space="0" w:color="auto"/>
              </w:divBdr>
            </w:div>
            <w:div w:id="1537814989">
              <w:marLeft w:val="0"/>
              <w:marRight w:val="0"/>
              <w:marTop w:val="0"/>
              <w:marBottom w:val="0"/>
              <w:divBdr>
                <w:top w:val="none" w:sz="0" w:space="0" w:color="auto"/>
                <w:left w:val="none" w:sz="0" w:space="0" w:color="auto"/>
                <w:bottom w:val="none" w:sz="0" w:space="0" w:color="auto"/>
                <w:right w:val="none" w:sz="0" w:space="0" w:color="auto"/>
              </w:divBdr>
            </w:div>
            <w:div w:id="393116636">
              <w:marLeft w:val="0"/>
              <w:marRight w:val="0"/>
              <w:marTop w:val="0"/>
              <w:marBottom w:val="0"/>
              <w:divBdr>
                <w:top w:val="none" w:sz="0" w:space="0" w:color="auto"/>
                <w:left w:val="none" w:sz="0" w:space="0" w:color="auto"/>
                <w:bottom w:val="none" w:sz="0" w:space="0" w:color="auto"/>
                <w:right w:val="none" w:sz="0" w:space="0" w:color="auto"/>
              </w:divBdr>
            </w:div>
            <w:div w:id="1532759994">
              <w:marLeft w:val="0"/>
              <w:marRight w:val="0"/>
              <w:marTop w:val="0"/>
              <w:marBottom w:val="0"/>
              <w:divBdr>
                <w:top w:val="none" w:sz="0" w:space="0" w:color="auto"/>
                <w:left w:val="none" w:sz="0" w:space="0" w:color="auto"/>
                <w:bottom w:val="none" w:sz="0" w:space="0" w:color="auto"/>
                <w:right w:val="none" w:sz="0" w:space="0" w:color="auto"/>
              </w:divBdr>
            </w:div>
            <w:div w:id="13395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9046">
      <w:bodyDiv w:val="1"/>
      <w:marLeft w:val="0"/>
      <w:marRight w:val="0"/>
      <w:marTop w:val="0"/>
      <w:marBottom w:val="0"/>
      <w:divBdr>
        <w:top w:val="none" w:sz="0" w:space="0" w:color="auto"/>
        <w:left w:val="none" w:sz="0" w:space="0" w:color="auto"/>
        <w:bottom w:val="none" w:sz="0" w:space="0" w:color="auto"/>
        <w:right w:val="none" w:sz="0" w:space="0" w:color="auto"/>
      </w:divBdr>
      <w:divsChild>
        <w:div w:id="1053194205">
          <w:marLeft w:val="0"/>
          <w:marRight w:val="0"/>
          <w:marTop w:val="0"/>
          <w:marBottom w:val="0"/>
          <w:divBdr>
            <w:top w:val="none" w:sz="0" w:space="0" w:color="auto"/>
            <w:left w:val="none" w:sz="0" w:space="0" w:color="auto"/>
            <w:bottom w:val="none" w:sz="0" w:space="0" w:color="auto"/>
            <w:right w:val="none" w:sz="0" w:space="0" w:color="auto"/>
          </w:divBdr>
          <w:divsChild>
            <w:div w:id="1788886723">
              <w:marLeft w:val="0"/>
              <w:marRight w:val="0"/>
              <w:marTop w:val="0"/>
              <w:marBottom w:val="0"/>
              <w:divBdr>
                <w:top w:val="none" w:sz="0" w:space="0" w:color="auto"/>
                <w:left w:val="none" w:sz="0" w:space="0" w:color="auto"/>
                <w:bottom w:val="none" w:sz="0" w:space="0" w:color="auto"/>
                <w:right w:val="none" w:sz="0" w:space="0" w:color="auto"/>
              </w:divBdr>
            </w:div>
            <w:div w:id="1257252370">
              <w:marLeft w:val="0"/>
              <w:marRight w:val="0"/>
              <w:marTop w:val="0"/>
              <w:marBottom w:val="0"/>
              <w:divBdr>
                <w:top w:val="none" w:sz="0" w:space="0" w:color="auto"/>
                <w:left w:val="none" w:sz="0" w:space="0" w:color="auto"/>
                <w:bottom w:val="none" w:sz="0" w:space="0" w:color="auto"/>
                <w:right w:val="none" w:sz="0" w:space="0" w:color="auto"/>
              </w:divBdr>
            </w:div>
            <w:div w:id="48456004">
              <w:marLeft w:val="0"/>
              <w:marRight w:val="0"/>
              <w:marTop w:val="0"/>
              <w:marBottom w:val="0"/>
              <w:divBdr>
                <w:top w:val="none" w:sz="0" w:space="0" w:color="auto"/>
                <w:left w:val="none" w:sz="0" w:space="0" w:color="auto"/>
                <w:bottom w:val="none" w:sz="0" w:space="0" w:color="auto"/>
                <w:right w:val="none" w:sz="0" w:space="0" w:color="auto"/>
              </w:divBdr>
            </w:div>
            <w:div w:id="200634734">
              <w:marLeft w:val="0"/>
              <w:marRight w:val="0"/>
              <w:marTop w:val="0"/>
              <w:marBottom w:val="0"/>
              <w:divBdr>
                <w:top w:val="none" w:sz="0" w:space="0" w:color="auto"/>
                <w:left w:val="none" w:sz="0" w:space="0" w:color="auto"/>
                <w:bottom w:val="none" w:sz="0" w:space="0" w:color="auto"/>
                <w:right w:val="none" w:sz="0" w:space="0" w:color="auto"/>
              </w:divBdr>
            </w:div>
            <w:div w:id="800422501">
              <w:marLeft w:val="0"/>
              <w:marRight w:val="0"/>
              <w:marTop w:val="0"/>
              <w:marBottom w:val="0"/>
              <w:divBdr>
                <w:top w:val="none" w:sz="0" w:space="0" w:color="auto"/>
                <w:left w:val="none" w:sz="0" w:space="0" w:color="auto"/>
                <w:bottom w:val="none" w:sz="0" w:space="0" w:color="auto"/>
                <w:right w:val="none" w:sz="0" w:space="0" w:color="auto"/>
              </w:divBdr>
            </w:div>
            <w:div w:id="410200834">
              <w:marLeft w:val="0"/>
              <w:marRight w:val="0"/>
              <w:marTop w:val="0"/>
              <w:marBottom w:val="0"/>
              <w:divBdr>
                <w:top w:val="none" w:sz="0" w:space="0" w:color="auto"/>
                <w:left w:val="none" w:sz="0" w:space="0" w:color="auto"/>
                <w:bottom w:val="none" w:sz="0" w:space="0" w:color="auto"/>
                <w:right w:val="none" w:sz="0" w:space="0" w:color="auto"/>
              </w:divBdr>
            </w:div>
            <w:div w:id="1924221961">
              <w:marLeft w:val="0"/>
              <w:marRight w:val="0"/>
              <w:marTop w:val="0"/>
              <w:marBottom w:val="0"/>
              <w:divBdr>
                <w:top w:val="none" w:sz="0" w:space="0" w:color="auto"/>
                <w:left w:val="none" w:sz="0" w:space="0" w:color="auto"/>
                <w:bottom w:val="none" w:sz="0" w:space="0" w:color="auto"/>
                <w:right w:val="none" w:sz="0" w:space="0" w:color="auto"/>
              </w:divBdr>
            </w:div>
            <w:div w:id="206644603">
              <w:marLeft w:val="0"/>
              <w:marRight w:val="0"/>
              <w:marTop w:val="0"/>
              <w:marBottom w:val="0"/>
              <w:divBdr>
                <w:top w:val="none" w:sz="0" w:space="0" w:color="auto"/>
                <w:left w:val="none" w:sz="0" w:space="0" w:color="auto"/>
                <w:bottom w:val="none" w:sz="0" w:space="0" w:color="auto"/>
                <w:right w:val="none" w:sz="0" w:space="0" w:color="auto"/>
              </w:divBdr>
            </w:div>
            <w:div w:id="2067415444">
              <w:marLeft w:val="0"/>
              <w:marRight w:val="0"/>
              <w:marTop w:val="0"/>
              <w:marBottom w:val="0"/>
              <w:divBdr>
                <w:top w:val="none" w:sz="0" w:space="0" w:color="auto"/>
                <w:left w:val="none" w:sz="0" w:space="0" w:color="auto"/>
                <w:bottom w:val="none" w:sz="0" w:space="0" w:color="auto"/>
                <w:right w:val="none" w:sz="0" w:space="0" w:color="auto"/>
              </w:divBdr>
            </w:div>
            <w:div w:id="2009014711">
              <w:marLeft w:val="0"/>
              <w:marRight w:val="0"/>
              <w:marTop w:val="0"/>
              <w:marBottom w:val="0"/>
              <w:divBdr>
                <w:top w:val="none" w:sz="0" w:space="0" w:color="auto"/>
                <w:left w:val="none" w:sz="0" w:space="0" w:color="auto"/>
                <w:bottom w:val="none" w:sz="0" w:space="0" w:color="auto"/>
                <w:right w:val="none" w:sz="0" w:space="0" w:color="auto"/>
              </w:divBdr>
            </w:div>
            <w:div w:id="1774473362">
              <w:marLeft w:val="0"/>
              <w:marRight w:val="0"/>
              <w:marTop w:val="0"/>
              <w:marBottom w:val="0"/>
              <w:divBdr>
                <w:top w:val="none" w:sz="0" w:space="0" w:color="auto"/>
                <w:left w:val="none" w:sz="0" w:space="0" w:color="auto"/>
                <w:bottom w:val="none" w:sz="0" w:space="0" w:color="auto"/>
                <w:right w:val="none" w:sz="0" w:space="0" w:color="auto"/>
              </w:divBdr>
            </w:div>
            <w:div w:id="469246183">
              <w:marLeft w:val="0"/>
              <w:marRight w:val="0"/>
              <w:marTop w:val="0"/>
              <w:marBottom w:val="0"/>
              <w:divBdr>
                <w:top w:val="none" w:sz="0" w:space="0" w:color="auto"/>
                <w:left w:val="none" w:sz="0" w:space="0" w:color="auto"/>
                <w:bottom w:val="none" w:sz="0" w:space="0" w:color="auto"/>
                <w:right w:val="none" w:sz="0" w:space="0" w:color="auto"/>
              </w:divBdr>
            </w:div>
            <w:div w:id="1568492766">
              <w:marLeft w:val="0"/>
              <w:marRight w:val="0"/>
              <w:marTop w:val="0"/>
              <w:marBottom w:val="0"/>
              <w:divBdr>
                <w:top w:val="none" w:sz="0" w:space="0" w:color="auto"/>
                <w:left w:val="none" w:sz="0" w:space="0" w:color="auto"/>
                <w:bottom w:val="none" w:sz="0" w:space="0" w:color="auto"/>
                <w:right w:val="none" w:sz="0" w:space="0" w:color="auto"/>
              </w:divBdr>
            </w:div>
            <w:div w:id="309747017">
              <w:marLeft w:val="0"/>
              <w:marRight w:val="0"/>
              <w:marTop w:val="0"/>
              <w:marBottom w:val="0"/>
              <w:divBdr>
                <w:top w:val="none" w:sz="0" w:space="0" w:color="auto"/>
                <w:left w:val="none" w:sz="0" w:space="0" w:color="auto"/>
                <w:bottom w:val="none" w:sz="0" w:space="0" w:color="auto"/>
                <w:right w:val="none" w:sz="0" w:space="0" w:color="auto"/>
              </w:divBdr>
            </w:div>
            <w:div w:id="1783527053">
              <w:marLeft w:val="0"/>
              <w:marRight w:val="0"/>
              <w:marTop w:val="0"/>
              <w:marBottom w:val="0"/>
              <w:divBdr>
                <w:top w:val="none" w:sz="0" w:space="0" w:color="auto"/>
                <w:left w:val="none" w:sz="0" w:space="0" w:color="auto"/>
                <w:bottom w:val="none" w:sz="0" w:space="0" w:color="auto"/>
                <w:right w:val="none" w:sz="0" w:space="0" w:color="auto"/>
              </w:divBdr>
            </w:div>
            <w:div w:id="970358702">
              <w:marLeft w:val="0"/>
              <w:marRight w:val="0"/>
              <w:marTop w:val="0"/>
              <w:marBottom w:val="0"/>
              <w:divBdr>
                <w:top w:val="none" w:sz="0" w:space="0" w:color="auto"/>
                <w:left w:val="none" w:sz="0" w:space="0" w:color="auto"/>
                <w:bottom w:val="none" w:sz="0" w:space="0" w:color="auto"/>
                <w:right w:val="none" w:sz="0" w:space="0" w:color="auto"/>
              </w:divBdr>
            </w:div>
            <w:div w:id="1669863405">
              <w:marLeft w:val="0"/>
              <w:marRight w:val="0"/>
              <w:marTop w:val="0"/>
              <w:marBottom w:val="0"/>
              <w:divBdr>
                <w:top w:val="none" w:sz="0" w:space="0" w:color="auto"/>
                <w:left w:val="none" w:sz="0" w:space="0" w:color="auto"/>
                <w:bottom w:val="none" w:sz="0" w:space="0" w:color="auto"/>
                <w:right w:val="none" w:sz="0" w:space="0" w:color="auto"/>
              </w:divBdr>
            </w:div>
            <w:div w:id="1963686317">
              <w:marLeft w:val="0"/>
              <w:marRight w:val="0"/>
              <w:marTop w:val="0"/>
              <w:marBottom w:val="0"/>
              <w:divBdr>
                <w:top w:val="none" w:sz="0" w:space="0" w:color="auto"/>
                <w:left w:val="none" w:sz="0" w:space="0" w:color="auto"/>
                <w:bottom w:val="none" w:sz="0" w:space="0" w:color="auto"/>
                <w:right w:val="none" w:sz="0" w:space="0" w:color="auto"/>
              </w:divBdr>
            </w:div>
            <w:div w:id="19361241">
              <w:marLeft w:val="0"/>
              <w:marRight w:val="0"/>
              <w:marTop w:val="0"/>
              <w:marBottom w:val="0"/>
              <w:divBdr>
                <w:top w:val="none" w:sz="0" w:space="0" w:color="auto"/>
                <w:left w:val="none" w:sz="0" w:space="0" w:color="auto"/>
                <w:bottom w:val="none" w:sz="0" w:space="0" w:color="auto"/>
                <w:right w:val="none" w:sz="0" w:space="0" w:color="auto"/>
              </w:divBdr>
            </w:div>
            <w:div w:id="12253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575">
      <w:bodyDiv w:val="1"/>
      <w:marLeft w:val="0"/>
      <w:marRight w:val="0"/>
      <w:marTop w:val="0"/>
      <w:marBottom w:val="0"/>
      <w:divBdr>
        <w:top w:val="none" w:sz="0" w:space="0" w:color="auto"/>
        <w:left w:val="none" w:sz="0" w:space="0" w:color="auto"/>
        <w:bottom w:val="none" w:sz="0" w:space="0" w:color="auto"/>
        <w:right w:val="none" w:sz="0" w:space="0" w:color="auto"/>
      </w:divBdr>
      <w:divsChild>
        <w:div w:id="2063215769">
          <w:marLeft w:val="0"/>
          <w:marRight w:val="0"/>
          <w:marTop w:val="0"/>
          <w:marBottom w:val="0"/>
          <w:divBdr>
            <w:top w:val="none" w:sz="0" w:space="0" w:color="auto"/>
            <w:left w:val="none" w:sz="0" w:space="0" w:color="auto"/>
            <w:bottom w:val="none" w:sz="0" w:space="0" w:color="auto"/>
            <w:right w:val="none" w:sz="0" w:space="0" w:color="auto"/>
          </w:divBdr>
          <w:divsChild>
            <w:div w:id="1971670662">
              <w:marLeft w:val="0"/>
              <w:marRight w:val="0"/>
              <w:marTop w:val="0"/>
              <w:marBottom w:val="0"/>
              <w:divBdr>
                <w:top w:val="none" w:sz="0" w:space="0" w:color="auto"/>
                <w:left w:val="none" w:sz="0" w:space="0" w:color="auto"/>
                <w:bottom w:val="none" w:sz="0" w:space="0" w:color="auto"/>
                <w:right w:val="none" w:sz="0" w:space="0" w:color="auto"/>
              </w:divBdr>
            </w:div>
            <w:div w:id="2017489588">
              <w:marLeft w:val="0"/>
              <w:marRight w:val="0"/>
              <w:marTop w:val="0"/>
              <w:marBottom w:val="0"/>
              <w:divBdr>
                <w:top w:val="none" w:sz="0" w:space="0" w:color="auto"/>
                <w:left w:val="none" w:sz="0" w:space="0" w:color="auto"/>
                <w:bottom w:val="none" w:sz="0" w:space="0" w:color="auto"/>
                <w:right w:val="none" w:sz="0" w:space="0" w:color="auto"/>
              </w:divBdr>
            </w:div>
            <w:div w:id="427504620">
              <w:marLeft w:val="0"/>
              <w:marRight w:val="0"/>
              <w:marTop w:val="0"/>
              <w:marBottom w:val="0"/>
              <w:divBdr>
                <w:top w:val="none" w:sz="0" w:space="0" w:color="auto"/>
                <w:left w:val="none" w:sz="0" w:space="0" w:color="auto"/>
                <w:bottom w:val="none" w:sz="0" w:space="0" w:color="auto"/>
                <w:right w:val="none" w:sz="0" w:space="0" w:color="auto"/>
              </w:divBdr>
            </w:div>
            <w:div w:id="202524365">
              <w:marLeft w:val="0"/>
              <w:marRight w:val="0"/>
              <w:marTop w:val="0"/>
              <w:marBottom w:val="0"/>
              <w:divBdr>
                <w:top w:val="none" w:sz="0" w:space="0" w:color="auto"/>
                <w:left w:val="none" w:sz="0" w:space="0" w:color="auto"/>
                <w:bottom w:val="none" w:sz="0" w:space="0" w:color="auto"/>
                <w:right w:val="none" w:sz="0" w:space="0" w:color="auto"/>
              </w:divBdr>
            </w:div>
            <w:div w:id="1207638390">
              <w:marLeft w:val="0"/>
              <w:marRight w:val="0"/>
              <w:marTop w:val="0"/>
              <w:marBottom w:val="0"/>
              <w:divBdr>
                <w:top w:val="none" w:sz="0" w:space="0" w:color="auto"/>
                <w:left w:val="none" w:sz="0" w:space="0" w:color="auto"/>
                <w:bottom w:val="none" w:sz="0" w:space="0" w:color="auto"/>
                <w:right w:val="none" w:sz="0" w:space="0" w:color="auto"/>
              </w:divBdr>
            </w:div>
            <w:div w:id="1217661912">
              <w:marLeft w:val="0"/>
              <w:marRight w:val="0"/>
              <w:marTop w:val="0"/>
              <w:marBottom w:val="0"/>
              <w:divBdr>
                <w:top w:val="none" w:sz="0" w:space="0" w:color="auto"/>
                <w:left w:val="none" w:sz="0" w:space="0" w:color="auto"/>
                <w:bottom w:val="none" w:sz="0" w:space="0" w:color="auto"/>
                <w:right w:val="none" w:sz="0" w:space="0" w:color="auto"/>
              </w:divBdr>
            </w:div>
            <w:div w:id="2014912753">
              <w:marLeft w:val="0"/>
              <w:marRight w:val="0"/>
              <w:marTop w:val="0"/>
              <w:marBottom w:val="0"/>
              <w:divBdr>
                <w:top w:val="none" w:sz="0" w:space="0" w:color="auto"/>
                <w:left w:val="none" w:sz="0" w:space="0" w:color="auto"/>
                <w:bottom w:val="none" w:sz="0" w:space="0" w:color="auto"/>
                <w:right w:val="none" w:sz="0" w:space="0" w:color="auto"/>
              </w:divBdr>
            </w:div>
            <w:div w:id="1029181521">
              <w:marLeft w:val="0"/>
              <w:marRight w:val="0"/>
              <w:marTop w:val="0"/>
              <w:marBottom w:val="0"/>
              <w:divBdr>
                <w:top w:val="none" w:sz="0" w:space="0" w:color="auto"/>
                <w:left w:val="none" w:sz="0" w:space="0" w:color="auto"/>
                <w:bottom w:val="none" w:sz="0" w:space="0" w:color="auto"/>
                <w:right w:val="none" w:sz="0" w:space="0" w:color="auto"/>
              </w:divBdr>
            </w:div>
            <w:div w:id="1962416657">
              <w:marLeft w:val="0"/>
              <w:marRight w:val="0"/>
              <w:marTop w:val="0"/>
              <w:marBottom w:val="0"/>
              <w:divBdr>
                <w:top w:val="none" w:sz="0" w:space="0" w:color="auto"/>
                <w:left w:val="none" w:sz="0" w:space="0" w:color="auto"/>
                <w:bottom w:val="none" w:sz="0" w:space="0" w:color="auto"/>
                <w:right w:val="none" w:sz="0" w:space="0" w:color="auto"/>
              </w:divBdr>
            </w:div>
            <w:div w:id="366105113">
              <w:marLeft w:val="0"/>
              <w:marRight w:val="0"/>
              <w:marTop w:val="0"/>
              <w:marBottom w:val="0"/>
              <w:divBdr>
                <w:top w:val="none" w:sz="0" w:space="0" w:color="auto"/>
                <w:left w:val="none" w:sz="0" w:space="0" w:color="auto"/>
                <w:bottom w:val="none" w:sz="0" w:space="0" w:color="auto"/>
                <w:right w:val="none" w:sz="0" w:space="0" w:color="auto"/>
              </w:divBdr>
            </w:div>
            <w:div w:id="504513050">
              <w:marLeft w:val="0"/>
              <w:marRight w:val="0"/>
              <w:marTop w:val="0"/>
              <w:marBottom w:val="0"/>
              <w:divBdr>
                <w:top w:val="none" w:sz="0" w:space="0" w:color="auto"/>
                <w:left w:val="none" w:sz="0" w:space="0" w:color="auto"/>
                <w:bottom w:val="none" w:sz="0" w:space="0" w:color="auto"/>
                <w:right w:val="none" w:sz="0" w:space="0" w:color="auto"/>
              </w:divBdr>
            </w:div>
            <w:div w:id="2025937013">
              <w:marLeft w:val="0"/>
              <w:marRight w:val="0"/>
              <w:marTop w:val="0"/>
              <w:marBottom w:val="0"/>
              <w:divBdr>
                <w:top w:val="none" w:sz="0" w:space="0" w:color="auto"/>
                <w:left w:val="none" w:sz="0" w:space="0" w:color="auto"/>
                <w:bottom w:val="none" w:sz="0" w:space="0" w:color="auto"/>
                <w:right w:val="none" w:sz="0" w:space="0" w:color="auto"/>
              </w:divBdr>
            </w:div>
            <w:div w:id="352340445">
              <w:marLeft w:val="0"/>
              <w:marRight w:val="0"/>
              <w:marTop w:val="0"/>
              <w:marBottom w:val="0"/>
              <w:divBdr>
                <w:top w:val="none" w:sz="0" w:space="0" w:color="auto"/>
                <w:left w:val="none" w:sz="0" w:space="0" w:color="auto"/>
                <w:bottom w:val="none" w:sz="0" w:space="0" w:color="auto"/>
                <w:right w:val="none" w:sz="0" w:space="0" w:color="auto"/>
              </w:divBdr>
            </w:div>
            <w:div w:id="860169200">
              <w:marLeft w:val="0"/>
              <w:marRight w:val="0"/>
              <w:marTop w:val="0"/>
              <w:marBottom w:val="0"/>
              <w:divBdr>
                <w:top w:val="none" w:sz="0" w:space="0" w:color="auto"/>
                <w:left w:val="none" w:sz="0" w:space="0" w:color="auto"/>
                <w:bottom w:val="none" w:sz="0" w:space="0" w:color="auto"/>
                <w:right w:val="none" w:sz="0" w:space="0" w:color="auto"/>
              </w:divBdr>
            </w:div>
            <w:div w:id="1023476841">
              <w:marLeft w:val="0"/>
              <w:marRight w:val="0"/>
              <w:marTop w:val="0"/>
              <w:marBottom w:val="0"/>
              <w:divBdr>
                <w:top w:val="none" w:sz="0" w:space="0" w:color="auto"/>
                <w:left w:val="none" w:sz="0" w:space="0" w:color="auto"/>
                <w:bottom w:val="none" w:sz="0" w:space="0" w:color="auto"/>
                <w:right w:val="none" w:sz="0" w:space="0" w:color="auto"/>
              </w:divBdr>
            </w:div>
            <w:div w:id="785736542">
              <w:marLeft w:val="0"/>
              <w:marRight w:val="0"/>
              <w:marTop w:val="0"/>
              <w:marBottom w:val="0"/>
              <w:divBdr>
                <w:top w:val="none" w:sz="0" w:space="0" w:color="auto"/>
                <w:left w:val="none" w:sz="0" w:space="0" w:color="auto"/>
                <w:bottom w:val="none" w:sz="0" w:space="0" w:color="auto"/>
                <w:right w:val="none" w:sz="0" w:space="0" w:color="auto"/>
              </w:divBdr>
            </w:div>
            <w:div w:id="714936449">
              <w:marLeft w:val="0"/>
              <w:marRight w:val="0"/>
              <w:marTop w:val="0"/>
              <w:marBottom w:val="0"/>
              <w:divBdr>
                <w:top w:val="none" w:sz="0" w:space="0" w:color="auto"/>
                <w:left w:val="none" w:sz="0" w:space="0" w:color="auto"/>
                <w:bottom w:val="none" w:sz="0" w:space="0" w:color="auto"/>
                <w:right w:val="none" w:sz="0" w:space="0" w:color="auto"/>
              </w:divBdr>
            </w:div>
            <w:div w:id="717969398">
              <w:marLeft w:val="0"/>
              <w:marRight w:val="0"/>
              <w:marTop w:val="0"/>
              <w:marBottom w:val="0"/>
              <w:divBdr>
                <w:top w:val="none" w:sz="0" w:space="0" w:color="auto"/>
                <w:left w:val="none" w:sz="0" w:space="0" w:color="auto"/>
                <w:bottom w:val="none" w:sz="0" w:space="0" w:color="auto"/>
                <w:right w:val="none" w:sz="0" w:space="0" w:color="auto"/>
              </w:divBdr>
            </w:div>
            <w:div w:id="735861551">
              <w:marLeft w:val="0"/>
              <w:marRight w:val="0"/>
              <w:marTop w:val="0"/>
              <w:marBottom w:val="0"/>
              <w:divBdr>
                <w:top w:val="none" w:sz="0" w:space="0" w:color="auto"/>
                <w:left w:val="none" w:sz="0" w:space="0" w:color="auto"/>
                <w:bottom w:val="none" w:sz="0" w:space="0" w:color="auto"/>
                <w:right w:val="none" w:sz="0" w:space="0" w:color="auto"/>
              </w:divBdr>
            </w:div>
            <w:div w:id="1023895763">
              <w:marLeft w:val="0"/>
              <w:marRight w:val="0"/>
              <w:marTop w:val="0"/>
              <w:marBottom w:val="0"/>
              <w:divBdr>
                <w:top w:val="none" w:sz="0" w:space="0" w:color="auto"/>
                <w:left w:val="none" w:sz="0" w:space="0" w:color="auto"/>
                <w:bottom w:val="none" w:sz="0" w:space="0" w:color="auto"/>
                <w:right w:val="none" w:sz="0" w:space="0" w:color="auto"/>
              </w:divBdr>
            </w:div>
            <w:div w:id="404495724">
              <w:marLeft w:val="0"/>
              <w:marRight w:val="0"/>
              <w:marTop w:val="0"/>
              <w:marBottom w:val="0"/>
              <w:divBdr>
                <w:top w:val="none" w:sz="0" w:space="0" w:color="auto"/>
                <w:left w:val="none" w:sz="0" w:space="0" w:color="auto"/>
                <w:bottom w:val="none" w:sz="0" w:space="0" w:color="auto"/>
                <w:right w:val="none" w:sz="0" w:space="0" w:color="auto"/>
              </w:divBdr>
            </w:div>
            <w:div w:id="1213880875">
              <w:marLeft w:val="0"/>
              <w:marRight w:val="0"/>
              <w:marTop w:val="0"/>
              <w:marBottom w:val="0"/>
              <w:divBdr>
                <w:top w:val="none" w:sz="0" w:space="0" w:color="auto"/>
                <w:left w:val="none" w:sz="0" w:space="0" w:color="auto"/>
                <w:bottom w:val="none" w:sz="0" w:space="0" w:color="auto"/>
                <w:right w:val="none" w:sz="0" w:space="0" w:color="auto"/>
              </w:divBdr>
            </w:div>
            <w:div w:id="880870984">
              <w:marLeft w:val="0"/>
              <w:marRight w:val="0"/>
              <w:marTop w:val="0"/>
              <w:marBottom w:val="0"/>
              <w:divBdr>
                <w:top w:val="none" w:sz="0" w:space="0" w:color="auto"/>
                <w:left w:val="none" w:sz="0" w:space="0" w:color="auto"/>
                <w:bottom w:val="none" w:sz="0" w:space="0" w:color="auto"/>
                <w:right w:val="none" w:sz="0" w:space="0" w:color="auto"/>
              </w:divBdr>
            </w:div>
            <w:div w:id="1898592207">
              <w:marLeft w:val="0"/>
              <w:marRight w:val="0"/>
              <w:marTop w:val="0"/>
              <w:marBottom w:val="0"/>
              <w:divBdr>
                <w:top w:val="none" w:sz="0" w:space="0" w:color="auto"/>
                <w:left w:val="none" w:sz="0" w:space="0" w:color="auto"/>
                <w:bottom w:val="none" w:sz="0" w:space="0" w:color="auto"/>
                <w:right w:val="none" w:sz="0" w:space="0" w:color="auto"/>
              </w:divBdr>
            </w:div>
            <w:div w:id="669672712">
              <w:marLeft w:val="0"/>
              <w:marRight w:val="0"/>
              <w:marTop w:val="0"/>
              <w:marBottom w:val="0"/>
              <w:divBdr>
                <w:top w:val="none" w:sz="0" w:space="0" w:color="auto"/>
                <w:left w:val="none" w:sz="0" w:space="0" w:color="auto"/>
                <w:bottom w:val="none" w:sz="0" w:space="0" w:color="auto"/>
                <w:right w:val="none" w:sz="0" w:space="0" w:color="auto"/>
              </w:divBdr>
            </w:div>
            <w:div w:id="2006007343">
              <w:marLeft w:val="0"/>
              <w:marRight w:val="0"/>
              <w:marTop w:val="0"/>
              <w:marBottom w:val="0"/>
              <w:divBdr>
                <w:top w:val="none" w:sz="0" w:space="0" w:color="auto"/>
                <w:left w:val="none" w:sz="0" w:space="0" w:color="auto"/>
                <w:bottom w:val="none" w:sz="0" w:space="0" w:color="auto"/>
                <w:right w:val="none" w:sz="0" w:space="0" w:color="auto"/>
              </w:divBdr>
            </w:div>
            <w:div w:id="998197109">
              <w:marLeft w:val="0"/>
              <w:marRight w:val="0"/>
              <w:marTop w:val="0"/>
              <w:marBottom w:val="0"/>
              <w:divBdr>
                <w:top w:val="none" w:sz="0" w:space="0" w:color="auto"/>
                <w:left w:val="none" w:sz="0" w:space="0" w:color="auto"/>
                <w:bottom w:val="none" w:sz="0" w:space="0" w:color="auto"/>
                <w:right w:val="none" w:sz="0" w:space="0" w:color="auto"/>
              </w:divBdr>
            </w:div>
            <w:div w:id="2128036767">
              <w:marLeft w:val="0"/>
              <w:marRight w:val="0"/>
              <w:marTop w:val="0"/>
              <w:marBottom w:val="0"/>
              <w:divBdr>
                <w:top w:val="none" w:sz="0" w:space="0" w:color="auto"/>
                <w:left w:val="none" w:sz="0" w:space="0" w:color="auto"/>
                <w:bottom w:val="none" w:sz="0" w:space="0" w:color="auto"/>
                <w:right w:val="none" w:sz="0" w:space="0" w:color="auto"/>
              </w:divBdr>
            </w:div>
            <w:div w:id="1028260920">
              <w:marLeft w:val="0"/>
              <w:marRight w:val="0"/>
              <w:marTop w:val="0"/>
              <w:marBottom w:val="0"/>
              <w:divBdr>
                <w:top w:val="none" w:sz="0" w:space="0" w:color="auto"/>
                <w:left w:val="none" w:sz="0" w:space="0" w:color="auto"/>
                <w:bottom w:val="none" w:sz="0" w:space="0" w:color="auto"/>
                <w:right w:val="none" w:sz="0" w:space="0" w:color="auto"/>
              </w:divBdr>
            </w:div>
            <w:div w:id="1535188066">
              <w:marLeft w:val="0"/>
              <w:marRight w:val="0"/>
              <w:marTop w:val="0"/>
              <w:marBottom w:val="0"/>
              <w:divBdr>
                <w:top w:val="none" w:sz="0" w:space="0" w:color="auto"/>
                <w:left w:val="none" w:sz="0" w:space="0" w:color="auto"/>
                <w:bottom w:val="none" w:sz="0" w:space="0" w:color="auto"/>
                <w:right w:val="none" w:sz="0" w:space="0" w:color="auto"/>
              </w:divBdr>
            </w:div>
            <w:div w:id="1813282504">
              <w:marLeft w:val="0"/>
              <w:marRight w:val="0"/>
              <w:marTop w:val="0"/>
              <w:marBottom w:val="0"/>
              <w:divBdr>
                <w:top w:val="none" w:sz="0" w:space="0" w:color="auto"/>
                <w:left w:val="none" w:sz="0" w:space="0" w:color="auto"/>
                <w:bottom w:val="none" w:sz="0" w:space="0" w:color="auto"/>
                <w:right w:val="none" w:sz="0" w:space="0" w:color="auto"/>
              </w:divBdr>
            </w:div>
            <w:div w:id="1544638095">
              <w:marLeft w:val="0"/>
              <w:marRight w:val="0"/>
              <w:marTop w:val="0"/>
              <w:marBottom w:val="0"/>
              <w:divBdr>
                <w:top w:val="none" w:sz="0" w:space="0" w:color="auto"/>
                <w:left w:val="none" w:sz="0" w:space="0" w:color="auto"/>
                <w:bottom w:val="none" w:sz="0" w:space="0" w:color="auto"/>
                <w:right w:val="none" w:sz="0" w:space="0" w:color="auto"/>
              </w:divBdr>
            </w:div>
            <w:div w:id="1556819710">
              <w:marLeft w:val="0"/>
              <w:marRight w:val="0"/>
              <w:marTop w:val="0"/>
              <w:marBottom w:val="0"/>
              <w:divBdr>
                <w:top w:val="none" w:sz="0" w:space="0" w:color="auto"/>
                <w:left w:val="none" w:sz="0" w:space="0" w:color="auto"/>
                <w:bottom w:val="none" w:sz="0" w:space="0" w:color="auto"/>
                <w:right w:val="none" w:sz="0" w:space="0" w:color="auto"/>
              </w:divBdr>
            </w:div>
            <w:div w:id="1450663616">
              <w:marLeft w:val="0"/>
              <w:marRight w:val="0"/>
              <w:marTop w:val="0"/>
              <w:marBottom w:val="0"/>
              <w:divBdr>
                <w:top w:val="none" w:sz="0" w:space="0" w:color="auto"/>
                <w:left w:val="none" w:sz="0" w:space="0" w:color="auto"/>
                <w:bottom w:val="none" w:sz="0" w:space="0" w:color="auto"/>
                <w:right w:val="none" w:sz="0" w:space="0" w:color="auto"/>
              </w:divBdr>
            </w:div>
            <w:div w:id="161823238">
              <w:marLeft w:val="0"/>
              <w:marRight w:val="0"/>
              <w:marTop w:val="0"/>
              <w:marBottom w:val="0"/>
              <w:divBdr>
                <w:top w:val="none" w:sz="0" w:space="0" w:color="auto"/>
                <w:left w:val="none" w:sz="0" w:space="0" w:color="auto"/>
                <w:bottom w:val="none" w:sz="0" w:space="0" w:color="auto"/>
                <w:right w:val="none" w:sz="0" w:space="0" w:color="auto"/>
              </w:divBdr>
            </w:div>
            <w:div w:id="176038515">
              <w:marLeft w:val="0"/>
              <w:marRight w:val="0"/>
              <w:marTop w:val="0"/>
              <w:marBottom w:val="0"/>
              <w:divBdr>
                <w:top w:val="none" w:sz="0" w:space="0" w:color="auto"/>
                <w:left w:val="none" w:sz="0" w:space="0" w:color="auto"/>
                <w:bottom w:val="none" w:sz="0" w:space="0" w:color="auto"/>
                <w:right w:val="none" w:sz="0" w:space="0" w:color="auto"/>
              </w:divBdr>
            </w:div>
            <w:div w:id="417797635">
              <w:marLeft w:val="0"/>
              <w:marRight w:val="0"/>
              <w:marTop w:val="0"/>
              <w:marBottom w:val="0"/>
              <w:divBdr>
                <w:top w:val="none" w:sz="0" w:space="0" w:color="auto"/>
                <w:left w:val="none" w:sz="0" w:space="0" w:color="auto"/>
                <w:bottom w:val="none" w:sz="0" w:space="0" w:color="auto"/>
                <w:right w:val="none" w:sz="0" w:space="0" w:color="auto"/>
              </w:divBdr>
            </w:div>
            <w:div w:id="18959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firebase.google.com/" TargetMode="External"/><Relationship Id="rId25" Type="http://schemas.openxmlformats.org/officeDocument/2006/relationships/image" Target="media/image14.png"/><Relationship Id="rId33" Type="http://schemas.openxmlformats.org/officeDocument/2006/relationships/hyperlink" Target="https://github.com/jhonleturne192005/ejemploClienteProductoFirebase.git"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216C05-9A30-4286-86EB-B0F9838F86FE}"/>
      </w:docPartPr>
      <w:docPartBody>
        <w:p w:rsidR="00BA0483" w:rsidRDefault="00BA0483">
          <w:r w:rsidRPr="00B853A8">
            <w:rPr>
              <w:rStyle w:val="Textodelmarcadordeposicin"/>
            </w:rPr>
            <w:t>Haga clic o pulse aquí para escribir texto.</w:t>
          </w:r>
        </w:p>
      </w:docPartBody>
    </w:docPart>
    <w:docPart>
      <w:docPartPr>
        <w:name w:val="4B5110F66B834936A9D213F09DBC7CE8"/>
        <w:category>
          <w:name w:val="General"/>
          <w:gallery w:val="placeholder"/>
        </w:category>
        <w:types>
          <w:type w:val="bbPlcHdr"/>
        </w:types>
        <w:behaviors>
          <w:behavior w:val="content"/>
        </w:behaviors>
        <w:guid w:val="{7DC892C1-D756-40E1-A1FF-75E97DC3849F}"/>
      </w:docPartPr>
      <w:docPartBody>
        <w:p w:rsidR="00000000" w:rsidRDefault="007F75EB" w:rsidP="007F75EB">
          <w:pPr>
            <w:pStyle w:val="4B5110F66B834936A9D213F09DBC7CE8"/>
          </w:pPr>
          <w:r w:rsidRPr="00B853A8">
            <w:rPr>
              <w:rStyle w:val="Textodelmarcadordeposicin"/>
            </w:rPr>
            <w:t>Haga clic o pulse aquí para escribir texto.</w:t>
          </w:r>
        </w:p>
      </w:docPartBody>
    </w:docPart>
    <w:docPart>
      <w:docPartPr>
        <w:name w:val="559817BDF88141ED8EEA23B8B55C946B"/>
        <w:category>
          <w:name w:val="General"/>
          <w:gallery w:val="placeholder"/>
        </w:category>
        <w:types>
          <w:type w:val="bbPlcHdr"/>
        </w:types>
        <w:behaviors>
          <w:behavior w:val="content"/>
        </w:behaviors>
        <w:guid w:val="{87B443ED-48EA-4187-A67E-9C960A2AF812}"/>
      </w:docPartPr>
      <w:docPartBody>
        <w:p w:rsidR="00000000" w:rsidRDefault="007F75EB" w:rsidP="007F75EB">
          <w:pPr>
            <w:pStyle w:val="559817BDF88141ED8EEA23B8B55C946B"/>
          </w:pPr>
          <w:r w:rsidRPr="00B853A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83"/>
    <w:rsid w:val="007F75EB"/>
    <w:rsid w:val="009405FD"/>
    <w:rsid w:val="00BA048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F75EB"/>
    <w:rPr>
      <w:color w:val="666666"/>
    </w:rPr>
  </w:style>
  <w:style w:type="paragraph" w:customStyle="1" w:styleId="4B5110F66B834936A9D213F09DBC7CE8">
    <w:name w:val="4B5110F66B834936A9D213F09DBC7CE8"/>
    <w:rsid w:val="007F75EB"/>
    <w:rPr>
      <w:lang w:val="es-ES" w:eastAsia="es-ES"/>
    </w:rPr>
  </w:style>
  <w:style w:type="paragraph" w:customStyle="1" w:styleId="559817BDF88141ED8EEA23B8B55C946B">
    <w:name w:val="559817BDF88141ED8EEA23B8B55C946B"/>
    <w:rsid w:val="007F75EB"/>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0A0089-BA77-4E81-ADDA-37A4D418837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9a50f732-5e92-4f96-b25f-80a80e82b55c&quot;,&quot;properties&quot;:{&quot;noteIndex&quot;:0},&quot;isEdited&quot;:false,&quot;manualOverride&quot;:{&quot;isManuallyOverridden&quot;:false,&quot;citeprocText&quot;:&quot;[1]&quot;,&quot;manualOverrideText&quot;:&quot;&quot;},&quot;citationTag&quot;:&quot;MENDELEY_CITATION_v3_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&quot;,&quot;citationItems&quot;:[{&quot;id&quot;:&quot;8b6ffd6a-3d03-3f6e-b111-0b875a5133ab&quot;,&quot;itemData&quot;:{&quot;type&quot;:&quot;article-journal&quot;,&quot;id&quot;:&quot;8b6ffd6a-3d03-3f6e-b111-0b875a5133ab&quot;,&quot;title&quot;:&quot;Discussion on the Application of Layering Technology in the Development of Computer Software&quot;,&quot;groupId&quot;:&quot;6e6d66fd-f91c-3762-9472-8b1793e7f63e&quot;,&quot;author&quot;:[{&quot;family&quot;:&quot;Wang&quot;,&quot;given&quot;:&quot;Aihua&quot;,&quot;parse-names&quot;:false,&quot;dropping-particle&quot;:&quot;&quot;,&quot;non-dropping-particle&quot;:&quot;&quot;}],&quot;container-title&quot;:&quot;Journal of Physics: Conference Series&quot;,&quot;DOI&quot;:&quot;10.1088/1742-6596/1748/2/022003&quot;,&quot;ISSN&quot;:&quot;1742-6588&quot;,&quot;URL&quot;:&quot;https://iopscience.iop.org/article/10.1088/1742-6596/1748/2/022003&quot;,&quot;issued&quot;:{&quot;date-parts&quot;:[[2021,1,1]]},&quot;page&quot;:&quot;022003&quot;,&quot;abstract&quot;:&quot;&lt;p&gt;Computer software is an important way for computers to achieve various functions. With the popularization and application of computer technology, people also put forward new requirements for computer software development technology. Traditional single-level software development technology can no longer meet the actual needs of computer technology applications at this stage, so we must actively apply layered development technology. Computer software developers should strengthen their understanding and research on layering technology, and make full use of layering technology to improve the function, quality and speed of computer software. This will help newly developed computer software to better adapt to the requirements of the network information society in the new era, thereby promoting the modernization of China’s social economy.&lt;/p&gt;&quot;,&quot;issue&quot;:&quot;2&quot;,&quot;volume&quot;:&quot;1748&quot;,&quot;container-title-short&quot;:&quot;J Phys Conf Ser&quot;},&quot;isTemporary&quot;:false,&quot;suppress-author&quot;:false,&quot;composite&quot;:false,&quot;author-only&quot;:false}]},{&quot;citationID&quot;:&quot;MENDELEY_CITATION_8d1cdbeb-f0c6-4103-ba3c-55e96d6d9cc9&quot;,&quot;properties&quot;:{&quot;noteIndex&quot;:0},&quot;isEdited&quot;:false,&quot;manualOverride&quot;:{&quot;isManuallyOverridden&quot;:false,&quot;citeprocText&quot;:&quot;[2]&quot;,&quot;manualOverrideText&quot;:&quot;&quot;},&quot;citationTag&quot;:&quot;MENDELEY_CITATION_v3_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&quot;,&quot;citationItems&quot;:[{&quot;id&quot;:&quot;b54b25b6-acc2-3485-ae6a-f8501fd4503d&quot;,&quot;itemData&quot;:{&quot;type&quot;:&quot;paper-conference&quot;,&quot;id&quot;:&quot;b54b25b6-acc2-3485-ae6a-f8501fd4503d&quot;,&quot;title&quot;:&quot;The Application of Layering Technology in Computer Software Development&quot;,&quot;groupId&quot;:&quot;6e6d66fd-f91c-3762-9472-8b1793e7f63e&quot;,&quot;author&quot;:[{&quot;family&quot;:&quot;Luo Qiqiang&quot;,&quot;given&quot;:&quot;&quot;,&quot;parse-names&quot;:false,&quot;dropping-particle&quot;:&quot;&quot;,&quot;non-dropping-particle&quot;:&quot;&quot;},{&quot;family&quot;:&quot;Chen Shuang&quot;,&quot;given&quot;:&quot;&quot;,&quot;parse-names&quot;:false,&quot;dropping-particle&quot;:&quot;&quot;,&quot;non-dropping-particle&quot;:&quot;&quot;}],&quot;container-title&quot;:&quot;2018 7th International Conference on Advanced Materials and Computer Science (ICAMCS 2018)&quot;,&quot;DOI&quot;:&quot;10.23977/icamcs.2018.090&quot;,&quot;ISBN&quot;:&quot;9781989348062&quot;,&quot;issued&quot;:{&quot;date-parts&quot;:[[2018]]},&quot;publisher&quot;:&quot;Clausius Scientific Press&quot;,&quot;container-title-short&quot;:&quot;&quot;},&quot;isTemporary&quot;:false,&quot;suppress-author&quot;:false,&quot;composite&quot;:false,&quot;author-only&quot;:false}]},{&quot;citationID&quot;:&quot;MENDELEY_CITATION_aee8d52f-76f8-4d27-82a1-e489fad9b790&quot;,&quot;properties&quot;:{&quot;noteIndex&quot;:0},&quot;isEdited&quot;:false,&quot;manualOverride&quot;:{&quot;isManuallyOverridden&quot;:false,&quot;citeprocText&quot;:&quot;[2]&quot;,&quot;manualOverrideText&quot;:&quot;&quot;},&quot;citationTag&quot;:&quot;MENDELEY_CITATION_v3_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&quot;,&quot;citationItems&quot;:[{&quot;id&quot;:&quot;b54b25b6-acc2-3485-ae6a-f8501fd4503d&quot;,&quot;itemData&quot;:{&quot;type&quot;:&quot;paper-conference&quot;,&quot;id&quot;:&quot;b54b25b6-acc2-3485-ae6a-f8501fd4503d&quot;,&quot;title&quot;:&quot;The Application of Layering Technology in Computer Software Development&quot;,&quot;groupId&quot;:&quot;6e6d66fd-f91c-3762-9472-8b1793e7f63e&quot;,&quot;author&quot;:[{&quot;family&quot;:&quot;Luo Qiqiang&quot;,&quot;given&quot;:&quot;&quot;,&quot;parse-names&quot;:false,&quot;dropping-particle&quot;:&quot;&quot;,&quot;non-dropping-particle&quot;:&quot;&quot;},{&quot;family&quot;:&quot;Chen Shuang&quot;,&quot;given&quot;:&quot;&quot;,&quot;parse-names&quot;:false,&quot;dropping-particle&quot;:&quot;&quot;,&quot;non-dropping-particle&quot;:&quot;&quot;}],&quot;container-title&quot;:&quot;2018 7th International Conference on Advanced Materials and Computer Science (ICAMCS 2018)&quot;,&quot;DOI&quot;:&quot;10.23977/icamcs.2018.090&quot;,&quot;ISBN&quot;:&quot;9781989348062&quot;,&quot;issued&quot;:{&quot;date-parts&quot;:[[2018]]},&quot;publisher&quot;:&quot;Clausius Scientific Press&quot;,&quot;container-title-short&quot;:&quot;&quot;},&quot;isTemporary&quot;:false,&quot;suppress-author&quot;:false,&quot;composite&quot;:false,&quot;author-only&quot;:false}]},{&quot;citationID&quot;:&quot;MENDELEY_CITATION_2cfb6dd0-b4ee-48bb-ba75-706eee026fbd&quot;,&quot;properties&quot;:{&quot;noteIndex&quot;:0},&quot;isEdited&quot;:false,&quot;manualOverride&quot;:{&quot;isManuallyOverridden&quot;:false,&quot;citeprocText&quot;:&quot;[3]&quot;,&quot;manualOverrideText&quot;:&quot;&quot;},&quot;citationTag&quot;:&quot;MENDELEY_CITATION_v3_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&quot;,&quot;citationItems&quot;:[{&quot;id&quot;:&quot;d4885a30-85b0-3604-aa3c-a948ac99dc9f&quot;,&quot;itemData&quot;:{&quot;type&quot;:&quot;paper-conference&quot;,&quot;id&quot;:&quot;d4885a30-85b0-3604-aa3c-a948ac99dc9f&quot;,&quot;title&quot;:&quot;The Application of Layering Technology in Computer Software Development&quot;,&quot;groupId&quot;:&quot;6e6d66fd-f91c-3762-9472-8b1793e7f63e&quot;,&quot;author&quot;:[{&quot;family&quot;:&quot;Zhuxian&quot;,&quot;given&quot;:&quot;Wang&quot;,&quot;parse-names&quot;:false,&quot;dropping-particle&quot;:&quot;&quot;,&quot;non-dropping-particle&quot;:&quot;&quot;},{&quot;family&quot;:&quot;Xingmin&quot;,&quot;given&quot;:&quot;Guan&quot;,&quot;parse-names&quot;:false,&quot;dropping-particle&quot;:&quot;&quot;,&quot;non-dropping-particle&quot;:&quot;&quot;},{&quot;family&quot;:&quot;Peng&quot;,&quot;given&quot;:&quot;Feng&quot;,&quot;parse-names&quot;:false,&quot;dropping-particle&quot;:&quot;&quot;,&quot;non-dropping-particle&quot;:&quot;&quot;}],&quot;container-title&quot;:&quot;2017 International Conference on Robots &amp; Intelligent System (ICRIS)&quot;,&quot;DOI&quot;:&quot;10.1109/ICRIS.2017.89&quot;,&quot;ISBN&quot;:&quot;978-1-5386-1227-9&quot;,&quot;issued&quot;:{&quot;date-parts&quot;:[[2017,10]]},&quot;page&quot;:&quot;329-333&quot;,&quot;publisher&quot;:&quot;IEEE&quot;,&quot;container-title-short&quot;:&quot;&quot;},&quot;isTemporary&quot;:false,&quot;suppress-author&quot;:false,&quot;composite&quot;:false,&quot;author-only&quot;:false}]},{&quot;citationID&quot;:&quot;MENDELEY_CITATION_9d4f4905-7378-4ccc-bacf-7fbbce573dea&quot;,&quot;properties&quot;:{&quot;noteIndex&quot;:0},&quot;isEdited&quot;:false,&quot;manualOverride&quot;:{&quot;isManuallyOverridden&quot;:false,&quot;citeprocText&quot;:&quot;[4]&quot;,&quot;manualOverrideText&quot;:&quot;&quot;},&quot;citationTag&quot;:&quot;MENDELEY_CITATION_v3_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&quot;,&quot;citationItems&quot;:[{&quot;id&quot;:&quot;dea39969-039b-3ab4-8176-1d1c3fedaaec&quot;,&quot;itemData&quot;:{&quot;type&quot;:&quot;chapter&quot;,&quot;id&quot;:&quot;dea39969-039b-3ab4-8176-1d1c3fedaaec&quot;,&quot;title&quot;:&quot;Firebase&quot;,&quot;groupId&quot;:&quot;6e6d66fd-f91c-3762-9472-8b1793e7f63e&quot;,&quot;author&quot;:[{&quot;family&quot;:&quot;Späth&quot;,&quot;given&quot;:&quot;Peter&quot;,&quot;parse-names&quot;:false,&quot;dropping-particle&quot;:&quot;&quot;,&quot;non-dropping-particle&quot;:&quot;&quot;}],&quot;container-title&quot;:&quot;Pro Android with Kotlin&quot;,&quot;DOI&quot;:&quot;10.1007/978-1-4842-8745-3_10&quot;,&quot;issued&quot;:{&quot;date-parts&quot;:[[2022]]},&quot;publisher-place&quot;:&quot;Berkeley, CA&quot;,&quot;page&quot;:&quot;363-366&quot;,&quot;publisher&quot;:&quot;Apress&quot;,&quot;container-title-short&quot;:&quot;&quot;},&quot;isTemporary&quot;:false,&quot;suppress-author&quot;:false,&quot;composite&quot;:false,&quot;author-only&quot;:false}]},{&quot;citationID&quot;:&quot;MENDELEY_CITATION_137aa844-e4fa-485f-a36b-a2f10fb327fb&quot;,&quot;properties&quot;:{&quot;noteIndex&quot;:0},&quot;isEdited&quot;:false,&quot;manualOverride&quot;:{&quot;isManuallyOverridden&quot;:false,&quot;citeprocText&quot;:&quot;[4]&quot;,&quot;manualOverrideText&quot;:&quot;&quot;},&quot;citationTag&quot;:&quot;MENDELEY_CITATION_v3_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&quot;,&quot;citationItems&quot;:[{&quot;id&quot;:&quot;dea39969-039b-3ab4-8176-1d1c3fedaaec&quot;,&quot;itemData&quot;:{&quot;type&quot;:&quot;chapter&quot;,&quot;id&quot;:&quot;dea39969-039b-3ab4-8176-1d1c3fedaaec&quot;,&quot;title&quot;:&quot;Firebase&quot;,&quot;groupId&quot;:&quot;6e6d66fd-f91c-3762-9472-8b1793e7f63e&quot;,&quot;author&quot;:[{&quot;family&quot;:&quot;Späth&quot;,&quot;given&quot;:&quot;Peter&quot;,&quot;parse-names&quot;:false,&quot;dropping-particle&quot;:&quot;&quot;,&quot;non-dropping-particle&quot;:&quot;&quot;}],&quot;container-title&quot;:&quot;Pro Android with Kotlin&quot;,&quot;DOI&quot;:&quot;10.1007/978-1-4842-8745-3_10&quot;,&quot;issued&quot;:{&quot;date-parts&quot;:[[2022]]},&quot;publisher-place&quot;:&quot;Berkeley, CA&quot;,&quot;page&quot;:&quot;363-366&quot;,&quot;publisher&quot;:&quot;Apress&quot;,&quot;container-title-short&quot;:&quot;&quot;},&quot;isTemporary&quot;:false,&quot;suppress-author&quot;:false,&quot;composite&quot;:false,&quot;author-only&quot;:false}]},{&quot;citationID&quot;:&quot;MENDELEY_CITATION_cd20a462-841f-45c2-b0cf-16a85d3fdf60&quot;,&quot;properties&quot;:{&quot;noteIndex&quot;:0},&quot;isEdited&quot;:false,&quot;manualOverride&quot;:{&quot;isManuallyOverridden&quot;:false,&quot;citeprocText&quot;:&quot;[5]&quot;,&quot;manualOverrideText&quot;:&quot;&quot;},&quot;citationTag&quot;:&quot;MENDELEY_CITATION_v3_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&quot;,&quot;citationItems&quot;:[{&quot;id&quot;:&quot;39765f5f-8865-3661-8d49-198e75845ddb&quot;,&quot;itemData&quot;:{&quot;type&quot;:&quot;chapter&quot;,&quot;id&quot;:&quot;39765f5f-8865-3661-8d49-198e75845ddb&quot;,&quot;title&quot;:&quot;Firebase App Indexing&quot;,&quot;groupId&quot;:&quot;6e6d66fd-f91c-3762-9472-8b1793e7f63e&quot;,&quot;author&quot;:[{&quot;family&quot;:&quot;Moroney&quot;,&quot;given&quot;:&quot;Laurence&quot;,&quot;parse-names&quot;:false,&quot;dropping-particle&quot;:&quot;&quot;,&quot;non-dropping-particle&quot;:&quot;&quot;}],&quot;container-title&quot;:&quot;The Definitive Guide to Firebase&quot;,&quot;DOI&quot;:&quot;10.1007/978-1-4842-2943-9_10&quot;,&quot;issued&quot;:{&quot;date-parts&quot;:[[2017]]},&quot;publisher-place&quot;:&quot;Berkeley, CA&quot;,&quot;page&quot;:&quot;189-201&quot;,&quot;publisher&quot;:&quot;Apress&quot;,&quot;container-title-short&quot;:&quot;&quot;},&quot;isTemporary&quot;:false,&quot;suppress-author&quot;:false,&quot;composite&quot;:false,&quot;author-only&quot;:false}]},{&quot;citationID&quot;:&quot;MENDELEY_CITATION_1d87abf1-e573-4c80-aea2-84673a3830ec&quot;,&quot;properties&quot;:{&quot;noteIndex&quot;:0},&quot;isEdited&quot;:false,&quot;manualOverride&quot;:{&quot;isManuallyOverridden&quot;:false,&quot;citeprocText&quot;:&quot;[6]&quot;,&quot;manualOverrideText&quot;:&quot;&quot;},&quot;citationTag&quot;:&quot;MENDELEY_CITATION_v3_eyJjaXRhdGlvbklEIjoiTUVOREVMRVlfQ0lUQVRJT05fMWQ4N2FiZjEtZTU3My00YzgwLWFlYTItODQ2NzNhMzgzMGVjIiwicHJvcGVydGllcyI6eyJub3RlSW5kZXgiOjB9LCJpc0VkaXRlZCI6ZmFsc2UsIm1hbnVhbE92ZXJyaWRlIjp7ImlzTWFudWFsbHlPdmVycmlkZGVuIjpmYWxzZSwiY2l0ZXByb2NUZXh0IjoiWzZdIiwibWFudWFsT3ZlcnJpZGVUZXh0IjoiIn0sImNpdGF0aW9uSXRlbXMiOlt7ImlkIjoiYWRjZTFjMWYtNzMxZS0zOGE3LTlmZmMtMGI1MDAwMmYyNjU4IiwiaXRlbURhdGEiOnsidHlwZSI6ImFydGljbGUtam91cm5hbCIsImlkIjoiYWRjZTFjMWYtNzMxZS0zOGE3LTlmZmMtMGI1MDAwMmYyNjU4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quot;,&quot;citationItems&quot;:[{&quot;id&quot;:&quot;adce1c1f-731e-38a7-9ffc-0b50002f2658&quot;,&quot;itemData&quot;:{&quot;type&quot;:&quot;article-journal&quot;,&quot;id&quot;:&quot;adce1c1f-731e-38a7-9ffc-0b50002f2658&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suppress-author&quot;:false,&quot;composite&quot;:false,&quot;author-only&quot;:false}]},{&quot;citationID&quot;:&quot;MENDELEY_CITATION_8436529d-71ce-4198-a24f-2b074bb6153b&quot;,&quot;properties&quot;:{&quot;noteIndex&quot;:0},&quot;isEdited&quot;:false,&quot;manualOverride&quot;:{&quot;isManuallyOverridden&quot;:false,&quot;citeprocText&quot;:&quot;[6]&quot;,&quot;manualOverrideText&quot;:&quot;&quot;},&quot;citationTag&quot;:&quot;MENDELEY_CITATION_v3_eyJjaXRhdGlvbklEIjoiTUVOREVMRVlfQ0lUQVRJT05fODQzNjUyOWQtNzFjZS00MTk4LWEyNGYtMmIwNzRiYjYxNTNiIiwicHJvcGVydGllcyI6eyJub3RlSW5kZXgiOjB9LCJpc0VkaXRlZCI6ZmFsc2UsIm1hbnVhbE92ZXJyaWRlIjp7ImlzTWFudWFsbHlPdmVycmlkZGVuIjpmYWxzZSwiY2l0ZXByb2NUZXh0IjoiWzZdIiwibWFudWFsT3ZlcnJpZGVUZXh0IjoiIn0sImNpdGF0aW9uSXRlbXMiOlt7ImlkIjoiYWRjZTFjMWYtNzMxZS0zOGE3LTlmZmMtMGI1MDAwMmYyNjU4IiwiaXRlbURhdGEiOnsidHlwZSI6ImFydGljbGUtam91cm5hbCIsImlkIjoiYWRjZTFjMWYtNzMxZS0zOGE3LTlmZmMtMGI1MDAwMmYyNjU4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quot;,&quot;citationItems&quot;:[{&quot;id&quot;:&quot;adce1c1f-731e-38a7-9ffc-0b50002f2658&quot;,&quot;itemData&quot;:{&quot;type&quot;:&quot;article-journal&quot;,&quot;id&quot;:&quot;adce1c1f-731e-38a7-9ffc-0b50002f2658&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suppress-author&quot;:false,&quot;composite&quot;:false,&quot;author-only&quot;:false}]},{&quot;citationID&quot;:&quot;MENDELEY_CITATION_d199a490-cdcb-4c5b-a0d3-9f2317095a8b&quot;,&quot;properties&quot;:{&quot;noteIndex&quot;:0},&quot;isEdited&quot;:false,&quot;manualOverride&quot;:{&quot;isManuallyOverridden&quot;:false,&quot;citeprocText&quot;:&quot;[6], [7]&quot;,&quot;manualOverrideText&quot;:&quot;&quot;},&quot;citationTag&quot;:&quot;MENDELEY_CITATION_v3_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&quot;,&quot;citationItems&quot;:[{&quot;id&quot;:&quot;adce1c1f-731e-38a7-9ffc-0b50002f2658&quot;,&quot;itemData&quot;:{&quot;type&quot;:&quot;article-journal&quot;,&quot;id&quot;:&quot;adce1c1f-731e-38a7-9ffc-0b50002f2658&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suppress-author&quot;:false,&quot;composite&quot;:false,&quot;author-only&quot;:false},{&quot;id&quot;:&quot;c0926d0a-e083-34e2-92c0-b6790a240c2c&quot;,&quot;itemData&quot;:{&quot;type&quot;:&quot;article-journal&quot;,&quot;id&quot;:&quot;c0926d0a-e083-34e2-92c0-b6790a240c2c&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citationID&quot;:&quot;MENDELEY_CITATION_42b41798-22bb-4783-ae2d-b00e1cdcb630&quot;,&quot;properties&quot;:{&quot;noteIndex&quot;:0},&quot;isEdited&quot;:false,&quot;manualOverride&quot;:{&quot;isManuallyOverridden&quot;:false,&quot;citeprocText&quot;:&quot;[7]&quot;,&quot;manualOverrideText&quot;:&quot;&quot;},&quot;citationTag&quot;:&quot;MENDELEY_CITATION_v3_eyJjaXRhdGlvbklEIjoiTUVOREVMRVlfQ0lUQVRJT05fNDJiNDE3OTgtMjJiYi00NzgzLWFlMmQtYjAwZTFjZGNiNjMwIiwicHJvcGVydGllcyI6eyJub3RlSW5kZXgiOjB9LCJpc0VkaXRlZCI6ZmFsc2UsIm1hbnVhbE92ZXJyaWRlIjp7ImlzTWFudWFsbHlPdmVycmlkZGVuIjpmYWxzZSwiY2l0ZXByb2NUZXh0IjoiWzddIiwibWFudWFsT3ZlcnJpZGVUZXh0IjoiIn0sImNpdGF0aW9uSXRlbXMiOlt7ImlkIjoiYzA5MjZkMGEtZTA4My0zNGUyLTkyYzAtYjY3OTBhMjQwYzJjIiwiaXRlbURhdGEiOnsidHlwZSI6ImFydGljbGUtam91cm5hbCIsImlkIjoiYzA5MjZkMGEtZTA4My0zNGUyLTkyYzAtYjY3OTBhMjQwYzJj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quot;,&quot;citationItems&quot;:[{&quot;id&quot;:&quot;c0926d0a-e083-34e2-92c0-b6790a240c2c&quot;,&quot;itemData&quot;:{&quot;type&quot;:&quot;article-journal&quot;,&quot;id&quot;:&quot;c0926d0a-e083-34e2-92c0-b6790a240c2c&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suppress-author&quot;:false,&quot;composite&quot;:false,&quot;author-only&quot;:false}]},{&quot;citationID&quot;:&quot;MENDELEY_CITATION_0371c2e1-e9f3-472e-97d0-f89a30cd6fbb&quot;,&quot;properties&quot;:{&quot;noteIndex&quot;:0},&quot;isEdited&quot;:false,&quot;manualOverride&quot;:{&quot;isManuallyOverridden&quot;:false,&quot;citeprocText&quot;:&quot;[7]&quot;,&quot;manualOverrideText&quot;:&quot;&quot;},&quot;citationTag&quot;:&quot;MENDELEY_CITATION_v3_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&quot;,&quot;citationItems&quot;:[{&quot;id&quot;:&quot;c0926d0a-e083-34e2-92c0-b6790a240c2c&quot;,&quot;itemData&quot;:{&quot;type&quot;:&quot;article-journal&quot;,&quot;id&quot;:&quot;c0926d0a-e083-34e2-92c0-b6790a240c2c&quot;,&quot;title&quot;:&quot;A Review on Firebase (Backend as A Service) for Mobile Application Development&quot;,&quot;groupId&quot;:&quot;6e6d66fd-f91c-3762-9472-8b1793e7f63e&quot;,&quot;author&quot;:[{&quot;family&quot;:&quot;Saraf&quot;,&quot;given&quot;:&quot;Prachi R.&quot;,&quot;parse-names&quot;:false,&quot;dropping-particle&quot;:&quot;&quot;,&quot;non-dropping-particle&quot;:&quot;&quot;}],&quot;container-title&quot;:&quot;International Journal for Research in Applied Science and Engineering Technology&quot;,&quot;DOI&quot;:&quot;10.22214/ijraset.2022.39958&quot;,&quot;issued&quot;:{&quot;date-parts&quot;:[[2022,1,31]]},&quot;page&quot;:&quot;967-971&quot;,&quot;abstract&quot;:&quot;Abstract: If we see current scenario mobile users are rapidly increasing in a very large scale. Better performance and good visuals are needed while developing any mobile applications. In the current mobile market, there are various operating system which are supported by many mobile devices. . Since these platforms have different SDKs and tools for developing mobile applications, SDK tools will include a range of things, including libraries, documentation, code samples, processes, and different guides that developers can use and integrate/combined into their own apps. Cross platform development offers the flexibility for building applications using universal language like Javascript which can then be exported to numerous smartphone platforms. Firebase is a platform for mobile and web application with tools and infrastructure which allows developers to build high quality applications. Firebase consists of features that developers can use together to meet their needs. Earlier Firebase was used as a real-time database, which provides developers an API to sync and store data across various clients. Over time, it’s product has been expanded to become a full suite for an app development. Day by day new platform approaches are evolved. Firebase is also powerful API i.e Application Program Interface to sync and store data in realtime helping to build realtime apps for the web. It also takes care of most of the backend concerns and is dubbed a Backend as a Service (BaaS) and also pushes state to your application utilizing web sockets. Keywords: Android, iOS, Cross Platform Development, Flutter, Dart, Widgets, Firebase.&quot;,&quot;publisher&quot;:&quot;International Journal for Research in Applied Science and Engineering Technology (IJRASET)&quot;,&quot;issue&quot;:&quot;1&quot;,&quot;volume&quot;:&quot;10&quot;,&quot;container-title-short&quot;:&quot;Int J Res Appl Sci Eng Technol&quot;},&quot;isTemporary&quot;:false,&quot;suppress-author&quot;:false,&quot;composite&quot;:false,&quot;author-only&quot;:false}]},{&quot;citationID&quot;:&quot;MENDELEY_CITATION_2a823466-bee9-4862-a39e-2b873cc2c1fb&quot;,&quot;properties&quot;:{&quot;noteIndex&quot;:0},&quot;isEdited&quot;:false,&quot;manualOverride&quot;:{&quot;isManuallyOverridden&quot;:false,&quot;citeprocText&quot;:&quot;[8]&quot;,&quot;manualOverrideText&quot;:&quot;&quot;},&quot;citationTag&quot;:&quot;MENDELEY_CITATION_v3_eyJjaXRhdGlvbklEIjoiTUVOREVMRVlfQ0lUQVRJT05fMmE4MjM0NjYtYmVlOS00ODYyLWEzOWUtMmI4NzNjYzJjMWZi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quot;,&quot;citationItems&quot;:[{&quot;id&quot;:&quot;1cbf0fcf-8548-3512-a802-028192930b60&quot;,&quot;itemData&quot;:{&quot;type&quot;:&quot;article-journal&quot;,&quot;id&quot;:&quot;1cbf0fcf-8548-3512-a802-028192930b60&quot;,&quot;title&quot;:&quot;Cloud computing: google firebase firestore optimization analysis&quot;,&quot;groupId&quot;:&quot;6e6d66fd-f91c-3762-9472-8b1793e7f63e&quot;,&quot;author&quot;:[{&quot;family&quot;:&quot;Bahtiar Semma&quot;,&quot;given&quot;:&quot;Andi&quot;,&quot;parse-names&quot;:false,&quot;dropping-particle&quot;:&quot;&quot;,&quot;non-dropping-particle&quot;:&quot;&quot;},{&quot;family&quot;:&quot;Ali&quot;,&quot;given&quot;:&quot;Mukti&quot;,&quot;parse-names&quot;:false,&quot;dropping-particle&quot;:&quot;&quot;,&quot;non-dropping-particle&quot;:&quot;&quot;},{&quot;family&quot;:&quot;Saerozi&quot;,&quot;given&quot;:&quot;Muh&quot;,&quot;parse-names&quot;:false,&quot;dropping-particle&quot;:&quot;&quot;,&quot;non-dropping-particle&quot;:&quot;&quot;},{&quot;family&quot;:&quot;Mansur&quot;,&quot;given&quot;:&quot;Mansur&quot;,&quot;parse-names&quot;:false,&quot;dropping-particle&quot;:&quot;&quot;,&quot;non-dropping-particle&quot;:&quot;&quot;},{&quot;family&quot;:&quot;Kusrini&quot;,&quot;given&quot;:&quot;Kusrini&quot;,&quot;parse-names&quot;:false,&quot;dropping-particle&quot;:&quot;&quot;,&quot;non-dropping-particle&quot;:&quot;&quot;}],&quot;container-title&quot;:&quot;Indonesian Journal of Electrical Engineering and Computer Science&quot;,&quot;DOI&quot;:&quot;10.11591/ijeecs.v29.i3.pp1719-1728&quot;,&quot;ISSN&quot;:&quot;2502-4760&quot;,&quot;issued&quot;:{&quot;date-parts&quot;:[[2023,3,1]]},&quot;page&quot;:&quot;1719&quot;,&quot;abstract&quot;:&quot;&lt;p&gt;Cloud computing is a new paradigm that provides end users with a secure, personalized, dynamic computing environment with guaranteed service quality. One popular solution is Google cloud firestore, a global-scale not only structured query language (NoSQL) document database for mobile and web apps. Recent research on cloud-based NoSQL databases often discusses the difference between them and SQL databases and their performance. However, using cloud-based NoSQL databases such as firestore is tricky without any scientific comparison methodology, and it needs analysis of how its particular systems work. This study aims to discover what is the best design that could be implemented to optimize data read cost, response size, and time regarding the cloud firestore database. In this study, we develop a grade point average (GPA)-report mocking application to assess data read based on our institution’s needs. This application consists of three functions. Add the graduated GPA and students’ names, and view the ten highest GPAs, GPA average, and total graduated students. The finding indicates that aggregating data on the client side or utilizing the Google cloud function trigger, then updating aggregation data in one transaction significantly reduces document read count (cost), response size, and time.&lt;/p&gt;&quot;,&quot;issue&quot;:&quot;3&quot;,&quot;volume&quot;:&quot;29&quot;,&quot;container-title-short&quot;:&quot;&quot;},&quot;isTemporary&quot;:false,&quot;suppress-author&quot;:false,&quot;composite&quot;:false,&quot;author-only&quot;:false}]},{&quot;citationID&quot;:&quot;MENDELEY_CITATION_67530112-6a99-44ef-b2d3-788a68ebcf41&quot;,&quot;properties&quot;:{&quot;noteIndex&quot;:0},&quot;isEdited&quot;:false,&quot;manualOverride&quot;:{&quot;isManuallyOverridden&quot;:false,&quot;citeprocText&quot;:&quot;[9]&quot;,&quot;manualOverrideText&quot;:&quot;&quot;},&quot;citationTag&quot;:&quot;MENDELEY_CITATION_v3_eyJjaXRhdGlvbklEIjoiTUVOREVMRVlfQ0lUQVRJT05fNjc1MzAxMTItNmE5OS00NGVmLWIyZDMtNzg4YTY4ZWJjZjQx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quot;,&quot;citationItems&quot;:[{&quot;id&quot;:&quot;e88fc6a1-5225-3114-8a0a-424d53348a89&quot;,&quot;itemData&quot;:{&quot;type&quot;:&quot;paper-conference&quot;,&quot;id&quot;:&quot;e88fc6a1-5225-3114-8a0a-424d53348a89&quot;,&quot;title&quot;:&quot;What Do Firebase Developers Discuss About? An Empirical Study on Stack Overflow Posts&quot;,&quot;groupId&quot;:&quot;6e6d66fd-f91c-3762-9472-8b1793e7f63e&quot;,&quot;author&quot;:[{&quot;family&quot;:&quot;Khan&quot;,&quot;given&quot;:&quot;Md. Sohel Aman&quot;,&quot;parse-names&quot;:false,&quot;dropping-particle&quot;:&quot;&quot;,&quot;non-dropping-particle&quot;:&quot;&quot;},{&quot;family&quot;:&quot;Farabi&quot;,&quot;given&quot;:&quot;Ahmad Rahman&quot;,&quot;parse-names&quot;:false,&quot;dropping-particle&quot;:&quot;&quot;,&quot;non-dropping-particle&quot;:&quot;&quot;},{&quot;family&quot;:&quot;Iqbal&quot;,&quot;given&quot;:&quot;Anindya&quot;,&quot;parse-names&quot;:false,&quot;dropping-particle&quot;:&quot;&quot;,&quot;non-dropping-particle&quot;:&quot;&quot;}],&quot;container-title&quot;:&quot;Proceedings of the 9th International Conference on Networking, Systems and Security&quot;,&quot;DOI&quot;:&quot;10.1145/3569551.3569558&quot;,&quot;ISBN&quot;:&quot;9781450399036&quot;,&quot;issued&quot;:{&quot;date-parts&quot;:[[2022,12,20]]},&quot;publisher-place&quot;:&quot;New York, NY, USA&quot;,&quot;page&quot;:&quot;63-74&quot;,&quot;publisher&quot;:&quot;ACM&quot;,&quot;container-title-short&quot;:&quot;&quot;},&quot;isTemporary&quot;:false,&quot;suppress-author&quot;:false,&quot;composite&quot;:false,&quot;author-only&quot;:false}]},{&quot;citationID&quot;:&quot;MENDELEY_CITATION_a9f4496a-8b6f-48d9-94af-c3b4463fc2eb&quot;,&quot;properties&quot;:{&quot;noteIndex&quot;:0},&quot;isEdited&quot;:false,&quot;manualOverride&quot;:{&quot;isManuallyOverridden&quot;:false,&quot;citeprocText&quot;:&quot;[8]&quot;,&quot;manualOverrideText&quot;:&quot;&quot;},&quot;citationTag&quot;:&quot;MENDELEY_CITATION_v3_eyJjaXRhdGlvbklEIjoiTUVOREVMRVlfQ0lUQVRJT05fYTlmNDQ5NmEtOGI2Zi00OGQ5LTk0YWYtYzNiNDQ2M2ZjMmVi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quot;,&quot;citationItems&quot;:[{&quot;id&quot;:&quot;1cbf0fcf-8548-3512-a802-028192930b60&quot;,&quot;itemData&quot;:{&quot;type&quot;:&quot;article-journal&quot;,&quot;id&quot;:&quot;1cbf0fcf-8548-3512-a802-028192930b60&quot;,&quot;title&quot;:&quot;Cloud computing: google firebase firestore optimization analysis&quot;,&quot;groupId&quot;:&quot;6e6d66fd-f91c-3762-9472-8b1793e7f63e&quot;,&quot;author&quot;:[{&quot;family&quot;:&quot;Bahtiar Semma&quot;,&quot;given&quot;:&quot;Andi&quot;,&quot;parse-names&quot;:false,&quot;dropping-particle&quot;:&quot;&quot;,&quot;non-dropping-particle&quot;:&quot;&quot;},{&quot;family&quot;:&quot;Ali&quot;,&quot;given&quot;:&quot;Mukti&quot;,&quot;parse-names&quot;:false,&quot;dropping-particle&quot;:&quot;&quot;,&quot;non-dropping-particle&quot;:&quot;&quot;},{&quot;family&quot;:&quot;Saerozi&quot;,&quot;given&quot;:&quot;Muh&quot;,&quot;parse-names&quot;:false,&quot;dropping-particle&quot;:&quot;&quot;,&quot;non-dropping-particle&quot;:&quot;&quot;},{&quot;family&quot;:&quot;Mansur&quot;,&quot;given&quot;:&quot;Mansur&quot;,&quot;parse-names&quot;:false,&quot;dropping-particle&quot;:&quot;&quot;,&quot;non-dropping-particle&quot;:&quot;&quot;},{&quot;family&quot;:&quot;Kusrini&quot;,&quot;given&quot;:&quot;Kusrini&quot;,&quot;parse-names&quot;:false,&quot;dropping-particle&quot;:&quot;&quot;,&quot;non-dropping-particle&quot;:&quot;&quot;}],&quot;container-title&quot;:&quot;Indonesian Journal of Electrical Engineering and Computer Science&quot;,&quot;DOI&quot;:&quot;10.11591/ijeecs.v29.i3.pp1719-1728&quot;,&quot;ISSN&quot;:&quot;2502-4760&quot;,&quot;issued&quot;:{&quot;date-parts&quot;:[[2023,3,1]]},&quot;page&quot;:&quot;1719&quot;,&quot;abstract&quot;:&quot;&lt;p&gt;Cloud computing is a new paradigm that provides end users with a secure, personalized, dynamic computing environment with guaranteed service quality. One popular solution is Google cloud firestore, a global-scale not only structured query language (NoSQL) document database for mobile and web apps. Recent research on cloud-based NoSQL databases often discusses the difference between them and SQL databases and their performance. However, using cloud-based NoSQL databases such as firestore is tricky without any scientific comparison methodology, and it needs analysis of how its particular systems work. This study aims to discover what is the best design that could be implemented to optimize data read cost, response size, and time regarding the cloud firestore database. In this study, we develop a grade point average (GPA)-report mocking application to assess data read based on our institution’s needs. This application consists of three functions. Add the graduated GPA and students’ names, and view the ten highest GPAs, GPA average, and total graduated students. The finding indicates that aggregating data on the client side or utilizing the Google cloud function trigger, then updating aggregation data in one transaction significantly reduces document read count (cost), response size, and time.&lt;/p&gt;&quot;,&quot;issue&quot;:&quot;3&quot;,&quot;volume&quot;:&quot;29&quot;,&quot;container-title-short&quot;:&quot;&quot;},&quot;isTemporary&quot;:false,&quot;suppress-author&quot;:false,&quot;composite&quot;:false,&quot;author-only&quot;:false}]},{&quot;citationID&quot;:&quot;MENDELEY_CITATION_0490d038-8e0b-40ac-a0b2-2019a613cd21&quot;,&quot;properties&quot;:{&quot;noteIndex&quot;:0},&quot;isEdited&quot;:false,&quot;manualOverride&quot;:{&quot;isManuallyOverridden&quot;:false,&quot;citeprocText&quot;:&quot;[8]&quot;,&quot;manualOverrideText&quot;:&quot;&quot;},&quot;citationTag&quot;:&quot;MENDELEY_CITATION_v3_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&quot;,&quot;citationItems&quot;:[{&quot;id&quot;:&quot;1cbf0fcf-8548-3512-a802-028192930b60&quot;,&quot;itemData&quot;:{&quot;type&quot;:&quot;article-journal&quot;,&quot;id&quot;:&quot;1cbf0fcf-8548-3512-a802-028192930b60&quot;,&quot;title&quot;:&quot;Cloud computing: google firebase firestore optimization analysis&quot;,&quot;groupId&quot;:&quot;6e6d66fd-f91c-3762-9472-8b1793e7f63e&quot;,&quot;author&quot;:[{&quot;family&quot;:&quot;Bahtiar Semma&quot;,&quot;given&quot;:&quot;Andi&quot;,&quot;parse-names&quot;:false,&quot;dropping-particle&quot;:&quot;&quot;,&quot;non-dropping-particle&quot;:&quot;&quot;},{&quot;family&quot;:&quot;Ali&quot;,&quot;given&quot;:&quot;Mukti&quot;,&quot;parse-names&quot;:false,&quot;dropping-particle&quot;:&quot;&quot;,&quot;non-dropping-particle&quot;:&quot;&quot;},{&quot;family&quot;:&quot;Saerozi&quot;,&quot;given&quot;:&quot;Muh&quot;,&quot;parse-names&quot;:false,&quot;dropping-particle&quot;:&quot;&quot;,&quot;non-dropping-particle&quot;:&quot;&quot;},{&quot;family&quot;:&quot;Mansur&quot;,&quot;given&quot;:&quot;Mansur&quot;,&quot;parse-names&quot;:false,&quot;dropping-particle&quot;:&quot;&quot;,&quot;non-dropping-particle&quot;:&quot;&quot;},{&quot;family&quot;:&quot;Kusrini&quot;,&quot;given&quot;:&quot;Kusrini&quot;,&quot;parse-names&quot;:false,&quot;dropping-particle&quot;:&quot;&quot;,&quot;non-dropping-particle&quot;:&quot;&quot;}],&quot;container-title&quot;:&quot;Indonesian Journal of Electrical Engineering and Computer Science&quot;,&quot;DOI&quot;:&quot;10.11591/ijeecs.v29.i3.pp1719-1728&quot;,&quot;ISSN&quot;:&quot;2502-4760&quot;,&quot;issued&quot;:{&quot;date-parts&quot;:[[2023,3,1]]},&quot;page&quot;:&quot;1719&quot;,&quot;abstract&quot;:&quot;&lt;p&gt;Cloud computing is a new paradigm that provides end users with a secure, personalized, dynamic computing environment with guaranteed service quality. One popular solution is Google cloud firestore, a global-scale not only structured query language (NoSQL) document database for mobile and web apps. Recent research on cloud-based NoSQL databases often discusses the difference between them and SQL databases and their performance. However, using cloud-based NoSQL databases such as firestore is tricky without any scientific comparison methodology, and it needs analysis of how its particular systems work. This study aims to discover what is the best design that could be implemented to optimize data read cost, response size, and time regarding the cloud firestore database. In this study, we develop a grade point average (GPA)-report mocking application to assess data read based on our institution’s needs. This application consists of three functions. Add the graduated GPA and students’ names, and view the ten highest GPAs, GPA average, and total graduated students. The finding indicates that aggregating data on the client side or utilizing the Google cloud function trigger, then updating aggregation data in one transaction significantly reduces document read count (cost), response size, and time.&lt;/p&gt;&quot;,&quot;issue&quot;:&quot;3&quot;,&quot;volume&quot;:&quot;29&quot;,&quot;container-title-short&quot;:&quot;&quot;},&quot;isTemporary&quot;:false,&quot;suppress-author&quot;:false,&quot;composite&quot;:false,&quot;author-only&quot;:false}]},{&quot;citationID&quot;:&quot;MENDELEY_CITATION_575d59da-576d-4f06-be54-741e54407e5a&quot;,&quot;properties&quot;:{&quot;noteIndex&quot;:0},&quot;isEdited&quot;:false,&quot;manualOverride&quot;:{&quot;isManuallyOverridden&quot;:false,&quot;citeprocText&quot;:&quot;[9]&quot;,&quot;manualOverrideText&quot;:&quot;&quot;},&quot;citationTag&quot;:&quot;MENDELEY_CITATION_v3_eyJjaXRhdGlvbklEIjoiTUVOREVMRVlfQ0lUQVRJT05fNTc1ZDU5ZGEtNTc2ZC00ZjA2LWJlNTQtNzQxZTU0NDA3ZTVh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quot;,&quot;citationItems&quot;:[{&quot;id&quot;:&quot;e88fc6a1-5225-3114-8a0a-424d53348a89&quot;,&quot;itemData&quot;:{&quot;type&quot;:&quot;paper-conference&quot;,&quot;id&quot;:&quot;e88fc6a1-5225-3114-8a0a-424d53348a89&quot;,&quot;title&quot;:&quot;What Do Firebase Developers Discuss About? An Empirical Study on Stack Overflow Posts&quot;,&quot;groupId&quot;:&quot;6e6d66fd-f91c-3762-9472-8b1793e7f63e&quot;,&quot;author&quot;:[{&quot;family&quot;:&quot;Khan&quot;,&quot;given&quot;:&quot;Md. Sohel Aman&quot;,&quot;parse-names&quot;:false,&quot;dropping-particle&quot;:&quot;&quot;,&quot;non-dropping-particle&quot;:&quot;&quot;},{&quot;family&quot;:&quot;Farabi&quot;,&quot;given&quot;:&quot;Ahmad Rahman&quot;,&quot;parse-names&quot;:false,&quot;dropping-particle&quot;:&quot;&quot;,&quot;non-dropping-particle&quot;:&quot;&quot;},{&quot;family&quot;:&quot;Iqbal&quot;,&quot;given&quot;:&quot;Anindya&quot;,&quot;parse-names&quot;:false,&quot;dropping-particle&quot;:&quot;&quot;,&quot;non-dropping-particle&quot;:&quot;&quot;}],&quot;container-title&quot;:&quot;Proceedings of the 9th International Conference on Networking, Systems and Security&quot;,&quot;DOI&quot;:&quot;10.1145/3569551.3569558&quot;,&quot;ISBN&quot;:&quot;9781450399036&quot;,&quot;issued&quot;:{&quot;date-parts&quot;:[[2022,12,20]]},&quot;publisher-place&quot;:&quot;New York, NY, USA&quot;,&quot;page&quot;:&quot;63-74&quot;,&quot;publisher&quot;:&quot;ACM&quot;,&quot;container-title-short&quot;:&quot;&quot;},&quot;isTemporary&quot;:false,&quot;suppress-author&quot;:false,&quot;composite&quot;:false,&quot;author-only&quot;:false}]},{&quot;citationID&quot;:&quot;MENDELEY_CITATION_7f4b35e8-bf20-4ea8-9c4a-2ee2ff855a63&quot;,&quot;properties&quot;:{&quot;noteIndex&quot;:0},&quot;isEdited&quot;:false,&quot;manualOverride&quot;:{&quot;isManuallyOverridden&quot;:false,&quot;citeprocText&quot;:&quot;[9]&quot;,&quot;manualOverrideText&quot;:&quot;&quot;},&quot;citationTag&quot;:&quot;MENDELEY_CITATION_v3_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&quot;,&quot;citationItems&quot;:[{&quot;id&quot;:&quot;e88fc6a1-5225-3114-8a0a-424d53348a89&quot;,&quot;itemData&quot;:{&quot;type&quot;:&quot;paper-conference&quot;,&quot;id&quot;:&quot;e88fc6a1-5225-3114-8a0a-424d53348a89&quot;,&quot;title&quot;:&quot;What Do Firebase Developers Discuss About? An Empirical Study on Stack Overflow Posts&quot;,&quot;groupId&quot;:&quot;6e6d66fd-f91c-3762-9472-8b1793e7f63e&quot;,&quot;author&quot;:[{&quot;family&quot;:&quot;Khan&quot;,&quot;given&quot;:&quot;Md. Sohel Aman&quot;,&quot;parse-names&quot;:false,&quot;dropping-particle&quot;:&quot;&quot;,&quot;non-dropping-particle&quot;:&quot;&quot;},{&quot;family&quot;:&quot;Farabi&quot;,&quot;given&quot;:&quot;Ahmad Rahman&quot;,&quot;parse-names&quot;:false,&quot;dropping-particle&quot;:&quot;&quot;,&quot;non-dropping-particle&quot;:&quot;&quot;},{&quot;family&quot;:&quot;Iqbal&quot;,&quot;given&quot;:&quot;Anindya&quot;,&quot;parse-names&quot;:false,&quot;dropping-particle&quot;:&quot;&quot;,&quot;non-dropping-particle&quot;:&quot;&quot;}],&quot;container-title&quot;:&quot;Proceedings of the 9th International Conference on Networking, Systems and Security&quot;,&quot;DOI&quot;:&quot;10.1145/3569551.3569558&quot;,&quot;ISBN&quot;:&quot;9781450399036&quot;,&quot;issued&quot;:{&quot;date-parts&quot;:[[2022,12,20]]},&quot;publisher-place&quot;:&quot;New York, NY, USA&quot;,&quot;page&quot;:&quot;63-74&quot;,&quot;publisher&quot;:&quot;ACM&quot;,&quot;container-title-short&quot;:&quot;&quot;},&quot;isTemporary&quot;:false,&quot;suppress-author&quot;:false,&quot;composite&quot;:false,&quot;author-only&quot;:false}]},{&quot;citationID&quot;:&quot;MENDELEY_CITATION_b00c9593-7373-46b8-ad3b-c76bec48016d&quot;,&quot;properties&quot;:{&quot;noteIndex&quot;:0},&quot;isEdited&quot;:false,&quot;manualOverride&quot;:{&quot;isManuallyOverridden&quot;:false,&quot;citeprocText&quot;:&quot;[10]&quot;,&quot;manualOverrideText&quot;:&quot;&quot;},&quot;citationTag&quot;:&quot;MENDELEY_CITATION_v3_eyJjaXRhdGlvbklEIjoiTUVOREVMRVlfQ0lUQVRJT05fYjAwYzk1OTMtNzM3My00NmI4LWFkM2ItYzc2YmVjNDgwMTZkIiwicHJvcGVydGllcyI6eyJub3RlSW5kZXgiOjB9LCJpc0VkaXRlZCI6ZmFsc2UsIm1hbnVhbE92ZXJyaWRlIjp7ImlzTWFudWFsbHlPdmVycmlkZGVuIjpmYWxzZSwiY2l0ZXByb2NUZXh0IjoiWzEwXSIsIm1hbnVhbE92ZXJyaWRlVGV4dCI6IiJ9LCJjaXRhdGlvbkl0ZW1zIjpbeyJpZCI6IjI4YjdlMTE1LTI3YWEtMzM1Mi1iMjNmLTc3NGU0YjRiNmE3NCIsIml0ZW1EYXRhIjp7InR5cGUiOiJjaGFwdGVyIiwiaWQiOiIyOGI3ZTExNS0yN2FhLTMzNTItYjIzZi03NzRlNGI0YjZhNz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quot;,&quot;citationItems&quot;:[{&quot;id&quot;:&quot;28b7e115-27aa-3352-b23f-774e4b4b6a74&quot;,&quot;itemData&quot;:{&quot;type&quot;:&quot;chapter&quot;,&quot;id&quot;:&quot;28b7e115-27aa-3352-b23f-774e4b4b6a74&quot;,&quot;title&quot;:&quot;Study on Google Firebase for Real-Time Web Messaging&quot;,&quot;groupId&quot;:&quot;6e6d66fd-f91c-3762-9472-8b1793e7f63e&quot;,&quot;author&quot;:[{&quot;family&quot;:&quot;Patnaik&quot;,&quot;given&quot;:&quot;Rahul&quot;,&quot;parse-names&quot;:false,&quot;dropping-particle&quot;:&quot;&quot;,&quot;non-dropping-particle&quot;:&quot;&quot;},{&quot;family&quot;:&quot;Pradhan&quot;,&quot;given&quot;:&quot;Rajesh&quot;,&quot;parse-names&quot;:false,&quot;dropping-particle&quot;:&quot;&quot;,&quot;non-dropping-particle&quot;:&quot;&quot;},{&quot;family&quot;:&quot;Rath&quot;,&quot;given&quot;:&quot;Smita&quot;,&quot;parse-names&quot;:false,&quot;dropping-particle&quot;:&quot;&quot;,&quot;non-dropping-particle&quot;:&quot;&quot;},{&quot;family&quot;:&quot;Mishra&quot;,&quot;given&quot;:&quot;Chandan&quot;,&quot;parse-names&quot;:false,&quot;dropping-particle&quot;:&quot;&quot;,&quot;non-dropping-particle&quot;:&quot;&quot;},{&quot;family&quot;:&quot;Mohanty&quot;,&quot;given&quot;:&quot;Lagnajeet&quot;,&quot;parse-names&quot;:false,&quot;dropping-particle&quot;:&quot;&quot;,&quot;non-dropping-particle&quot;:&quot;&quot;}],&quot;DOI&quot;:&quot;10.1007/978-981-15-5971-6_50&quot;,&quot;issued&quot;:{&quot;date-parts&quot;:[[2021]]},&quot;page&quot;:&quot;461-469&quot;,&quot;container-title-short&quot;:&quot;&quot;},&quot;isTemporary&quot;:false,&quot;suppress-author&quot;:false,&quot;composite&quot;:false,&quot;author-only&quot;:false}]},{&quot;citationID&quot;:&quot;MENDELEY_CITATION_e878bffe-bcc2-4f55-b629-7a22855c3809&quot;,&quot;properties&quot;:{&quot;noteIndex&quot;:0},&quot;isEdited&quot;:false,&quot;manualOverride&quot;:{&quot;isManuallyOverridden&quot;:false,&quot;citeprocText&quot;:&quot;[11]&quot;,&quot;manualOverrideText&quot;:&quot;&quot;},&quot;citationTag&quot;:&quot;MENDELEY_CITATION_v3_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&quot;,&quot;citationItems&quot;:[{&quot;id&quot;:&quot;076e20cd-891c-3a1d-9520-60bad59648a0&quot;,&quot;itemData&quot;:{&quot;type&quot;:&quot;chapter&quot;,&quot;id&quot;:&quot;076e20cd-891c-3a1d-9520-60bad59648a0&quot;,&quot;title&quot;:&quot;The Firebase Realtime Database&quot;,&quot;groupId&quot;:&quot;6e6d66fd-f91c-3762-9472-8b1793e7f63e&quot;,&quot;author&quot;:[{&quot;family&quot;:&quot;Moroney&quot;,&quot;given&quot;:&quot;Laurence&quot;,&quot;parse-names&quot;:false,&quot;dropping-particle&quot;:&quot;&quot;,&quot;non-dropping-particle&quot;:&quot;&quot;}],&quot;container-title&quot;:&quot;The Definitive Guide to Firebase&quot;,&quot;DOI&quot;:&quot;10.1007/978-1-4842-2943-9_3&quot;,&quot;issued&quot;:{&quot;date-parts&quot;:[[2017]]},&quot;publisher-place&quot;:&quot;Berkeley, CA&quot;,&quot;page&quot;:&quot;51-71&quot;,&quot;publisher&quot;:&quot;Apress&quot;,&quot;container-title-short&quot;:&quot;&quot;},&quot;isTemporary&quot;:false,&quot;suppress-author&quot;:false,&quot;composite&quot;:false,&quot;author-only&quot;:false}]},{&quot;citationID&quot;:&quot;MENDELEY_CITATION_4f946292-3ff0-4f3d-9c3f-2b0fcf181703&quot;,&quot;properties&quot;:{&quot;noteIndex&quot;:0},&quot;isEdited&quot;:false,&quot;manualOverride&quot;:{&quot;isManuallyOverridden&quot;:false,&quot;citeprocText&quot;:&quot;[11], [12]&quot;,&quot;manualOverrideText&quot;:&quot;&quot;},&quot;citationTag&quot;:&quot;MENDELEY_CITATION_v3_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&quot;,&quot;citationItems&quot;:[{&quot;id&quot;:&quot;05943c11-e9e0-34c6-a876-77c84995e674&quot;,&quot;itemData&quot;:{&quot;type&quot;:&quot;chapter&quot;,&quot;id&quot;:&quot;05943c11-e9e0-34c6-a876-77c84995e674&quot;,&quot;title&quot;:&quot;Introduction to Firebase&quot;,&quot;groupId&quot;:&quot;6e6d66fd-f91c-3762-9472-8b1793e7f63e&quot;,&quot;author&quot;:[{&quot;family&quot;:&quot;Carli&quot;,&quot;given&quot;:&quot;Sullivan&quot;,&quot;parse-names&quot;:false,&quot;dropping-particle&quot;:&quot;&quot;,&quot;non-dropping-particle&quot;:&quot;De&quot;}],&quot;container-title&quot;:&quot;Build Mobile Apps with SwiftUI and Firebase&quot;,&quot;DOI&quot;:&quot;10.1007/978-1-4842-9452-9_2&quot;,&quot;issued&quot;:{&quot;date-parts&quot;:[[2023]]},&quot;publisher-place&quot;:&quot;Berkeley, CA&quot;,&quot;page&quot;:&quot;17-42&quot;,&quot;publisher&quot;:&quot;Apress&quot;,&quot;container-title-short&quot;:&quot;&quot;},&quot;isTemporary&quot;:false,&quot;suppress-author&quot;:false,&quot;composite&quot;:false,&quot;author-only&quot;:false},{&quot;id&quot;:&quot;076e20cd-891c-3a1d-9520-60bad59648a0&quot;,&quot;itemData&quot;:{&quot;type&quot;:&quot;chapter&quot;,&quot;id&quot;:&quot;076e20cd-891c-3a1d-9520-60bad59648a0&quot;,&quot;title&quot;:&quot;The Firebase Realtime Database&quot;,&quot;groupId&quot;:&quot;6e6d66fd-f91c-3762-9472-8b1793e7f63e&quot;,&quot;author&quot;:[{&quot;family&quot;:&quot;Moroney&quot;,&quot;given&quot;:&quot;Laurence&quot;,&quot;parse-names&quot;:false,&quot;dropping-particle&quot;:&quot;&quot;,&quot;non-dropping-particle&quot;:&quot;&quot;}],&quot;container-title&quot;:&quot;The Definitive Guide to Firebase&quot;,&quot;DOI&quot;:&quot;10.1007/978-1-4842-2943-9_3&quot;,&quot;issued&quot;:{&quot;date-parts&quot;:[[2017]]},&quot;publisher-place&quot;:&quot;Berkeley, CA&quot;,&quot;page&quot;:&quot;51-71&quot;,&quot;publisher&quot;:&quot;Apress&quot;,&quot;container-title-short&quot;:&quot;&quot;},&quot;isTemporary&quot;:false}]},{&quot;citationID&quot;:&quot;MENDELEY_CITATION_f9048b5c-9f80-4cf6-a228-29c0f83c25be&quot;,&quot;properties&quot;:{&quot;noteIndex&quot;:0},&quot;isEdited&quot;:false,&quot;manualOverride&quot;:{&quot;isManuallyOverridden&quot;:false,&quot;citeprocText&quot;:&quot;[13]&quot;,&quot;manualOverrideText&quot;:&quot;&quot;},&quot;citationTag&quot;:&quot;MENDELEY_CITATION_v3_eyJjaXRhdGlvbklEIjoiTUVOREVMRVlfQ0lUQVRJT05fZjkwNDhiNWMtOWY4MC00Y2Y2LWEyMjgtMjljMGY4M2MyNWJlIiwicHJvcGVydGllcyI6eyJub3RlSW5kZXgiOjB9LCJpc0VkaXRlZCI6ZmFsc2UsIm1hbnVhbE92ZXJyaWRlIjp7ImlzTWFudWFsbHlPdmVycmlkZGVuIjpmYWxzZSwiY2l0ZXByb2NUZXh0IjoiWzEzXSIsIm1hbnVhbE92ZXJyaWRlVGV4dCI6IiJ9LCJjaXRhdGlvbkl0ZW1zIjpbeyJpZCI6IjExMmJlNThhLWI5OTItM2FjOC04OGNiLTczZDljMzZlM2VhZCIsIml0ZW1EYXRhIjp7InR5cGUiOiJjaGFwdGVyIiwiaWQiOiIxMTJiZTU4YS1iOTkyLTNhYzgtODhjYi03M2Q5YzM2ZTNlYW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quot;,&quot;citationItems&quot;:[{&quot;id&quot;:&quot;112be58a-b992-3ac8-88cb-73d9c36e3ead&quot;,&quot;itemData&quot;:{&quot;type&quot;:&quot;chapter&quot;,&quot;id&quot;:&quot;112be58a-b992-3ac8-88cb-73d9c36e3ead&quot;,&quot;title&quot;:&quot;Study on Google Firebase for Real-Time Web Messaging&quot;,&quot;groupId&quot;:&quot;6e6d66fd-f91c-3762-9472-8b1793e7f63e&quot;,&quot;author&quot;:[{&quot;family&quot;:&quot;Patnaik&quot;,&quot;given&quot;:&quot;Rahul&quot;,&quot;parse-names&quot;:false,&quot;dropping-particle&quot;:&quot;&quot;,&quot;non-dropping-particle&quot;:&quot;&quot;},{&quot;family&quot;:&quot;Pradhan&quot;,&quot;given&quot;:&quot;Rajesh&quot;,&quot;parse-names&quot;:false,&quot;dropping-particle&quot;:&quot;&quot;,&quot;non-dropping-particle&quot;:&quot;&quot;},{&quot;family&quot;:&quot;Rath&quot;,&quot;given&quot;:&quot;Smita&quot;,&quot;parse-names&quot;:false,&quot;dropping-particle&quot;:&quot;&quot;,&quot;non-dropping-particle&quot;:&quot;&quot;},{&quot;family&quot;:&quot;Mishra&quot;,&quot;given&quot;:&quot;Chandan&quot;,&quot;parse-names&quot;:false,&quot;dropping-particle&quot;:&quot;&quot;,&quot;non-dropping-particle&quot;:&quot;&quot;},{&quot;family&quot;:&quot;Mohanty&quot;,&quot;given&quot;:&quot;Lagnajeet&quot;,&quot;parse-names&quot;:false,&quot;dropping-particle&quot;:&quot;&quot;,&quot;non-dropping-particle&quot;:&quot;&quot;}],&quot;DOI&quot;:&quot;10.1007/978-981-15-5971-6_50&quot;,&quot;issued&quot;:{&quot;date-parts&quot;:[[2021]]},&quot;page&quot;:&quot;461-469&quot;,&quot;container-title-short&quot;:&quot;&quot;},&quot;isTemporary&quot;:false,&quot;suppress-author&quot;:false,&quot;composite&quot;:false,&quot;author-only&quot;:false}]},{&quot;citationID&quot;:&quot;MENDELEY_CITATION_7d645ba4-1ad5-4786-8c74-73e5f68c6f86&quot;,&quot;properties&quot;:{&quot;noteIndex&quot;:0},&quot;isEdited&quot;:false,&quot;manualOverride&quot;:{&quot;isManuallyOverridden&quot;:false,&quot;citeprocText&quot;:&quot;[13]&quot;,&quot;manualOverrideText&quot;:&quot;&quot;},&quot;citationTag&quot;:&quot;MENDELEY_CITATION_v3_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&quot;,&quot;citationItems&quot;:[{&quot;id&quot;:&quot;112be58a-b992-3ac8-88cb-73d9c36e3ead&quot;,&quot;itemData&quot;:{&quot;type&quot;:&quot;chapter&quot;,&quot;id&quot;:&quot;112be58a-b992-3ac8-88cb-73d9c36e3ead&quot;,&quot;title&quot;:&quot;Study on Google Firebase for Real-Time Web Messaging&quot;,&quot;groupId&quot;:&quot;6e6d66fd-f91c-3762-9472-8b1793e7f63e&quot;,&quot;author&quot;:[{&quot;family&quot;:&quot;Patnaik&quot;,&quot;given&quot;:&quot;Rahul&quot;,&quot;parse-names&quot;:false,&quot;dropping-particle&quot;:&quot;&quot;,&quot;non-dropping-particle&quot;:&quot;&quot;},{&quot;family&quot;:&quot;Pradhan&quot;,&quot;given&quot;:&quot;Rajesh&quot;,&quot;parse-names&quot;:false,&quot;dropping-particle&quot;:&quot;&quot;,&quot;non-dropping-particle&quot;:&quot;&quot;},{&quot;family&quot;:&quot;Rath&quot;,&quot;given&quot;:&quot;Smita&quot;,&quot;parse-names&quot;:false,&quot;dropping-particle&quot;:&quot;&quot;,&quot;non-dropping-particle&quot;:&quot;&quot;},{&quot;family&quot;:&quot;Mishra&quot;,&quot;given&quot;:&quot;Chandan&quot;,&quot;parse-names&quot;:false,&quot;dropping-particle&quot;:&quot;&quot;,&quot;non-dropping-particle&quot;:&quot;&quot;},{&quot;family&quot;:&quot;Mohanty&quot;,&quot;given&quot;:&quot;Lagnajeet&quot;,&quot;parse-names&quot;:false,&quot;dropping-particle&quot;:&quot;&quot;,&quot;non-dropping-particle&quot;:&quot;&quot;}],&quot;DOI&quot;:&quot;10.1007/978-981-15-5971-6_50&quot;,&quot;issued&quot;:{&quot;date-parts&quot;:[[2021]]},&quot;page&quot;:&quot;461-469&quot;,&quot;container-title-short&quot;:&quot;&quot;},&quot;isTemporary&quot;:false,&quot;suppress-author&quot;:false,&quot;composite&quot;:false,&quot;author-only&quot;:false}]},{&quot;citationID&quot;:&quot;MENDELEY_CITATION_80376abe-54ab-4ee2-916a-d156313c4520&quot;,&quot;properties&quot;:{&quot;noteIndex&quot;:0},&quot;isEdited&quot;:false,&quot;manualOverride&quot;:{&quot;isManuallyOverridden&quot;:false,&quot;citeprocText&quot;:&quot;[14]&quot;,&quot;manualOverrideText&quot;:&quot;&quot;},&quot;citationTag&quot;:&quot;MENDELEY_CITATION_v3_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&quot;,&quot;citationItems&quot;:[{&quot;id&quot;:&quot;5a43596b-1f62-3562-a6d6-1d392485da82&quot;,&quot;itemData&quot;:{&quot;type&quot;:&quot;paper-conference&quot;,&quot;id&quot;:&quot;5a43596b-1f62-3562-a6d6-1d392485da82&quot;,&quot;title&quot;:&quot;Firebase Cloud: Web-Based Streaming Platform&quot;,&quot;groupId&quot;:&quot;6e6d66fd-f91c-3762-9472-8b1793e7f63e&quot;,&quot;author&quot;:[{&quot;family&quot;:&quot;Gupta&quot;,&quot;given&quot;:&quot;Harsh&quot;,&quot;parse-names&quot;:false,&quot;dropping-particle&quot;:&quot;&quot;,&quot;non-dropping-particle&quot;:&quot;&quot;},{&quot;family&quot;:&quot;Roy&quot;,&quot;given&quot;:&quot;Dipannita&quot;,&quot;parse-names&quot;:false,&quot;dropping-particle&quot;:&quot;&quot;,&quot;non-dropping-particle&quot;:&quot;&quot;},{&quot;family&quot;:&quot;Garg&quot;,&quot;given&quot;:&quot;Anuj&quot;,&quot;parse-names&quot;:false,&quot;dropping-particle&quot;:&quot;&quot;,&quot;non-dropping-particle&quot;:&quot;&quot;},{&quot;family&quot;:&quot;Agarwal&quot;,&quot;given&quot;:&quot;Hardik&quot;,&quot;parse-names&quot;:false,&quot;dropping-particle&quot;:&quot;&quot;,&quot;non-dropping-particle&quot;:&quot;&quot;},{&quot;family&quot;:&quot;Dudeja&quot;,&quot;given&quot;:&quot;Tina&quot;,&quot;parse-names&quot;:false,&quot;dropping-particle&quot;:&quot;&quot;,&quot;non-dropping-particle&quot;:&quot;&quot;}],&quot;container-title&quot;:&quot;2022 Fifth International Conference on Computational Intelligence and Communication Technologies (CCICT)&quot;,&quot;DOI&quot;:&quot;10.1109/CCiCT56684.2022.00098&quot;,&quot;ISBN&quot;:&quot;978-1-6654-7224-1&quot;,&quot;issued&quot;:{&quot;date-parts&quot;:[[2022,7]]},&quot;page&quot;:&quot;526-532&quot;,&quot;publisher&quot;:&quot;IEEE&quot;,&quot;container-title-short&quot;:&quot;&quot;},&quot;isTemporary&quot;:false,&quot;suppress-author&quot;:false,&quot;composite&quot;:false,&quot;author-only&quot;:false}]},{&quot;citationID&quot;:&quot;MENDELEY_CITATION_857dda5f-90d9-439c-94be-9270353a257c&quot;,&quot;properties&quot;:{&quot;noteIndex&quot;:0},&quot;isEdited&quot;:false,&quot;manualOverride&quot;:{&quot;isManuallyOverridden&quot;:false,&quot;citeprocText&quot;:&quot;[14]&quot;,&quot;manualOverrideText&quot;:&quot;&quot;},&quot;citationTag&quot;:&quot;MENDELEY_CITATION_v3_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&quot;,&quot;citationItems&quot;:[{&quot;id&quot;:&quot;5a43596b-1f62-3562-a6d6-1d392485da82&quot;,&quot;itemData&quot;:{&quot;type&quot;:&quot;paper-conference&quot;,&quot;id&quot;:&quot;5a43596b-1f62-3562-a6d6-1d392485da82&quot;,&quot;title&quot;:&quot;Firebase Cloud: Web-Based Streaming Platform&quot;,&quot;groupId&quot;:&quot;6e6d66fd-f91c-3762-9472-8b1793e7f63e&quot;,&quot;author&quot;:[{&quot;family&quot;:&quot;Gupta&quot;,&quot;given&quot;:&quot;Harsh&quot;,&quot;parse-names&quot;:false,&quot;dropping-particle&quot;:&quot;&quot;,&quot;non-dropping-particle&quot;:&quot;&quot;},{&quot;family&quot;:&quot;Roy&quot;,&quot;given&quot;:&quot;Dipannita&quot;,&quot;parse-names&quot;:false,&quot;dropping-particle&quot;:&quot;&quot;,&quot;non-dropping-particle&quot;:&quot;&quot;},{&quot;family&quot;:&quot;Garg&quot;,&quot;given&quot;:&quot;Anuj&quot;,&quot;parse-names&quot;:false,&quot;dropping-particle&quot;:&quot;&quot;,&quot;non-dropping-particle&quot;:&quot;&quot;},{&quot;family&quot;:&quot;Agarwal&quot;,&quot;given&quot;:&quot;Hardik&quot;,&quot;parse-names&quot;:false,&quot;dropping-particle&quot;:&quot;&quot;,&quot;non-dropping-particle&quot;:&quot;&quot;},{&quot;family&quot;:&quot;Dudeja&quot;,&quot;given&quot;:&quot;Tina&quot;,&quot;parse-names&quot;:false,&quot;dropping-particle&quot;:&quot;&quot;,&quot;non-dropping-particle&quot;:&quot;&quot;}],&quot;container-title&quot;:&quot;2022 Fifth International Conference on Computational Intelligence and Communication Technologies (CCICT)&quot;,&quot;DOI&quot;:&quot;10.1109/CCiCT56684.2022.00098&quot;,&quot;ISBN&quot;:&quot;978-1-6654-7224-1&quot;,&quot;issued&quot;:{&quot;date-parts&quot;:[[2022,7]]},&quot;page&quot;:&quot;526-532&quot;,&quot;publisher&quot;:&quot;IEEE&quot;,&quot;container-title-short&quot;:&quot;&quot;},&quot;isTemporary&quot;:false,&quot;suppress-author&quot;:false,&quot;composite&quot;:false,&quot;author-only&quot;:false}]},{&quot;citationID&quot;:&quot;MENDELEY_CITATION_e088883e-c207-454e-8f93-f302b9af8e56&quot;,&quot;properties&quot;:{&quot;noteIndex&quot;:0},&quot;isEdited&quot;:false,&quot;manualOverride&quot;:{&quot;isManuallyOverridden&quot;:false,&quot;citeprocText&quot;:&quot;[15]&quot;,&quot;manualOverrideText&quot;:&quot;&quot;},&quot;citationTag&quot;:&quot;MENDELEY_CITATION_v3_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&quot;,&quot;citationItems&quot;:[{&quot;id&quot;:&quot;f76b9c46-4953-3652-8f9b-6840ec424e78&quot;,&quot;itemData&quot;:{&quot;type&quot;:&quot;chapter&quot;,&quot;id&quot;:&quot;f76b9c46-4953-3652-8f9b-6840ec424e78&quot;,&quot;title&quot;:&quot;Microsoft Azure and Cloud Computing&quot;,&quot;groupId&quot;:&quot;6e6d66fd-f91c-3762-9472-8b1793e7f63e&quot;,&quot;author&quot;:[{&quot;family&quot;:&quot;Copeland&quot;,&quot;given&quot;:&quot;Marshall&quot;,&quot;parse-names&quot;:false,&quot;dropping-particle&quot;:&quot;&quot;,&quot;non-dropping-particle&quot;:&quot;&quot;},{&quot;family&quot;:&quot;Soh&quot;,&quot;given&quot;:&quot;Julian&quot;,&quot;parse-names&quot;:false,&quot;dropping-particle&quot;:&quot;&quot;,&quot;non-dropping-particle&quot;:&quot;&quot;},{&quot;family&quot;:&quot;Puca&quot;,&quot;given&quot;:&quot;Anthony&quot;,&quot;parse-names&quot;:false,&quot;dropping-particle&quot;:&quot;&quot;,&quot;non-dropping-particle&quot;:&quot;&quot;},{&quot;family&quot;:&quot;Manning&quot;,&quot;given&quot;:&quot;Mike&quot;,&quot;parse-names&quot;:false,&quot;dropping-particle&quot;:&quot;&quot;,&quot;non-dropping-particle&quot;:&quot;&quot;},{&quot;family&quot;:&quot;Gollob&quot;,&quot;given&quot;:&quot;David&quot;,&quot;parse-names&quot;:false,&quot;dropping-particle&quot;:&quot;&quot;,&quot;non-dropping-particle&quot;:&quot;&quot;}],&quot;container-title&quot;:&quot;Microsoft Azure&quot;,&quot;DOI&quot;:&quot;10.1007/978-1-4842-1043-7_1&quot;,&quot;issued&quot;:{&quot;date-parts&quot;:[[2015]]},&quot;publisher-place&quot;:&quot;Berkeley, CA&quot;,&quot;page&quot;:&quot;3-26&quot;,&quot;publisher&quot;:&quot;Apress&quot;,&quot;container-title-short&quot;:&quot;&quot;},&quot;isTemporary&quot;:false,&quot;suppress-author&quot;:false,&quot;composite&quot;:false,&quot;author-only&quot;:false}]},{&quot;citationID&quot;:&quot;MENDELEY_CITATION_ba72b972-31d9-4181-b59c-050114e9c3d2&quot;,&quot;properties&quot;:{&quot;noteIndex&quot;:0},&quot;isEdited&quot;:false,&quot;manualOverride&quot;:{&quot;isManuallyOverridden&quot;:false,&quot;citeprocText&quot;:&quot;[16]&quot;,&quot;manualOverrideText&quot;:&quot;&quot;},&quot;citationTag&quot;:&quot;MENDELEY_CITATION_v3_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&quot;,&quot;citationItems&quot;:[{&quot;id&quot;:&quot;418d8958-7fbf-30bc-9566-5bf4b72dab75&quot;,&quot;itemData&quot;:{&quot;type&quot;:&quot;chapter&quot;,&quot;id&quot;:&quot;418d8958-7fbf-30bc-9566-5bf4b72dab75&quot;,&quot;title&quot;:&quot;Microsoft Azure Storage&quot;,&quot;groupId&quot;:&quot;6e6d66fd-f91c-3762-9472-8b1793e7f63e&quot;,&quot;author&quot;:[{&quot;family&quot;:&quot;Mazumdar&quot;,&quot;given&quot;:&quot;Pranab&quot;,&quot;parse-names&quot;:false,&quot;dropping-particle&quot;:&quot;&quot;,&quot;non-dropping-particle&quot;:&quot;&quot;},{&quot;family&quot;:&quot;Agarwal&quot;,&quot;given&quot;:&quot;Sourabh&quot;,&quot;parse-names&quot;:false,&quot;dropping-particle&quot;:&quot;&quot;,&quot;non-dropping-particle&quot;:&quot;&quot;},{&quot;family&quot;:&quot;Banerjee&quot;,&quot;given&quot;:&quot;Amit&quot;,&quot;parse-names&quot;:false,&quot;dropping-particle&quot;:&quot;&quot;,&quot;non-dropping-particle&quot;:&quot;&quot;}],&quot;container-title&quot;:&quot;Pro SQL Server on Microsoft Azure&quot;,&quot;DOI&quot;:&quot;10.1007/978-1-4842-2083-2_3&quot;,&quot;issued&quot;:{&quot;date-parts&quot;:[[2016]]},&quot;publisher-place&quot;:&quot;Berkeley, CA&quot;,&quot;page&quot;:&quot;35-52&quot;,&quot;publisher&quot;:&quot;Apress&quot;,&quot;container-title-short&quot;:&quot;&quot;},&quot;isTemporary&quot;:false,&quot;suppress-author&quot;:false,&quot;composite&quot;:false,&quot;author-only&quot;:false}]},{&quot;citationID&quot;:&quot;MENDELEY_CITATION_077598ea-43d0-4238-bab3-cdd96dbd0fe5&quot;,&quot;properties&quot;:{&quot;noteIndex&quot;:0},&quot;isEdited&quot;:false,&quot;manualOverride&quot;:{&quot;isManuallyOverridden&quot;:false,&quot;citeprocText&quot;:&quot;[16]&quot;,&quot;manualOverrideText&quot;:&quot;&quot;},&quot;citationTag&quot;:&quot;MENDELEY_CITATION_v3_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&quot;,&quot;citationItems&quot;:[{&quot;id&quot;:&quot;418d8958-7fbf-30bc-9566-5bf4b72dab75&quot;,&quot;itemData&quot;:{&quot;type&quot;:&quot;chapter&quot;,&quot;id&quot;:&quot;418d8958-7fbf-30bc-9566-5bf4b72dab75&quot;,&quot;title&quot;:&quot;Microsoft Azure Storage&quot;,&quot;groupId&quot;:&quot;6e6d66fd-f91c-3762-9472-8b1793e7f63e&quot;,&quot;author&quot;:[{&quot;family&quot;:&quot;Mazumdar&quot;,&quot;given&quot;:&quot;Pranab&quot;,&quot;parse-names&quot;:false,&quot;dropping-particle&quot;:&quot;&quot;,&quot;non-dropping-particle&quot;:&quot;&quot;},{&quot;family&quot;:&quot;Agarwal&quot;,&quot;given&quot;:&quot;Sourabh&quot;,&quot;parse-names&quot;:false,&quot;dropping-particle&quot;:&quot;&quot;,&quot;non-dropping-particle&quot;:&quot;&quot;},{&quot;family&quot;:&quot;Banerjee&quot;,&quot;given&quot;:&quot;Amit&quot;,&quot;parse-names&quot;:false,&quot;dropping-particle&quot;:&quot;&quot;,&quot;non-dropping-particle&quot;:&quot;&quot;}],&quot;container-title&quot;:&quot;Pro SQL Server on Microsoft Azure&quot;,&quot;DOI&quot;:&quot;10.1007/978-1-4842-2083-2_3&quot;,&quot;issued&quot;:{&quot;date-parts&quot;:[[2016]]},&quot;publisher-place&quot;:&quot;Berkeley, CA&quot;,&quot;page&quot;:&quot;35-52&quot;,&quot;publisher&quot;:&quot;Apress&quot;,&quot;container-title-short&quot;:&quot;&quot;},&quot;isTemporary&quot;:false,&quot;suppress-author&quot;:false,&quot;composite&quot;:false,&quot;author-only&quot;:false}]},{&quot;citationID&quot;:&quot;MENDELEY_CITATION_cb39d789-e6e2-4187-b606-825e1208dc09&quot;,&quot;properties&quot;:{&quot;noteIndex&quot;:0},&quot;isEdited&quot;:false,&quot;manualOverride&quot;:{&quot;isManuallyOverridden&quot;:false,&quot;citeprocText&quot;:&quot;[17]&quot;,&quot;manualOverrideText&quot;:&quot;&quot;},&quot;citationTag&quot;:&quot;MENDELEY_CITATION_v3_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&quot;,&quot;citationItems&quot;:[{&quot;id&quot;:&quot;720aa1df-bb3f-38a8-8a7e-07be7e711033&quot;,&quot;itemData&quot;:{&quot;type&quot;:&quot;article-journal&quot;,&quot;id&quot;:&quot;720aa1df-bb3f-38a8-8a7e-07be7e711033&quot;,&quot;title&quot;:&quot;Seagull: an infrastructure for load prediction and optimized resource allocation&quot;,&quot;groupId&quot;:&quot;6e6d66fd-f91c-3762-9472-8b1793e7f63e&quot;,&quot;author&quot;:[{&quot;family&quot;:&quot;Poppe&quot;,&quot;given&quot;:&quot;Olga&quot;,&quot;parse-names&quot;:false,&quot;dropping-particle&quot;:&quot;&quot;,&quot;non-dropping-particle&quot;:&quot;&quot;},{&quot;family&quot;:&quot;Amuneke&quot;,&quot;given&quot;:&quot;Tayo&quot;,&quot;parse-names&quot;:false,&quot;dropping-particle&quot;:&quot;&quot;,&quot;non-dropping-particle&quot;:&quot;&quot;},{&quot;family&quot;:&quot;Banda&quot;,&quot;given&quot;:&quot;Dalitso&quot;,&quot;parse-names&quot;:false,&quot;dropping-particle&quot;:&quot;&quot;,&quot;non-dropping-particle&quot;:&quot;&quot;},{&quot;family&quot;:&quot;De&quot;,&quot;given&quot;:&quot;Aritra&quot;,&quot;parse-names&quot;:false,&quot;dropping-particle&quot;:&quot;&quot;,&quot;non-dropping-particle&quot;:&quot;&quot;},{&quot;family&quot;:&quot;Green&quot;,&quot;given&quot;:&quot;Ari&quot;,&quot;parse-names&quot;:false,&quot;dropping-particle&quot;:&quot;&quot;,&quot;non-dropping-particle&quot;:&quot;&quot;},{&quot;family&quot;:&quot;Knoertzer&quot;,&quot;given&quot;:&quot;Manon&quot;,&quot;parse-names&quot;:false,&quot;dropping-particle&quot;:&quot;&quot;,&quot;non-dropping-particle&quot;:&quot;&quot;},{&quot;family&quot;:&quot;Nosakhare&quot;,&quot;given&quot;:&quot;Ehi&quot;,&quot;parse-names&quot;:false,&quot;dropping-particle&quot;:&quot;&quot;,&quot;non-dropping-particle&quot;:&quot;&quot;},{&quot;family&quot;:&quot;Rajendran&quot;,&quot;given&quot;:&quot;Karthik&quot;,&quot;parse-names&quot;:false,&quot;dropping-particle&quot;:&quot;&quot;,&quot;non-dropping-particle&quot;:&quot;&quot;},{&quot;family&quot;:&quot;Shankargouda&quot;,&quot;given&quot;:&quot;Deepak&quot;,&quot;parse-names&quot;:false,&quot;dropping-particle&quot;:&quot;&quot;,&quot;non-dropping-particle&quot;:&quot;&quot;},{&quot;family&quot;:&quot;Wang&quot;,&quot;given&quot;:&quot;Meina&quot;,&quot;parse-names&quot;:false,&quot;dropping-particle&quot;:&quot;&quot;,&quot;non-dropping-particle&quot;:&quot;&quot;},{&quot;family&quot;:&quot;Au&quot;,&quot;given&quot;:&quot;Alan&quot;,&quot;parse-names&quot;:false,&quot;dropping-particle&quot;:&quot;&quot;,&quot;non-dropping-particle&quot;:&quot;&quot;},{&quot;family&quot;:&quot;Curino&quot;,&quot;given&quot;:&quot;Carlo&quot;,&quot;parse-names&quot;:false,&quot;dropping-particle&quot;:&quot;&quot;,&quot;non-dropping-particle&quot;:&quot;&quot;},{&quot;family&quot;:&quot;Guo&quot;,&quot;given&quot;:&quot;Qun&quot;,&quot;parse-names&quot;:false,&quot;dropping-particle&quot;:&quot;&quot;,&quot;non-dropping-particle&quot;:&quot;&quot;},{&quot;family&quot;:&quot;Jindal&quot;,&quot;given&quot;:&quot;Alekh&quot;,&quot;parse-names&quot;:false,&quot;dropping-particle&quot;:&quot;&quot;,&quot;non-dropping-particle&quot;:&quot;&quot;},{&quot;family&quot;:&quot;Kalhan&quot;,&quot;given&quot;:&quot;Ajay&quot;,&quot;parse-names&quot;:false,&quot;dropping-particle&quot;:&quot;&quot;,&quot;non-dropping-particle&quot;:&quot;&quot;},{&quot;family&quot;:&quot;Oslake&quot;,&quot;given&quot;:&quot;Morgan&quot;,&quot;parse-names&quot;:false,&quot;dropping-particle&quot;:&quot;&quot;,&quot;non-dropping-particle&quot;:&quot;&quot;},{&quot;family&quot;:&quot;Parchani&quot;,&quot;given&quot;:&quot;Sonia&quot;,&quot;parse-names&quot;:false,&quot;dropping-particle&quot;:&quot;&quot;,&quot;non-dropping-particle&quot;:&quot;&quot;},{&quot;family&quot;:&quot;Ramani&quot;,&quot;given&quot;:&quot;Vijay&quot;,&quot;parse-names&quot;:false,&quot;dropping-particle&quot;:&quot;&quot;,&quot;non-dropping-particle&quot;:&quot;&quot;},{&quot;family&quot;:&quot;Sellappan&quot;,&quot;given&quot;:&quot;Raj&quot;,&quot;parse-names&quot;:false,&quot;dropping-particle&quot;:&quot;&quot;,&quot;non-dropping-particle&quot;:&quot;&quot;},{&quot;family&quot;:&quot;Sen&quot;,&quot;given&quot;:&quot;Saikat&quot;,&quot;parse-names&quot;:false,&quot;dropping-particle&quot;:&quot;&quot;,&quot;non-dropping-particle&quot;:&quot;&quot;},{&quot;family&quot;:&quot;Shrotri&quot;,&quot;given&quot;:&quot;Sheetal&quot;,&quot;parse-names&quot;:false,&quot;dropping-particle&quot;:&quot;&quot;,&quot;non-dropping-particle&quot;:&quot;&quot;},{&quot;family&quot;:&quot;Srinivasan&quot;,&quot;given&quot;:&quot;Soundararajan&quot;,&quot;parse-names&quot;:false,&quot;dropping-particle&quot;:&quot;&quot;,&quot;non-dropping-particle&quot;:&quot;&quot;},{&quot;family&quot;:&quot;Xia&quot;,&quot;given&quot;:&quot;Ping&quot;,&quot;parse-names&quot;:false,&quot;dropping-particle&quot;:&quot;&quot;,&quot;non-dropping-particle&quot;:&quot;&quot;},{&quot;family&quot;:&quot;Xu&quot;,&quot;given&quot;:&quot;Shize&quot;,&quot;parse-names&quot;:false,&quot;dropping-particle&quot;:&quot;&quot;,&quot;non-dropping-particle&quot;:&quot;&quot;},{&quot;family&quot;:&quot;Yang&quot;,&quot;given&quot;:&quot;Alicia&quot;,&quot;parse-names&quot;:false,&quot;dropping-particle&quot;:&quot;&quot;,&quot;non-dropping-particle&quot;:&quot;&quot;},{&quot;family&quot;:&quot;Zhu&quot;,&quot;given&quot;:&quot;Yiwen&quot;,&quot;parse-names&quot;:false,&quot;dropping-particle&quot;:&quot;&quot;,&quot;non-dropping-particle&quot;:&quot;&quot;}],&quot;container-title&quot;:&quot;Proceedings of the VLDB Endowment&quot;,&quot;DOI&quot;:&quot;10.14778/3425879.3425886&quot;,&quot;ISSN&quot;:&quot;2150-8097&quot;,&quot;issued&quot;:{&quot;date-parts&quot;:[[2020,10,16]]},&quot;page&quot;:&quot;154-162&quot;,&quot;abstract&quot;:&quot;&lt;p&gt;Microsoft Azure is dedicated to guarantee high quality of service to its customers, in particular, during periods of high customer activity, while controlling cost. We employ a Data Science (DS) driven solution to predict user load and leverage these predictions to optimize resource allocation. To this end, we built the Seagull infrastructure that processes per-server telemetry, validates the data, trains and deploys ML models. The models are used to predict customer load per server (24h into the future), and optimize service operations. Seagull continually re-evaluates accuracy of predictions, fallback to previously known good models and triggers alerts as appropriate. We deployed this infrastructure in production for PostgreSQL and MySQL servers across all Azure regions, and applied it to the problem of scheduling server backups during low-load time. This minimizes interference with user-induced load and improves customer experience.&lt;/p&gt;&quot;,&quot;issue&quot;:&quot;2&quot;,&quot;volume&quot;:&quot;14&quot;,&quot;container-title-short&quot;:&quot;&quot;},&quot;isTemporary&quot;:false,&quot;suppress-author&quot;:false,&quot;composite&quot;:false,&quot;author-only&quot;:false}]},{&quot;citationID&quot;:&quot;MENDELEY_CITATION_d0ff727d-f5a4-4462-b0ef-c18c3599210f&quot;,&quot;properties&quot;:{&quot;noteIndex&quot;:0},&quot;isEdited&quot;:false,&quot;manualOverride&quot;:{&quot;isManuallyOverridden&quot;:false,&quot;citeprocText&quot;:&quot;[18]&quot;,&quot;manualOverrideText&quot;:&quot;&quot;},&quot;citationTag&quot;:&quot;MENDELEY_CITATION_v3_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&quot;,&quot;citationItems&quot;:[{&quot;id&quot;:&quot;684e39ae-e195-30f4-8697-e12bdc42d1c1&quot;,&quot;itemData&quot;:{&quot;type&quot;:&quot;chapter&quot;,&quot;id&quot;:&quot;684e39ae-e195-30f4-8697-e12bdc42d1c1&quot;,&quot;title&quot;:&quot;Windows Azure Platform Overview&quot;,&quot;groupId&quot;:&quot;6e6d66fd-f91c-3762-9472-8b1793e7f63e&quot;,&quot;author&quot;:[{&quot;family&quot;:&quot;Redkar&quot;,&quot;given&quot;:&quot;Tejaswi&quot;,&quot;parse-names&quot;:false,&quot;dropping-particle&quot;:&quot;&quot;,&quot;non-dropping-particle&quot;:&quot;&quot;},{&quot;family&quot;:&quot;Guidici&quot;,&quot;given&quot;:&quot;Tony&quot;,&quot;parse-names&quot;:false,&quot;dropping-particle&quot;:&quot;&quot;,&quot;non-dropping-particle&quot;:&quot;&quot;}],&quot;container-title&quot;:&quot;Windows Azure Platform&quot;,&quot;DOI&quot;:&quot;10.1007/978-1-4302-3564-4_1&quot;,&quot;issued&quot;:{&quot;date-parts&quot;:[[2011]]},&quot;publisher-place&quot;:&quot;Berkeley, CA&quot;,&quot;page&quot;:&quot;1-47&quot;,&quot;publisher&quot;:&quot;Apress&quot;,&quot;container-title-short&quot;:&quot;&quot;},&quot;isTemporary&quot;:false,&quot;suppress-author&quot;:false,&quot;composite&quot;:false,&quot;author-only&quot;:false}]},{&quot;citationID&quot;:&quot;MENDELEY_CITATION_30693fc5-7505-4938-a5c0-c3e965fe4974&quot;,&quot;properties&quot;:{&quot;noteIndex&quot;:0},&quot;isEdited&quot;:false,&quot;manualOverride&quot;:{&quot;isManuallyOverridden&quot;:false,&quot;citeprocText&quot;:&quot;[19]&quot;,&quot;manualOverrideText&quot;:&quot;&quot;},&quot;citationTag&quot;:&quot;MENDELEY_CITATION_v3_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&quot;,&quot;citationItems&quot;:[{&quot;id&quot;:&quot;b450c299-4118-37ff-aaf4-eede8c2365f6&quot;,&quot;itemData&quot;:{&quot;type&quot;:&quot;article-journal&quot;,&quot;id&quot;:&quot;b450c299-4118-37ff-aaf4-eede8c2365f6&quot;,&quot;title&quot;:&quot;Microsoft Azure active directory for next level authentication to provide a seamless single sign-on experience&quot;,&quot;groupId&quot;:&quot;6e6d66fd-f91c-3762-9472-8b1793e7f63e&quot;,&quot;author&quot;:[{&quot;family&quot;:&quot;Subbarao&quot;,&quot;given&quot;:&quot;D.&quot;,&quot;parse-names&quot;:false,&quot;dropping-particle&quot;:&quot;&quot;,&quot;non-dropping-particle&quot;:&quot;&quot;},{&quot;family&quot;:&quot;Raju&quot;,&quot;given&quot;:&quot;Bhagya&quot;,&quot;parse-names&quot;:false,&quot;dropping-particle&quot;:&quot;&quot;,&quot;non-dropping-particle&quot;:&quot;&quot;},{&quot;family&quot;:&quot;Anjum&quot;,&quot;given&quot;:&quot;Farha&quot;,&quot;parse-names&quot;:false,&quot;dropping-particle&quot;:&quot;&quot;,&quot;non-dropping-particle&quot;:&quot;&quot;},{&quot;family&quot;:&quot;Rao&quot;,&quot;given&quot;:&quot;Ch venkateswara&quot;,&quot;parse-names&quot;:false,&quot;dropping-particle&quot;:&quot;&quot;,&quot;non-dropping-particle&quot;:&quot;&quot;},{&quot;family&quot;:&quot;Reddy&quot;,&quot;given&quot;:&quot;B. Mahender&quot;,&quot;parse-names&quot;:false,&quot;dropping-particle&quot;:&quot;&quot;,&quot;non-dropping-particle&quot;:&quot;&quot;}],&quot;container-title&quot;:&quot;Applied Nanoscience&quot;,&quot;DOI&quot;:&quot;10.1007/s13204-021-02021-0&quot;,&quot;ISSN&quot;:&quot;2190-5509&quot;,&quot;issued&quot;:{&quot;date-parts&quot;:[[2023,2,29]]},&quot;page&quot;:&quot;1655-1664&quot;,&quot;issue&quot;:&quot;2&quot;,&quot;volume&quot;:&quot;13&quot;,&quot;container-title-short&quot;:&quot;Appl Nanosci&quot;},&quot;isTemporary&quot;:false,&quot;suppress-author&quot;:false,&quot;composite&quot;:false,&quot;author-only&quot;:false}]},{&quot;citationID&quot;:&quot;MENDELEY_CITATION_c04e0962-d57a-41cc-8f56-508f695400a2&quot;,&quot;properties&quot;:{&quot;noteIndex&quot;:0},&quot;isEdited&quot;:false,&quot;manualOverride&quot;:{&quot;isManuallyOverridden&quot;:false,&quot;citeprocText&quot;:&quot;[20]&quot;,&quot;manualOverrideText&quot;:&quot;&quot;},&quot;citationTag&quot;:&quot;MENDELEY_CITATION_v3_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&quot;,&quot;citationItems&quot;:[{&quot;id&quot;:&quot;2cedb9bb-e5d6-35fa-bd77-b7acefaa8543&quot;,&quot;itemData&quot;:{&quot;type&quot;:&quot;paper-conference&quot;,&quot;id&quot;:&quot;2cedb9bb-e5d6-35fa-bd77-b7acefaa8543&quot;,&quot;title&quot;:&quot;Internet of Things and Cloud Computing Involvement Microsoft Azure Platform&quot;,&quot;groupId&quot;:&quot;6e6d66fd-f91c-3762-9472-8b1793e7f63e&quot;,&quot;author&quot;:[{&quot;family&quot;:&quot;K&quot;,&quot;given&quot;:&quot;Sreyes&quot;,&quot;parse-names&quot;:false,&quot;dropping-particle&quot;:&quot;&quot;,&quot;non-dropping-particle&quot;:&quot;&quot;},{&quot;family&quot;:&quot;K&quot;,&quot;given&quot;:&quot;Anushka Xavier&quot;,&quot;parse-names&quot;:false,&quot;dropping-particle&quot;:&quot;&quot;,&quot;non-dropping-particle&quot;:&quot;&quot;},{&quot;family&quot;:&quot;Davis&quot;,&quot;given&quot;:&quot;Dona&quot;,&quot;parse-names&quot;:false,&quot;dropping-particle&quot;:&quot;&quot;,&quot;non-dropping-particle&quot;:&quot;&quot;},{&quot;family&quot;:&quot;Jayapandian&quot;,&quot;given&quot;:&quot;N.&quot;,&quot;parse-names&quot;:false,&quot;dropping-particle&quot;:&quot;&quot;,&quot;non-dropping-particle&quot;:&quot;&quot;}],&quot;container-title&quot;:&quot;2022 International Conference on Edge Computing and Applications (ICECAA)&quot;,&quot;DOI&quot;:&quot;10.1109/ICECAA55415.2022.9936126&quot;,&quot;ISBN&quot;:&quot;978-1-6654-8232-5&quot;,&quot;issued&quot;:{&quot;date-parts&quot;:[[2022,10,13]]},&quot;page&quot;:&quot;603-609&quot;,&quot;publisher&quot;:&quot;IEEE&quot;,&quot;container-title-short&quot;:&quot;&quot;},&quot;isTemporary&quot;:false,&quot;suppress-author&quot;:false,&quot;composite&quot;:false,&quot;author-only&quot;:false}]},{&quot;citationID&quot;:&quot;MENDELEY_CITATION_2ee3d11c-1ac1-44f3-a9e0-ab3c4500c319&quot;,&quot;properties&quot;:{&quot;noteIndex&quot;:0},&quot;isEdited&quot;:false,&quot;manualOverride&quot;:{&quot;isManuallyOverridden&quot;:false,&quot;citeprocText&quot;:&quot;[20]&quot;,&quot;manualOverrideText&quot;:&quot;&quot;},&quot;citationTag&quot;:&quot;MENDELEY_CITATION_v3_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&quot;,&quot;citationItems&quot;:[{&quot;id&quot;:&quot;2cedb9bb-e5d6-35fa-bd77-b7acefaa8543&quot;,&quot;itemData&quot;:{&quot;type&quot;:&quot;paper-conference&quot;,&quot;id&quot;:&quot;2cedb9bb-e5d6-35fa-bd77-b7acefaa8543&quot;,&quot;title&quot;:&quot;Internet of Things and Cloud Computing Involvement Microsoft Azure Platform&quot;,&quot;groupId&quot;:&quot;6e6d66fd-f91c-3762-9472-8b1793e7f63e&quot;,&quot;author&quot;:[{&quot;family&quot;:&quot;K&quot;,&quot;given&quot;:&quot;Sreyes&quot;,&quot;parse-names&quot;:false,&quot;dropping-particle&quot;:&quot;&quot;,&quot;non-dropping-particle&quot;:&quot;&quot;},{&quot;family&quot;:&quot;K&quot;,&quot;given&quot;:&quot;Anushka Xavier&quot;,&quot;parse-names&quot;:false,&quot;dropping-particle&quot;:&quot;&quot;,&quot;non-dropping-particle&quot;:&quot;&quot;},{&quot;family&quot;:&quot;Davis&quot;,&quot;given&quot;:&quot;Dona&quot;,&quot;parse-names&quot;:false,&quot;dropping-particle&quot;:&quot;&quot;,&quot;non-dropping-particle&quot;:&quot;&quot;},{&quot;family&quot;:&quot;Jayapandian&quot;,&quot;given&quot;:&quot;N.&quot;,&quot;parse-names&quot;:false,&quot;dropping-particle&quot;:&quot;&quot;,&quot;non-dropping-particle&quot;:&quot;&quot;}],&quot;container-title&quot;:&quot;2022 International Conference on Edge Computing and Applications (ICECAA)&quot;,&quot;DOI&quot;:&quot;10.1109/ICECAA55415.2022.9936126&quot;,&quot;ISBN&quot;:&quot;978-1-6654-8232-5&quot;,&quot;issued&quot;:{&quot;date-parts&quot;:[[2022,10,13]]},&quot;page&quot;:&quot;603-609&quot;,&quot;publisher&quot;:&quot;IEEE&quot;,&quot;container-title-short&quot;:&quot;&quot;},&quot;isTemporary&quot;:false,&quot;suppress-author&quot;:false,&quot;composite&quot;:false,&quot;author-only&quot;:false}]},{&quot;citationID&quot;:&quot;MENDELEY_CITATION_81faac9e-2e97-4737-93e3-95485969d8cf&quot;,&quot;properties&quot;:{&quot;noteIndex&quot;:0},&quot;isEdited&quot;:false,&quot;manualOverride&quot;:{&quot;isManuallyOverridden&quot;:false,&quot;citeprocText&quot;:&quot;[21]&quot;,&quot;manualOverrideText&quot;:&quot;&quot;},&quot;citationTag&quot;:&quot;MENDELEY_CITATION_v3_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&quot;,&quot;citationItems&quot;:[{&quot;id&quot;:&quot;31ad725c-71b6-3e0a-8de5-3f641f7edba4&quot;,&quot;itemData&quot;:{&quot;type&quot;:&quot;chapter&quot;,&quot;id&quot;:&quot;31ad725c-71b6-3e0a-8de5-3f641f7edba4&quot;,&quot;title&quot;:&quot;Microsoft Azure&quot;,&quot;groupId&quot;:&quot;6e6d66fd-f91c-3762-9472-8b1793e7f63e&quot;,&quot;author&quot;:[{&quot;family&quot;:&quot;Vermeir&quot;,&quot;given&quot;:&quot;Nico&quot;,&quot;parse-names&quot;:false,&quot;dropping-particle&quot;:&quot;&quot;,&quot;non-dropping-particle&quot;:&quot;&quot;}],&quot;container-title&quot;:&quot;Introducing .NET 6&quot;,&quot;DOI&quot;:&quot;10.1007/978-1-4842-7319-7_8&quot;,&quot;issued&quot;:{&quot;date-parts&quot;:[[2022]]},&quot;publisher-place&quot;:&quot;Berkeley, CA&quot;,&quot;page&quot;:&quot;221-257&quot;,&quot;publisher&quot;:&quot;Apress&quot;,&quot;container-title-short&quot;:&quot;&quot;},&quot;isTemporary&quot;:false,&quot;suppress-author&quot;:false,&quot;composite&quot;:false,&quot;author-only&quot;:false}]},{&quot;citationID&quot;:&quot;MENDELEY_CITATION_997e816f-9b49-4132-98e9-11726ed2a580&quot;,&quot;properties&quot;:{&quot;noteIndex&quot;:0},&quot;isEdited&quot;:false,&quot;manualOverride&quot;:{&quot;isManuallyOverridden&quot;:false,&quot;citeprocText&quot;:&quot;[21]&quot;,&quot;manualOverrideText&quot;:&quot;&quot;},&quot;citationTag&quot;:&quot;MENDELEY_CITATION_v3_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&quot;,&quot;citationItems&quot;:[{&quot;id&quot;:&quot;31ad725c-71b6-3e0a-8de5-3f641f7edba4&quot;,&quot;itemData&quot;:{&quot;type&quot;:&quot;chapter&quot;,&quot;id&quot;:&quot;31ad725c-71b6-3e0a-8de5-3f641f7edba4&quot;,&quot;title&quot;:&quot;Microsoft Azure&quot;,&quot;groupId&quot;:&quot;6e6d66fd-f91c-3762-9472-8b1793e7f63e&quot;,&quot;author&quot;:[{&quot;family&quot;:&quot;Vermeir&quot;,&quot;given&quot;:&quot;Nico&quot;,&quot;parse-names&quot;:false,&quot;dropping-particle&quot;:&quot;&quot;,&quot;non-dropping-particle&quot;:&quot;&quot;}],&quot;container-title&quot;:&quot;Introducing .NET 6&quot;,&quot;DOI&quot;:&quot;10.1007/978-1-4842-7319-7_8&quot;,&quot;issued&quot;:{&quot;date-parts&quot;:[[2022]]},&quot;publisher-place&quot;:&quot;Berkeley, CA&quot;,&quot;page&quot;:&quot;221-257&quot;,&quot;publisher&quot;:&quot;Apress&quot;,&quot;container-title-short&quot;:&quot;&quot;},&quot;isTemporary&quot;:false,&quot;suppress-author&quot;:false,&quot;composite&quot;:false,&quot;author-only&quot;:false}]},{&quot;citationID&quot;:&quot;MENDELEY_CITATION_7a2e885d-2910-4f28-aaac-270ea1d53e77&quot;,&quot;properties&quot;:{&quot;noteIndex&quot;:0},&quot;isEdited&quot;:false,&quot;manualOverride&quot;:{&quot;isManuallyOverridden&quot;:false,&quot;citeprocText&quot;:&quot;[22]&quot;,&quot;manualOverrideText&quot;:&quot;&quot;},&quot;citationTag&quot;:&quot;MENDELEY_CITATION_v3_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&quot;,&quot;citationItems&quot;:[{&quot;id&quot;:&quot;c6580bf1-8a84-3735-a9c8-6af98be1a18d&quot;,&quot;itemData&quot;:{&quot;type&quot;:&quot;chapter&quot;,&quot;id&quot;:&quot;c6580bf1-8a84-3735-a9c8-6af98be1a18d&quot;,&quot;title&quot;:&quot;Distributed Execution of Dynamically Defined Tasks on Microsoft Azure&quot;,&quot;groupId&quot;:&quot;6e6d66fd-f91c-3762-9472-8b1793e7f63e&quot;,&quot;author&quot;:[{&quot;family&quot;:&quot;Wiewiura&quot;,&quot;given&quot;:&quot;Piotr&quot;,&quot;parse-names&quot;:false,&quot;dropping-particle&quot;:&quot;&quot;,&quot;non-dropping-particle&quot;:&quot;&quot;},{&quot;family&quot;:&quot;Malawski&quot;,&quot;given&quot;:&quot;Maciej&quot;,&quot;parse-names&quot;:false,&quot;dropping-particle&quot;:&quot;&quot;,&quot;non-dropping-particle&quot;:&quot;&quot;},{&quot;family&quot;:&quot;Piwowar&quot;,&quot;given&quot;:&quot;Monika&quot;,&quot;parse-names&quot;:false,&quot;dropping-particle&quot;:&quot;&quot;,&quot;non-dropping-particle&quot;:&quot;&quot;}],&quot;DOI&quot;:&quot;10.1007/978-3-319-32149-3_28&quot;,&quot;issued&quot;:{&quot;date-parts&quot;:[[2016]]},&quot;page&quot;:&quot;291-301&quot;,&quot;container-title-short&quot;:&quot;&quot;},&quot;isTemporary&quot;:false,&quot;suppress-author&quot;:false,&quot;composite&quot;:false,&quot;author-only&quot;:false}]},{&quot;citationID&quot;:&quot;MENDELEY_CITATION_f6b8b558-2e20-4fe2-8c77-0535a7018daa&quot;,&quot;properties&quot;:{&quot;noteIndex&quot;:0},&quot;isEdited&quot;:false,&quot;manualOverride&quot;:{&quot;isManuallyOverridden&quot;:false,&quot;citeprocText&quot;:&quot;[23]&quot;,&quot;manualOverrideText&quot;:&quot;&quot;},&quot;citationTag&quot;:&quot;MENDELEY_CITATION_v3_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&quot;,&quot;citationItems&quot;:[{&quot;id&quot;:&quot;2a984320-c951-32b2-9cf2-af8c0ac64065&quot;,&quot;itemData&quot;:{&quot;type&quot;:&quot;chapter&quot;,&quot;id&quot;:&quot;2a984320-c951-32b2-9cf2-af8c0ac64065&quot;,&quot;title&quot;:&quot;Overview of Microsoft Azure Services&quot;,&quot;groupId&quot;:&quot;6e6d66fd-f91c-3762-9472-8b1793e7f63e&quot;,&quot;author&quot;:[{&quot;family&quot;:&quot;Copeland&quot;,&quot;given&quot;:&quot;Marshall&quot;,&quot;parse-names&quot;:false,&quot;dropping-particle&quot;:&quot;&quot;,&quot;non-dropping-particle&quot;:&quot;&quot;},{&quot;family&quot;:&quot;Soh&quot;,&quot;given&quot;:&quot;Julian&quot;,&quot;parse-names&quot;:false,&quot;dropping-particle&quot;:&quot;&quot;,&quot;non-dropping-particle&quot;:&quot;&quot;},{&quot;family&quot;:&quot;Puca&quot;,&quot;given&quot;:&quot;Anthony&quot;,&quot;parse-names&quot;:false,&quot;dropping-particle&quot;:&quot;&quot;,&quot;non-dropping-particle&quot;:&quot;&quot;},{&quot;family&quot;:&quot;Manning&quot;,&quot;given&quot;:&quot;Mike&quot;,&quot;parse-names&quot;:false,&quot;dropping-particle&quot;:&quot;&quot;,&quot;non-dropping-particle&quot;:&quot;&quot;},{&quot;family&quot;:&quot;Gollob&quot;,&quot;given&quot;:&quot;David&quot;,&quot;parse-names&quot;:false,&quot;dropping-particle&quot;:&quot;&quot;,&quot;non-dropping-particle&quot;:&quot;&quot;}],&quot;container-title&quot;:&quot;Microsoft Azure&quot;,&quot;DOI&quot;:&quot;10.1007/978-1-4842-1043-7_2&quot;,&quot;issued&quot;:{&quot;date-parts&quot;:[[2015]]},&quot;publisher-place&quot;:&quot;Berkeley, CA&quot;,&quot;page&quot;:&quot;27-69&quot;,&quot;publisher&quot;:&quot;Apress&quot;,&quot;container-title-short&quot;:&quot;&quot;},&quot;isTemporary&quot;:false,&quot;suppress-author&quot;:false,&quot;composite&quot;:false,&quot;author-only&quot;:false}]},{&quot;citationID&quot;:&quot;MENDELEY_CITATION_47034a3b-6be3-4bf6-97ca-300488731285&quot;,&quot;properties&quot;:{&quot;noteIndex&quot;:0},&quot;isEdited&quot;:false,&quot;manualOverride&quot;:{&quot;isManuallyOverridden&quot;:false,&quot;citeprocText&quot;:&quot;[23]&quot;,&quot;manualOverrideText&quot;:&quot;&quot;},&quot;citationTag&quot;:&quot;MENDELEY_CITATION_v3_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&quot;,&quot;citationItems&quot;:[{&quot;id&quot;:&quot;2a984320-c951-32b2-9cf2-af8c0ac64065&quot;,&quot;itemData&quot;:{&quot;type&quot;:&quot;chapter&quot;,&quot;id&quot;:&quot;2a984320-c951-32b2-9cf2-af8c0ac64065&quot;,&quot;title&quot;:&quot;Overview of Microsoft Azure Services&quot;,&quot;groupId&quot;:&quot;6e6d66fd-f91c-3762-9472-8b1793e7f63e&quot;,&quot;author&quot;:[{&quot;family&quot;:&quot;Copeland&quot;,&quot;given&quot;:&quot;Marshall&quot;,&quot;parse-names&quot;:false,&quot;dropping-particle&quot;:&quot;&quot;,&quot;non-dropping-particle&quot;:&quot;&quot;},{&quot;family&quot;:&quot;Soh&quot;,&quot;given&quot;:&quot;Julian&quot;,&quot;parse-names&quot;:false,&quot;dropping-particle&quot;:&quot;&quot;,&quot;non-dropping-particle&quot;:&quot;&quot;},{&quot;family&quot;:&quot;Puca&quot;,&quot;given&quot;:&quot;Anthony&quot;,&quot;parse-names&quot;:false,&quot;dropping-particle&quot;:&quot;&quot;,&quot;non-dropping-particle&quot;:&quot;&quot;},{&quot;family&quot;:&quot;Manning&quot;,&quot;given&quot;:&quot;Mike&quot;,&quot;parse-names&quot;:false,&quot;dropping-particle&quot;:&quot;&quot;,&quot;non-dropping-particle&quot;:&quot;&quot;},{&quot;family&quot;:&quot;Gollob&quot;,&quot;given&quot;:&quot;David&quot;,&quot;parse-names&quot;:false,&quot;dropping-particle&quot;:&quot;&quot;,&quot;non-dropping-particle&quot;:&quot;&quot;}],&quot;container-title&quot;:&quot;Microsoft Azure&quot;,&quot;DOI&quot;:&quot;10.1007/978-1-4842-1043-7_2&quot;,&quot;issued&quot;:{&quot;date-parts&quot;:[[2015]]},&quot;publisher-place&quot;:&quot;Berkeley, CA&quot;,&quot;page&quot;:&quot;27-69&quot;,&quot;publisher&quot;:&quot;Apress&quot;,&quot;container-title-short&quot;:&quot;&quot;},&quot;isTemporary&quot;:false,&quot;suppress-author&quot;:false,&quot;composite&quot;:false,&quot;author-only&quot;:false}]},{&quot;citationID&quot;:&quot;MENDELEY_CITATION_757d7a6d-b345-44aa-8c78-9bba8388c4cc&quot;,&quot;properties&quot;:{&quot;noteIndex&quot;:0},&quot;isEdited&quot;:false,&quot;manualOverride&quot;:{&quot;isManuallyOverridden&quot;:false,&quot;citeprocText&quot;:&quot;[24]&quot;,&quot;manualOverrideText&quot;:&quot;&quot;},&quot;citationItems&quot;:[{&quot;id&quot;:&quot;3c7e414a-95f8-3779-be05-e4aebc512b3f&quot;,&quot;itemData&quot;:{&quot;type&quot;:&quot;chapter&quot;,&quot;id&quot;:&quot;3c7e414a-95f8-3779-be05-e4aebc512b3f&quot;,&quot;title&quot;:&quot;Introducing Microsoft Azure Machine Learning&quot;,&quot;groupId&quot;:&quot;6e6d66fd-f91c-3762-9472-8b1793e7f63e&quot;,&quot;author&quot;:[{&quot;family&quot;:&quot;Barga&quot;,&quot;given&quot;:&quot;Roger&quot;,&quot;parse-names&quot;:false,&quot;dropping-particle&quot;:&quot;&quot;,&quot;non-dropping-particle&quot;:&quot;&quot;},{&quot;family&quot;:&quot;Fontama&quot;,&quot;given&quot;:&quot;Valentine&quot;,&quot;parse-names&quot;:false,&quot;dropping-particle&quot;:&quot;&quot;,&quot;non-dropping-particle&quot;:&quot;&quot;},{&quot;family&quot;:&quot;Tok&quot;,&quot;given&quot;:&quot;Wee Hyong&quot;,&quot;parse-names&quot;:false,&quot;dropping-particle&quot;:&quot;&quot;,&quot;non-dropping-particle&quot;:&quot;&quot;}],&quot;container-title&quot;:&quot;Predictive Analytics with Microsoft Azure Machine Learning&quot;,&quot;DOI&quot;:&quot;10.1007/978-1-4842-0445-0_2&quot;,&quot;issued&quot;:{&quot;date-parts&quot;:[[2014]]},&quot;publisher-place&quot;:&quot;Berkeley, CA&quot;,&quot;page&quot;:&quot;21-42&quot;,&quot;publisher&quot;:&quot;Apress&quot;,&quot;container-title-short&quot;:&quot;&quot;},&quot;isTemporary&quot;:false,&quot;suppress-author&quot;:false,&quot;composite&quot;:false,&quot;author-only&quot;:false}],&quot;citationTag&quot;:&quot;MENDELEY_CITATION_v3_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&quot;},{&quot;citationID&quot;:&quot;MENDELEY_CITATION_59b854ac-ca8c-422f-b12d-7b13b1075f6e&quot;,&quot;properties&quot;:{&quot;noteIndex&quot;:0},&quot;isEdited&quot;:false,&quot;manualOverride&quot;:{&quot;isManuallyOverridden&quot;:false,&quot;citeprocText&quot;:&quot;[24]&quot;,&quot;manualOverrideText&quot;:&quot;&quot;},&quot;citationTag&quot;:&quot;MENDELEY_CITATION_v3_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&quot;,&quot;citationItems&quot;:[{&quot;id&quot;:&quot;3c7e414a-95f8-3779-be05-e4aebc512b3f&quot;,&quot;itemData&quot;:{&quot;type&quot;:&quot;chapter&quot;,&quot;id&quot;:&quot;3c7e414a-95f8-3779-be05-e4aebc512b3f&quot;,&quot;title&quot;:&quot;Introducing Microsoft Azure Machine Learning&quot;,&quot;groupId&quot;:&quot;6e6d66fd-f91c-3762-9472-8b1793e7f63e&quot;,&quot;author&quot;:[{&quot;family&quot;:&quot;Barga&quot;,&quot;given&quot;:&quot;Roger&quot;,&quot;parse-names&quot;:false,&quot;dropping-particle&quot;:&quot;&quot;,&quot;non-dropping-particle&quot;:&quot;&quot;},{&quot;family&quot;:&quot;Fontama&quot;,&quot;given&quot;:&quot;Valentine&quot;,&quot;parse-names&quot;:false,&quot;dropping-particle&quot;:&quot;&quot;,&quot;non-dropping-particle&quot;:&quot;&quot;},{&quot;family&quot;:&quot;Tok&quot;,&quot;given&quot;:&quot;Wee Hyong&quot;,&quot;parse-names&quot;:false,&quot;dropping-particle&quot;:&quot;&quot;,&quot;non-dropping-particle&quot;:&quot;&quot;}],&quot;container-title&quot;:&quot;Predictive Analytics with Microsoft Azure Machine Learning&quot;,&quot;DOI&quot;:&quot;10.1007/978-1-4842-0445-0_2&quot;,&quot;issued&quot;:{&quot;date-parts&quot;:[[2014]]},&quot;publisher-place&quot;:&quot;Berkeley, CA&quot;,&quot;page&quot;:&quot;21-42&quot;,&quot;publisher&quot;:&quot;Apress&quot;,&quot;container-title-short&quot;:&quot;&quot;},&quot;isTemporary&quot;:false,&quot;suppress-author&quot;:false,&quot;composite&quot;:false,&quot;author-only&quot;:false}]},{&quot;citationID&quot;:&quot;MENDELEY_CITATION_8e3fcb4d-3b1f-4c01-a59e-9fd6d072fc35&quot;,&quot;properties&quot;:{&quot;noteIndex&quot;:0},&quot;isEdited&quot;:false,&quot;manualOverride&quot;:{&quot;isManuallyOverridden&quot;:false,&quot;citeprocText&quot;:&quot;[25]&quot;,&quot;manualOverrideText&quot;:&quot;&quot;},&quot;citationTag&quot;:&quot;MENDELEY_CITATION_v3_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&quot;,&quot;citationItems&quot;:[{&quot;id&quot;:&quot;d695dc58-46ac-3d86-829d-ee7a5e9de19b&quot;,&quot;itemData&quot;:{&quot;type&quot;:&quot;paper-conference&quot;,&quot;id&quot;:&quot;d695dc58-46ac-3d86-829d-ee7a5e9de19b&quot;,&quot;title&quot;:&quot;Cloud computing&quot;,&quot;groupId&quot;:&quot;6e6d66fd-f91c-3762-9472-8b1793e7f63e&quot;,&quot;author&quot;:[{&quot;family&quot;:&quot;Nemade&quot;,&quot;given&quot;:&quot;Bhushan&quot;,&quot;parse-names&quot;:false,&quot;dropping-particle&quot;:&quot;&quot;,&quot;non-dropping-particle&quot;:&quot;&quot;},{&quot;family&quot;:&quot;Moorthy&quot;,&quot;given&quot;:&quot;Swarna&quot;,&quot;parse-names&quot;:false,&quot;dropping-particle&quot;:&quot;&quot;,&quot;non-dropping-particle&quot;:&quot;&quot;},{&quot;family&quot;:&quot;Kadam&quot;,&quot;given&quot;:&quot;Onkar&quot;,&quot;parse-names&quot;:false,&quot;dropping-particle&quot;:&quot;&quot;,&quot;non-dropping-particle&quot;:&quot;&quot;}],&quot;container-title&quot;:&quot;Proceedings of the International Conference &amp; Workshop on Emerging Trends in Technology - ICWET '11&quot;,&quot;DOI&quot;:&quot;10.1145/1980022.1980341&quot;,&quot;ISBN&quot;:&quot;9781450304498&quot;,&quot;issued&quot;:{&quot;date-parts&quot;:[[2011]]},&quot;publisher-place&quot;:&quot;New York, New York, USA&quot;,&quot;page&quot;:&quot;1361&quot;,&quot;publisher&quot;:&quot;ACM Press&quot;,&quot;container-title-short&quot;:&quot;&quot;},&quot;isTemporary&quot;:false,&quot;suppress-author&quot;:false,&quot;composite&quot;:false,&quot;author-only&quot;:false}]},{&quot;citationID&quot;:&quot;MENDELEY_CITATION_14b30fc0-111e-41b1-995b-53031ca167d7&quot;,&quot;properties&quot;:{&quot;noteIndex&quot;:0},&quot;isEdited&quot;:false,&quot;manualOverride&quot;:{&quot;isManuallyOverridden&quot;:false,&quot;citeprocText&quot;:&quot;[26]&quot;,&quot;manualOverrideText&quot;:&quot;&quot;},&quot;citationTag&quot;:&quot;MENDELEY_CITATION_v3_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&quot;,&quot;citationItems&quot;:[{&quot;id&quot;:&quot;fb7631d2-798b-3e6b-b679-ab31b067e9e3&quot;,&quot;itemData&quot;:{&quot;type&quot;:&quot;chapter&quot;,&quot;id&quot;:&quot;fb7631d2-798b-3e6b-b679-ab31b067e9e3&quot;,&quot;title&quot;:&quot;Azure SQL from Java Applications&quot;,&quot;groupId&quot;:&quot;6e6d66fd-f91c-3762-9472-8b1793e7f63e&quot;,&quot;author&quot;:[{&quot;family&quot;:&quot;Mishra&quot;,&quot;given&quot;:&quot;Abhishek&quot;,&quot;parse-names&quot;:false,&quot;dropping-particle&quot;:&quot;&quot;,&quot;non-dropping-particle&quot;:&quot;&quot;}],&quot;container-title&quot;:&quot;Microsoft Azure for Java Developers&quot;,&quot;DOI&quot;:&quot;10.1007/978-1-4842-8251-9_7&quot;,&quot;issued&quot;:{&quot;date-parts&quot;:[[2022]]},&quot;publisher-place&quot;:&quot;Berkeley, CA&quot;,&quot;page&quot;:&quot;137-159&quot;,&quot;publisher&quot;:&quot;Apress&quot;,&quot;container-title-short&quot;:&quot;&quot;},&quot;isTemporary&quot;:false,&quot;suppress-author&quot;:false,&quot;composite&quot;:false,&quot;author-only&quot;:false}]},{&quot;citationID&quot;:&quot;MENDELEY_CITATION_3e17fe98-a3a0-4c03-ac5f-2cb854dfe286&quot;,&quot;properties&quot;:{&quot;noteIndex&quot;:0},&quot;isEdited&quot;:false,&quot;manualOverride&quot;:{&quot;isManuallyOverridden&quot;:false,&quot;citeprocText&quot;:&quot;[27]&quot;,&quot;manualOverrideText&quot;:&quot;&quot;},&quot;citationItems&quot;:[{&quot;id&quot;:&quot;a86573dd-95f1-327d-a257-254d07ec1bc3&quot;,&quot;itemData&quot;:{&quot;type&quot;:&quot;chapter&quot;,&quot;id&quot;:&quot;a86573dd-95f1-327d-a257-254d07ec1bc3&quot;,&quot;title&quot;:&quot;Introduction to Azure Data Factory&quot;,&quot;groupId&quot;:&quot;6e6d66fd-f91c-3762-9472-8b1793e7f63e&quot;,&quot;author&quot;:[{&quot;family&quot;:&quot;Kromer&quot;,&quot;given&quot;:&quot;Mark&quot;,&quot;parse-names&quot;:false,&quot;dropping-particle&quot;:&quot;&quot;,&quot;non-dropping-particle&quot;:&quot;&quot;}],&quot;container-title&quot;:&quot;Mapping Data Flows in Azure Data Factory&quot;,&quot;DOI&quot;:&quot;10.1007/978-1-4842-8612-8_2&quot;,&quot;issued&quot;:{&quot;date-parts&quot;:[[2022]]},&quot;publisher-place&quot;:&quot;Berkeley, CA&quot;,&quot;page&quot;:&quot;13-26&quot;,&quot;publisher&quot;:&quot;Apress&quot;,&quot;container-title-short&quot;:&quot;&quot;},&quot;isTemporary&quot;:false,&quot;suppress-author&quot;:false,&quot;composite&quot;:false,&quot;author-only&quot;:false}],&quot;citationTag&quot;:&quot;MENDELEY_CITATION_v3_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&quot;},{&quot;citationID&quot;:&quot;MENDELEY_CITATION_66e2a5a2-8c8b-422f-a206-d74f9eafcb5d&quot;,&quot;properties&quot;:{&quot;noteIndex&quot;:0},&quot;isEdited&quot;:false,&quot;manualOverride&quot;:{&quot;isManuallyOverridden&quot;:false,&quot;citeprocText&quot;:&quot;[28]&quot;,&quot;manualOverrideText&quot;:&quot;&quot;},&quot;citationTag&quot;:&quot;MENDELEY_CITATION_v3_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&quot;,&quot;citationItems&quot;:[{&quot;id&quot;:&quot;c347bb07-462e-31c4-bcb4-bb106146f810&quot;,&quot;itemData&quot;:{&quot;type&quot;:&quot;article-journal&quot;,&quot;id&quot;:&quot;c347bb07-462e-31c4-bcb4-bb106146f810&quot;,&quot;title&quot;:&quot;Moneyball: proactive auto-scaling in Microsoft Azure SQL database serverless&quot;,&quot;groupId&quot;:&quot;6e6d66fd-f91c-3762-9472-8b1793e7f63e&quot;,&quot;author&quot;:[{&quot;family&quot;:&quot;Poppe&quot;,&quot;given&quot;:&quot;Olga&quot;,&quot;parse-names&quot;:false,&quot;dropping-particle&quot;:&quot;&quot;,&quot;non-dropping-particle&quot;:&quot;&quot;},{&quot;family&quot;:&quot;Guo&quot;,&quot;given&quot;:&quot;Qun&quot;,&quot;parse-names&quot;:false,&quot;dropping-particle&quot;:&quot;&quot;,&quot;non-dropping-particle&quot;:&quot;&quot;},{&quot;family&quot;:&quot;Lang&quot;,&quot;given&quot;:&quot;Willis&quot;,&quot;parse-names&quot;:false,&quot;dropping-particle&quot;:&quot;&quot;,&quot;non-dropping-particle&quot;:&quot;&quot;},{&quot;family&quot;:&quot;Arora&quot;,&quot;given&quot;:&quot;Pankaj&quot;,&quot;parse-names&quot;:false,&quot;dropping-particle&quot;:&quot;&quot;,&quot;non-dropping-particle&quot;:&quot;&quot;},{&quot;family&quot;:&quot;Oslake&quot;,&quot;given&quot;:&quot;Morgan&quot;,&quot;parse-names&quot;:false,&quot;dropping-particle&quot;:&quot;&quot;,&quot;non-dropping-particle&quot;:&quot;&quot;},{&quot;family&quot;:&quot;Xu&quot;,&quot;given&quot;:&quot;Shize&quot;,&quot;parse-names&quot;:false,&quot;dropping-particle&quot;:&quot;&quot;,&quot;non-dropping-particle&quot;:&quot;&quot;},{&quot;family&quot;:&quot;Kalhan&quot;,&quot;given&quot;:&quot;Ajay&quot;,&quot;parse-names&quot;:false,&quot;dropping-particle&quot;:&quot;&quot;,&quot;non-dropping-particle&quot;:&quot;&quot;}],&quot;container-title&quot;:&quot;Proceedings of the VLDB Endowment&quot;,&quot;DOI&quot;:&quot;10.14778/3514061.3514073&quot;,&quot;ISSN&quot;:&quot;2150-8097&quot;,&quot;issued&quot;:{&quot;date-parts&quot;:[[2022,2,22]]},&quot;page&quot;:&quot;1279-1287&quot;,&quot;abstract&quot;:&quot;&lt;p&gt;Microsoft Azure SQL Database is among the leading relational database service providers in the cloud. Serverless compute automatically scales resources based on workload demand. When a database becomes idle its resources are reclaimed. When activity returns, resources are resumed. Customers pay only for resources they used. However, scaling is currently merely reactive, not proactive, according to customers' workloads. Therefore, resources may not be immediately available when a customer comes back online after a prolonged idle period. In this work, we focus on reducing this delay in resource availability by predicting the pause/resume patterns and proactively resuming resources for each database. Furthermore, we avoid taking away resources for short idle periods to relieve the back-end from ineffective pause/resume workflows. Results of this study are currently being used worldwide to find the middle ground between quality of service and cost of operation.&lt;/p&gt;&quot;,&quot;issue&quot;:&quot;6&quot;,&quot;volume&quot;:&quot;15&quot;,&quot;container-title-short&quot;:&quot;&quot;},&quot;isTemporary&quot;:false,&quot;suppress-author&quot;:false,&quot;composite&quot;:false,&quot;author-only&quot;:false}]},{&quot;citationID&quot;:&quot;MENDELEY_CITATION_fc34143d-4d2c-4059-9a6e-cd10c63adaac&quot;,&quot;properties&quot;:{&quot;noteIndex&quot;:0},&quot;isEdited&quot;:false,&quot;manualOverride&quot;:{&quot;isManuallyOverridden&quot;:false,&quot;citeprocText&quot;:&quot;[29]&quot;,&quot;manualOverrideText&quot;:&quot;&quot;},&quot;citationTag&quot;:&quot;MENDELEY_CITATION_v3_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&quot;,&quot;citationItems&quot;:[{&quot;id&quot;:&quot;d38c62bb-fa51-3ee0-a13b-7b44da161446&quot;,&quot;itemData&quot;:{&quot;type&quot;:&quot;chapter&quot;,&quot;id&quot;:&quot;d38c62bb-fa51-3ee0-a13b-7b44da161446&quot;,&quot;title&quot;:&quot;The Journey to Hyperscale Architecture in Azure SQL&quot;,&quot;groupId&quot;:&quot;6e6d66fd-f91c-3762-9472-8b1793e7f63e&quot;,&quot;author&quot;:[{&quot;family&quot;:&quot;Barać&quot;,&quot;given&quot;:&quot;Zoran&quot;,&quot;parse-names&quot;:false,&quot;dropping-particle&quot;:&quot;&quot;,&quot;non-dropping-particle&quot;:&quot;&quot;},{&quot;family&quot;:&quot;Scott-Raynsford&quot;,&quot;given&quot;:&quot;Daniel&quot;,&quot;parse-names&quot;:false,&quot;dropping-particle&quot;:&quot;&quot;,&quot;non-dropping-particle&quot;:&quot;&quot;}],&quot;container-title&quot;:&quot;Azure SQL Hyperscale Revealed&quot;,&quot;DOI&quot;:&quot;10.1007/978-1-4842-9225-9_1&quot;,&quot;issued&quot;:{&quot;date-parts&quot;:[[2023]]},&quot;publisher-place&quot;:&quot;Berkeley, CA&quot;,&quot;page&quot;:&quot;3-36&quot;,&quot;publisher&quot;:&quot;Apress&quot;,&quot;container-title-short&quot;:&quot;&quot;},&quot;isTemporary&quot;:false,&quot;suppress-author&quot;:false,&quot;composite&quot;:false,&quot;author-only&quot;:false}]},{&quot;citationID&quot;:&quot;MENDELEY_CITATION_c7040515-a575-4168-9000-dc2aac062843&quot;,&quot;properties&quot;:{&quot;noteIndex&quot;:0},&quot;isEdited&quot;:false,&quot;manualOverride&quot;:{&quot;isManuallyOverridden&quot;:false,&quot;citeprocText&quot;:&quot;[30]&quot;,&quot;manualOverrideText&quot;:&quot;&quot;},&quot;citationTag&quot;:&quot;MENDELEY_CITATION_v3_eyJjaXRhdGlvbklEIjoiTUVOREVMRVlfQ0lUQVRJT05fYzcwNDA1MTUtYTU3NS00MTY4LTkwMDAtZGMyYWFjMDYyODQz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quot;,&quot;citationItems&quot;:[{&quot;id&quot;:&quot;4b9a248b-0f98-3d92-a4f3-bc0e9d234235&quot;,&quot;itemData&quot;:{&quot;type&quot;:&quot;chapter&quot;,&quot;id&quot;:&quot;4b9a248b-0f98-3d92-a4f3-bc0e9d234235&quot;,&quot;title&quot;:&quot;Amazon Web Services&quot;,&quot;groupId&quot;:&quot;6e6d66fd-f91c-3762-9472-8b1793e7f63e&quot;,&quot;author&quot;:[{&quot;family&quot;:&quot;Zadka&quot;,&quot;given&quot;:&quot;Moshe&quot;,&quot;parse-names&quot;:false,&quot;dropping-particle&quot;:&quot;&quot;,&quot;non-dropping-particle&quot;:&quot;&quot;}],&quot;container-title&quot;:&quot;DevOps in Python&quot;,&quot;DOI&quot;:&quot;10.1007/978-1-4842-7996-0_13&quot;,&quot;issued&quot;:{&quot;date-parts&quot;:[[2022]]},&quot;publisher-place&quot;:&quot;Berkeley, CA&quot;,&quot;page&quot;:&quot;187-200&quot;,&quot;publisher&quot;:&quot;Apress&quot;,&quot;container-title-short&quot;:&quot;&quot;},&quot;isTemporary&quot;:false,&quot;suppress-author&quot;:false,&quot;composite&quot;:false,&quot;author-only&quot;:false}]},{&quot;citationID&quot;:&quot;MENDELEY_CITATION_3046db66-61ea-4e14-95d8-299096c472d3&quot;,&quot;properties&quot;:{&quot;noteIndex&quot;:0},&quot;isEdited&quot;:false,&quot;manualOverride&quot;:{&quot;isManuallyOverridden&quot;:false,&quot;citeprocText&quot;:&quot;[31]&quot;,&quot;manualOverrideText&quot;:&quot;&quot;},&quot;citationTag&quot;:&quot;MENDELEY_CITATION_v3_eyJjaXRhdGlvbklEIjoiTUVOREVMRVlfQ0lUQVRJT05fMzA0NmRiNjYtNjFlYS00ZTE0LTk1ZDgtMjk5MDk2YzQ3MmQz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quot;,&quot;citationItems&quot;:[{&quot;id&quot;:&quot;1f2056de-ed91-3d74-8f8a-7edd705ce885&quot;,&quot;itemData&quot;:{&quot;type&quot;:&quot;chapter&quot;,&quot;id&quot;:&quot;1f2056de-ed91-3d74-8f8a-7edd705ce885&quot;,&quot;title&quot;:&quot;Overview of Amazon Web Services&quot;,&quot;groupId&quot;:&quot;6e6d66fd-f91c-3762-9472-8b1793e7f63e&quot;,&quot;author&quot;:[{&quot;family&quot;:&quot;Mustafa&quot;,&quot;given&quot;:&quot;Osama&quot;,&quot;parse-names&quot;:false,&quot;dropping-particle&quot;:&quot;&quot;,&quot;non-dropping-particle&quot;:&quot;&quot;}],&quot;container-title&quot;:&quot;A Complete Guide to DevOps with AWS&quot;,&quot;DOI&quot;:&quot;10.1007/978-1-4842-9303-4_1&quot;,&quot;issued&quot;:{&quot;date-parts&quot;:[[2023]]},&quot;publisher-place&quot;:&quot;Berkeley, CA&quot;,&quot;page&quot;:&quot;1-35&quot;,&quot;publisher&quot;:&quot;Apress&quot;,&quot;container-title-short&quot;:&quot;&quot;},&quot;isTemporary&quot;:false,&quot;suppress-author&quot;:false,&quot;composite&quot;:false,&quot;author-only&quot;:false}]},{&quot;citationID&quot;:&quot;MENDELEY_CITATION_1ebc280b-90fa-4bff-9ff1-7bc315e7c8d4&quot;,&quot;properties&quot;:{&quot;noteIndex&quot;:0},&quot;isEdited&quot;:false,&quot;manualOverride&quot;:{&quot;isManuallyOverridden&quot;:false,&quot;citeprocText&quot;:&quot;[31]&quot;,&quot;manualOverrideText&quot;:&quot;&quot;},&quot;citationTag&quot;:&quot;MENDELEY_CITATION_v3_eyJjaXRhdGlvbklEIjoiTUVOREVMRVlfQ0lUQVRJT05fMWViYzI4MGItOTBmYS00YmZmLTlmZjEtN2JjMzE1ZTdjOGQ0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quot;,&quot;citationItems&quot;:[{&quot;id&quot;:&quot;1f2056de-ed91-3d74-8f8a-7edd705ce885&quot;,&quot;itemData&quot;:{&quot;type&quot;:&quot;chapter&quot;,&quot;id&quot;:&quot;1f2056de-ed91-3d74-8f8a-7edd705ce885&quot;,&quot;title&quot;:&quot;Overview of Amazon Web Services&quot;,&quot;groupId&quot;:&quot;6e6d66fd-f91c-3762-9472-8b1793e7f63e&quot;,&quot;author&quot;:[{&quot;family&quot;:&quot;Mustafa&quot;,&quot;given&quot;:&quot;Osama&quot;,&quot;parse-names&quot;:false,&quot;dropping-particle&quot;:&quot;&quot;,&quot;non-dropping-particle&quot;:&quot;&quot;}],&quot;container-title&quot;:&quot;A Complete Guide to DevOps with AWS&quot;,&quot;DOI&quot;:&quot;10.1007/978-1-4842-9303-4_1&quot;,&quot;issued&quot;:{&quot;date-parts&quot;:[[2023]]},&quot;publisher-place&quot;:&quot;Berkeley, CA&quot;,&quot;page&quot;:&quot;1-35&quot;,&quot;publisher&quot;:&quot;Apress&quot;,&quot;container-title-short&quot;:&quot;&quot;},&quot;isTemporary&quot;:false,&quot;suppress-author&quot;:false,&quot;composite&quot;:false,&quot;author-only&quot;:false}]},{&quot;citationID&quot;:&quot;MENDELEY_CITATION_39113f42-a0b6-4aaa-ac4f-d408207a4b10&quot;,&quot;properties&quot;:{&quot;noteIndex&quot;:0},&quot;isEdited&quot;:false,&quot;manualOverride&quot;:{&quot;isManuallyOverridden&quot;:false,&quot;citeprocText&quot;:&quot;[32]&quot;,&quot;manualOverrideText&quot;:&quot;&quot;},&quot;citationTag&quot;:&quot;MENDELEY_CITATION_v3_eyJjaXRhdGlvbklEIjoiTUVOREVMRVlfQ0lUQVRJT05fMzkxMTNmNDItYTBiNi00YWFhLWFjNGYtZDQwODIwN2E0YjEw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quot;,&quot;citationItems&quot;:[{&quot;id&quot;:&quot;bcd5db34-bee2-3a8e-9323-610b9b10489b&quot;,&quot;itemData&quot;:{&quot;type&quot;:&quot;chapter&quot;,&quot;id&quot;:&quot;bcd5db34-bee2-3a8e-9323-610b9b10489b&quot;,&quot;title&quot;:&quot;Amazon Web Services (AWS) – An Overview of the On-Demand Cloud Computing Platform&quot;,&quot;groupId&quot;:&quot;6e6d66fd-f91c-3762-9472-8b1793e7f63e&quot;,&quot;author&quot;:[{&quot;family&quot;:&quot;Hashemipour&quot;,&quot;given&quot;:&quot;Sadegh&quot;,&quot;parse-names&quot;:false,&quot;dropping-particle&quot;:&quot;&quot;,&quot;non-dropping-particle&quot;:&quot;&quot;},{&quot;family&quot;:&quot;Ali&quot;,&quot;given&quot;:&quot;Maaruf&quot;,&quot;parse-names&quot;:false,&quot;dropping-particle&quot;:&quot;&quot;,&quot;non-dropping-particle&quot;:&quot;&quot;}],&quot;DOI&quot;:&quot;10.1007/978-3-030-60036-5_3&quot;,&quot;issued&quot;:{&quot;date-parts&quot;:[[2020]]},&quot;page&quot;:&quot;40-47&quot;,&quot;container-title-short&quot;:&quot;&quot;},&quot;isTemporary&quot;:false,&quot;suppress-author&quot;:false,&quot;composite&quot;:false,&quot;author-only&quot;:false}]},{&quot;citationID&quot;:&quot;MENDELEY_CITATION_56c4e9e8-a339-4854-b92d-b4a3b27674ad&quot;,&quot;properties&quot;:{&quot;noteIndex&quot;:0},&quot;isEdited&quot;:false,&quot;manualOverride&quot;:{&quot;isManuallyOverridden&quot;:false,&quot;citeprocText&quot;:&quot;[30]&quot;,&quot;manualOverrideText&quot;:&quot;&quot;},&quot;citationTag&quot;:&quot;MENDELEY_CITATION_v3_eyJjaXRhdGlvbklEIjoiTUVOREVMRVlfQ0lUQVRJT05fNTZjNGU5ZTgtYTMzOS00ODU0LWI5MmQtYjRhM2IyNzY3NGFk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quot;,&quot;citationItems&quot;:[{&quot;id&quot;:&quot;4b9a248b-0f98-3d92-a4f3-bc0e9d234235&quot;,&quot;itemData&quot;:{&quot;type&quot;:&quot;chapter&quot;,&quot;id&quot;:&quot;4b9a248b-0f98-3d92-a4f3-bc0e9d234235&quot;,&quot;title&quot;:&quot;Amazon Web Services&quot;,&quot;groupId&quot;:&quot;6e6d66fd-f91c-3762-9472-8b1793e7f63e&quot;,&quot;author&quot;:[{&quot;family&quot;:&quot;Zadka&quot;,&quot;given&quot;:&quot;Moshe&quot;,&quot;parse-names&quot;:false,&quot;dropping-particle&quot;:&quot;&quot;,&quot;non-dropping-particle&quot;:&quot;&quot;}],&quot;container-title&quot;:&quot;DevOps in Python&quot;,&quot;DOI&quot;:&quot;10.1007/978-1-4842-7996-0_13&quot;,&quot;issued&quot;:{&quot;date-parts&quot;:[[2022]]},&quot;publisher-place&quot;:&quot;Berkeley, CA&quot;,&quot;page&quot;:&quot;187-200&quot;,&quot;publisher&quot;:&quot;Apress&quot;,&quot;container-title-short&quot;:&quot;&quot;},&quot;isTemporary&quot;:false,&quot;suppress-author&quot;:false,&quot;composite&quot;:false,&quot;author-only&quot;:false}]},{&quot;citationID&quot;:&quot;MENDELEY_CITATION_bc97763c-061c-4193-8f4f-7fa191b1c941&quot;,&quot;properties&quot;:{&quot;noteIndex&quot;:0},&quot;isEdited&quot;:false,&quot;manualOverride&quot;:{&quot;isManuallyOverridden&quot;:false,&quot;citeprocText&quot;:&quot;[30]&quot;,&quot;manualOverrideText&quot;:&quot;&quot;},&quot;citationTag&quot;:&quot;MENDELEY_CITATION_v3_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&quot;,&quot;citationItems&quot;:[{&quot;id&quot;:&quot;4b9a248b-0f98-3d92-a4f3-bc0e9d234235&quot;,&quot;itemData&quot;:{&quot;type&quot;:&quot;chapter&quot;,&quot;id&quot;:&quot;4b9a248b-0f98-3d92-a4f3-bc0e9d234235&quot;,&quot;title&quot;:&quot;Amazon Web Services&quot;,&quot;groupId&quot;:&quot;6e6d66fd-f91c-3762-9472-8b1793e7f63e&quot;,&quot;author&quot;:[{&quot;family&quot;:&quot;Zadka&quot;,&quot;given&quot;:&quot;Moshe&quot;,&quot;parse-names&quot;:false,&quot;dropping-particle&quot;:&quot;&quot;,&quot;non-dropping-particle&quot;:&quot;&quot;}],&quot;container-title&quot;:&quot;DevOps in Python&quot;,&quot;DOI&quot;:&quot;10.1007/978-1-4842-7996-0_13&quot;,&quot;issued&quot;:{&quot;date-parts&quot;:[[2022]]},&quot;publisher-place&quot;:&quot;Berkeley, CA&quot;,&quot;page&quot;:&quot;187-200&quot;,&quot;publisher&quot;:&quot;Apress&quot;,&quot;container-title-short&quot;:&quot;&quot;},&quot;isTemporary&quot;:false,&quot;suppress-author&quot;:false,&quot;composite&quot;:false,&quot;author-only&quot;:false}]},{&quot;citationID&quot;:&quot;MENDELEY_CITATION_dece1b45-7769-442d-94f0-53520f9b7ac8&quot;,&quot;properties&quot;:{&quot;noteIndex&quot;:0},&quot;isEdited&quot;:false,&quot;manualOverride&quot;:{&quot;isManuallyOverridden&quot;:false,&quot;citeprocText&quot;:&quot;[31]&quot;,&quot;manualOverrideText&quot;:&quot;&quot;},&quot;citationTag&quot;:&quot;MENDELEY_CITATION_v3_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&quot;,&quot;citationItems&quot;:[{&quot;id&quot;:&quot;1f2056de-ed91-3d74-8f8a-7edd705ce885&quot;,&quot;itemData&quot;:{&quot;type&quot;:&quot;chapter&quot;,&quot;id&quot;:&quot;1f2056de-ed91-3d74-8f8a-7edd705ce885&quot;,&quot;title&quot;:&quot;Overview of Amazon Web Services&quot;,&quot;groupId&quot;:&quot;6e6d66fd-f91c-3762-9472-8b1793e7f63e&quot;,&quot;author&quot;:[{&quot;family&quot;:&quot;Mustafa&quot;,&quot;given&quot;:&quot;Osama&quot;,&quot;parse-names&quot;:false,&quot;dropping-particle&quot;:&quot;&quot;,&quot;non-dropping-particle&quot;:&quot;&quot;}],&quot;container-title&quot;:&quot;A Complete Guide to DevOps with AWS&quot;,&quot;DOI&quot;:&quot;10.1007/978-1-4842-9303-4_1&quot;,&quot;issued&quot;:{&quot;date-parts&quot;:[[2023]]},&quot;publisher-place&quot;:&quot;Berkeley, CA&quot;,&quot;page&quot;:&quot;1-35&quot;,&quot;publisher&quot;:&quot;Apress&quot;,&quot;container-title-short&quot;:&quot;&quot;},&quot;isTemporary&quot;:false,&quot;suppress-author&quot;:false,&quot;composite&quot;:false,&quot;author-only&quot;:false}]},{&quot;citationID&quot;:&quot;MENDELEY_CITATION_fb0d4d7a-f3d9-4f10-8b78-9039e9dbc484&quot;,&quot;properties&quot;:{&quot;noteIndex&quot;:0},&quot;isEdited&quot;:false,&quot;manualOverride&quot;:{&quot;isManuallyOverridden&quot;:false,&quot;citeprocText&quot;:&quot;[32]&quot;,&quot;manualOverrideText&quot;:&quot;&quot;},&quot;citationTag&quot;:&quot;MENDELEY_CITATION_v3_eyJjaXRhdGlvbklEIjoiTUVOREVMRVlfQ0lUQVRJT05fZmIwZDRkN2EtZjNkOS00ZjEwLThiNzgtOTAzOWU5ZGJjNDg0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quot;,&quot;citationItems&quot;:[{&quot;id&quot;:&quot;bcd5db34-bee2-3a8e-9323-610b9b10489b&quot;,&quot;itemData&quot;:{&quot;type&quot;:&quot;chapter&quot;,&quot;id&quot;:&quot;bcd5db34-bee2-3a8e-9323-610b9b10489b&quot;,&quot;title&quot;:&quot;Amazon Web Services (AWS) – An Overview of the On-Demand Cloud Computing Platform&quot;,&quot;groupId&quot;:&quot;6e6d66fd-f91c-3762-9472-8b1793e7f63e&quot;,&quot;author&quot;:[{&quot;family&quot;:&quot;Hashemipour&quot;,&quot;given&quot;:&quot;Sadegh&quot;,&quot;parse-names&quot;:false,&quot;dropping-particle&quot;:&quot;&quot;,&quot;non-dropping-particle&quot;:&quot;&quot;},{&quot;family&quot;:&quot;Ali&quot;,&quot;given&quot;:&quot;Maaruf&quot;,&quot;parse-names&quot;:false,&quot;dropping-particle&quot;:&quot;&quot;,&quot;non-dropping-particle&quot;:&quot;&quot;}],&quot;DOI&quot;:&quot;10.1007/978-3-030-60036-5_3&quot;,&quot;issued&quot;:{&quot;date-parts&quot;:[[2020]]},&quot;page&quot;:&quot;40-47&quot;,&quot;container-title-short&quot;:&quot;&quot;},&quot;isTemporary&quot;:false,&quot;suppress-author&quot;:false,&quot;composite&quot;:false,&quot;author-only&quot;:false}]},{&quot;citationID&quot;:&quot;MENDELEY_CITATION_4e82e949-18ce-412f-972e-4082925f3ce8&quot;,&quot;properties&quot;:{&quot;noteIndex&quot;:0},&quot;isEdited&quot;:false,&quot;manualOverride&quot;:{&quot;isManuallyOverridden&quot;:false,&quot;citeprocText&quot;:&quot;[32]&quot;,&quot;manualOverrideText&quot;:&quot;&quot;},&quot;citationTag&quot;:&quot;MENDELEY_CITATION_v3_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&quot;,&quot;citationItems&quot;:[{&quot;id&quot;:&quot;bcd5db34-bee2-3a8e-9323-610b9b10489b&quot;,&quot;itemData&quot;:{&quot;type&quot;:&quot;chapter&quot;,&quot;id&quot;:&quot;bcd5db34-bee2-3a8e-9323-610b9b10489b&quot;,&quot;title&quot;:&quot;Amazon Web Services (AWS) – An Overview of the On-Demand Cloud Computing Platform&quot;,&quot;groupId&quot;:&quot;6e6d66fd-f91c-3762-9472-8b1793e7f63e&quot;,&quot;author&quot;:[{&quot;family&quot;:&quot;Hashemipour&quot;,&quot;given&quot;:&quot;Sadegh&quot;,&quot;parse-names&quot;:false,&quot;dropping-particle&quot;:&quot;&quot;,&quot;non-dropping-particle&quot;:&quot;&quot;},{&quot;family&quot;:&quot;Ali&quot;,&quot;given&quot;:&quot;Maaruf&quot;,&quot;parse-names&quot;:false,&quot;dropping-particle&quot;:&quot;&quot;,&quot;non-dropping-particle&quot;:&quot;&quot;}],&quot;DOI&quot;:&quot;10.1007/978-3-030-60036-5_3&quot;,&quot;issued&quot;:{&quot;date-parts&quot;:[[2020]]},&quot;page&quot;:&quot;40-47&quot;,&quot;container-title-short&quot;:&quot;&quot;},&quot;isTemporary&quot;:false,&quot;suppress-author&quot;:false,&quot;composite&quot;:false,&quot;author-only&quot;:false}]},{&quot;citationID&quot;:&quot;MENDELEY_CITATION_d0b846c1-4ec8-4fff-b808-038b6131a88d&quot;,&quot;properties&quot;:{&quot;noteIndex&quot;:0},&quot;isEdited&quot;:false,&quot;manualOverride&quot;:{&quot;isManuallyOverridden&quot;:false,&quot;citeprocText&quot;:&quot;[33]&quot;,&quot;manualOverrideText&quot;:&quot;&quot;},&quot;citationTag&quot;:&quot;MENDELEY_CITATION_v3_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&quot;,&quot;citationItems&quot;:[{&quot;id&quot;:&quot;8f087de4-91e3-33eb-9812-40234a35bfbc&quot;,&quot;itemData&quot;:{&quot;type&quot;:&quot;paper-conference&quot;,&quot;id&quot;:&quot;8f087de4-91e3-33eb-9812-40234a35bfbc&quot;,&quot;title&quot;:&quot;Cloud enabled media streaming using Amazon Web Services&quot;,&quot;groupId&quot;:&quot;6e6d66fd-f91c-3762-9472-8b1793e7f63e&quot;,&quot;author&quot;:[{&quot;family&quot;:&quot;Kumar&quot;,&quot;given&quot;:&quot;V.D. Ambeth&quot;,&quot;parse-names&quot;:false,&quot;dropping-particle&quot;:&quot;&quot;,&quot;non-dropping-particle&quot;:&quot;&quot;},{&quot;family&quot;:&quot;Kumar&quot;,&quot;given&quot;:&quot;V.D. Ashok&quot;,&quot;parse-names&quot;:false,&quot;dropping-particle&quot;:&quot;&quot;,&quot;non-dropping-particle&quot;:&quot;&quot;},{&quot;family&quot;:&quot;Divakar&quot;,&quot;given&quot;:&quot;H.&quot;,&quot;parse-names&quot;:false,&quot;dropping-particle&quot;:&quot;&quot;,&quot;non-dropping-particle&quot;:&quot;&quot;},{&quot;family&quot;:&quot;Gokul&quot;,&quot;given&quot;:&quot;R.&quot;,&quot;parse-names&quot;:false,&quot;dropping-particle&quot;:&quot;&quot;,&quot;non-dropping-particle&quot;:&quot;&quot;}],&quot;container-title&quot;:&quot;2017 IEEE International Conference on Smart Technologies and Management for Computing, Communication, Controls, Energy and Materials (ICSTM)&quot;,&quot;DOI&quot;:&quot;10.1109/ICSTM.2017.8089150&quot;,&quot;ISBN&quot;:&quot;978-1-5090-5918-8&quot;,&quot;issued&quot;:{&quot;date-parts&quot;:[[2017,8]]},&quot;page&quot;:&quot;195-198&quot;,&quot;publisher&quot;:&quot;IEEE&quot;,&quot;container-title-short&quot;:&quot;&quot;},&quot;isTemporary&quot;:false,&quot;suppress-author&quot;:false,&quot;composite&quot;:false,&quot;author-only&quot;:false}]},{&quot;citationID&quot;:&quot;MENDELEY_CITATION_23321dd3-4a34-4139-bc04-aaa42d271200&quot;,&quot;properties&quot;:{&quot;noteIndex&quot;:0},&quot;isEdited&quot;:false,&quot;manualOverride&quot;:{&quot;isManuallyOverridden&quot;:false,&quot;citeprocText&quot;:&quot;[33]&quot;,&quot;manualOverrideText&quot;:&quot;&quot;},&quot;citationTag&quot;:&quot;MENDELEY_CITATION_v3_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&quot;,&quot;citationItems&quot;:[{&quot;id&quot;:&quot;8f087de4-91e3-33eb-9812-40234a35bfbc&quot;,&quot;itemData&quot;:{&quot;type&quot;:&quot;paper-conference&quot;,&quot;id&quot;:&quot;8f087de4-91e3-33eb-9812-40234a35bfbc&quot;,&quot;title&quot;:&quot;Cloud enabled media streaming using Amazon Web Services&quot;,&quot;groupId&quot;:&quot;6e6d66fd-f91c-3762-9472-8b1793e7f63e&quot;,&quot;author&quot;:[{&quot;family&quot;:&quot;Kumar&quot;,&quot;given&quot;:&quot;V.D. Ambeth&quot;,&quot;parse-names&quot;:false,&quot;dropping-particle&quot;:&quot;&quot;,&quot;non-dropping-particle&quot;:&quot;&quot;},{&quot;family&quot;:&quot;Kumar&quot;,&quot;given&quot;:&quot;V.D. Ashok&quot;,&quot;parse-names&quot;:false,&quot;dropping-particle&quot;:&quot;&quot;,&quot;non-dropping-particle&quot;:&quot;&quot;},{&quot;family&quot;:&quot;Divakar&quot;,&quot;given&quot;:&quot;H.&quot;,&quot;parse-names&quot;:false,&quot;dropping-particle&quot;:&quot;&quot;,&quot;non-dropping-particle&quot;:&quot;&quot;},{&quot;family&quot;:&quot;Gokul&quot;,&quot;given&quot;:&quot;R.&quot;,&quot;parse-names&quot;:false,&quot;dropping-particle&quot;:&quot;&quot;,&quot;non-dropping-particle&quot;:&quot;&quot;}],&quot;container-title&quot;:&quot;2017 IEEE International Conference on Smart Technologies and Management for Computing, Communication, Controls, Energy and Materials (ICSTM)&quot;,&quot;DOI&quot;:&quot;10.1109/ICSTM.2017.8089150&quot;,&quot;ISBN&quot;:&quot;978-1-5090-5918-8&quot;,&quot;issued&quot;:{&quot;date-parts&quot;:[[2017,8]]},&quot;page&quot;:&quot;195-198&quot;,&quot;publisher&quot;:&quot;IEEE&quot;,&quot;container-title-short&quot;:&quot;&quot;},&quot;isTemporary&quot;:false,&quot;suppress-author&quot;:false,&quot;composite&quot;:false,&quot;author-only&quot;:false}]},{&quot;citationID&quot;:&quot;MENDELEY_CITATION_eadeb3b0-961b-48ec-87dc-5311f602cdb1&quot;,&quot;properties&quot;:{&quot;noteIndex&quot;:0},&quot;isEdited&quot;:false,&quot;manualOverride&quot;:{&quot;isManuallyOverridden&quot;:false,&quot;citeprocText&quot;:&quot;[34]&quot;,&quot;manualOverrideText&quot;:&quot;&quot;},&quot;citationTag&quot;:&quot;MENDELEY_CITATION_v3_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&quot;,&quot;citationItems&quot;:[{&quot;id&quot;:&quot;b7e0e162-7b57-304c-8bf8-2d6380e7591a&quot;,&quot;itemData&quot;:{&quot;type&quot;:&quot;paper-conference&quot;,&quot;id&quot;:&quot;b7e0e162-7b57-304c-8bf8-2d6380e7591a&quot;,&quot;title&quot;:&quot;Tutorial: Hands on Introduction to Amazon Web Services&quot;,&quot;groupId&quot;:&quot;6e6d66fd-f91c-3762-9472-8b1793e7f63e&quot;,&quot;author&quot;:[{&quot;family&quot;:&quot;Krause&quot;,&quot;given&quot;:&quot;Steffen&quot;,&quot;parse-names&quot;:false,&quot;dropping-particle&quot;:&quot;&quot;,&quot;non-dropping-particle&quot;:&quot;&quot;}],&quot;container-title&quot;:&quot;2013 IEEE/ACM 6th International Conference on Utility and Cloud Computing&quot;,&quot;DOI&quot;:&quot;10.1109/UCC.2013.16&quot;,&quot;ISBN&quot;:&quot;978-0-7695-5152-4&quot;,&quot;issued&quot;:{&quot;date-parts&quot;:[[2013,12]]},&quot;page&quot;:&quot;xxx-xxx&quot;,&quot;publisher&quot;:&quot;IEEE&quot;,&quot;container-title-short&quot;:&quot;&quot;},&quot;isTemporary&quot;:false,&quot;suppress-author&quot;:false,&quot;composite&quot;:false,&quot;author-only&quot;:false}]},{&quot;citationID&quot;:&quot;MENDELEY_CITATION_798e3680-dcb5-49a7-9608-bac69fb679bd&quot;,&quot;properties&quot;:{&quot;noteIndex&quot;:0},&quot;isEdited&quot;:false,&quot;manualOverride&quot;:{&quot;isManuallyOverridden&quot;:false,&quot;citeprocText&quot;:&quot;[34]&quot;,&quot;manualOverrideText&quot;:&quot;&quot;},&quot;citationTag&quot;:&quot;MENDELEY_CITATION_v3_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&quot;,&quot;citationItems&quot;:[{&quot;id&quot;:&quot;b7e0e162-7b57-304c-8bf8-2d6380e7591a&quot;,&quot;itemData&quot;:{&quot;type&quot;:&quot;paper-conference&quot;,&quot;id&quot;:&quot;b7e0e162-7b57-304c-8bf8-2d6380e7591a&quot;,&quot;title&quot;:&quot;Tutorial: Hands on Introduction to Amazon Web Services&quot;,&quot;groupId&quot;:&quot;6e6d66fd-f91c-3762-9472-8b1793e7f63e&quot;,&quot;author&quot;:[{&quot;family&quot;:&quot;Krause&quot;,&quot;given&quot;:&quot;Steffen&quot;,&quot;parse-names&quot;:false,&quot;dropping-particle&quot;:&quot;&quot;,&quot;non-dropping-particle&quot;:&quot;&quot;}],&quot;container-title&quot;:&quot;2013 IEEE/ACM 6th International Conference on Utility and Cloud Computing&quot;,&quot;DOI&quot;:&quot;10.1109/UCC.2013.16&quot;,&quot;ISBN&quot;:&quot;978-0-7695-5152-4&quot;,&quot;issued&quot;:{&quot;date-parts&quot;:[[2013,12]]},&quot;page&quot;:&quot;xxx-xxx&quot;,&quot;publisher&quot;:&quot;IEEE&quot;,&quot;container-title-short&quot;:&quot;&quot;},&quot;isTemporary&quot;:false,&quot;suppress-author&quot;:false,&quot;composite&quot;:false,&quot;author-only&quot;:false}]},{&quot;citationID&quot;:&quot;MENDELEY_CITATION_88b3518b-e5f4-41ba-a676-56ca41f7c7ca&quot;,&quot;properties&quot;:{&quot;noteIndex&quot;:0},&quot;isEdited&quot;:false,&quot;manualOverride&quot;:{&quot;isManuallyOverridden&quot;:false,&quot;citeprocText&quot;:&quot;[35]&quot;,&quot;manualOverrideText&quot;:&quot;&quot;},&quot;citationTag&quot;:&quot;MENDELEY_CITATION_v3_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&quot;,&quot;citationItems&quot;:[{&quot;id&quot;:&quot;2d749989-4c21-3619-b218-6e656e1726f9&quot;,&quot;itemData&quot;:{&quot;type&quot;:&quot;article-journal&quot;,&quot;id&quot;:&quot;2d749989-4c21-3619-b218-6e656e1726f9&quot;,&quot;title&quot;:&quot;Study and Analysis of Components and Impact of AWS on Cloud Computing&quot;,&quot;groupId&quot;:&quot;6e6d66fd-f91c-3762-9472-8b1793e7f63e&quot;,&quot;author&quot;:[{&quot;family&quot;:&quot;Shams&quot;,&quot;given&quot;:&quot;Md. Shadab&quot;,&quot;parse-names&quot;:false,&quot;dropping-particle&quot;:&quot;&quot;,&quot;non-dropping-particle&quot;:&quot;&quot;},{&quot;family&quot;:&quot;Ali&quot;,&quot;given&quot;:&quot;S.M. Asif&quot;,&quot;parse-names&quot;:false,&quot;dropping-particle&quot;:&quot;&quot;,&quot;non-dropping-particle&quot;:&quot;&quot;},{&quot;family&quot;:&quot;Sattar&quot;,&quot;given&quot;:&quot;Arif Mohammad&quot;,&quot;parse-names&quot;:false,&quot;dropping-particle&quot;:&quot;&quot;,&quot;non-dropping-particle&quot;:&quot;&quot;},{&quot;family&quot;:&quot;Ranjan&quot;,&quot;given&quot;:&quot;Mritunjay Kr.&quot;,&quot;parse-names&quot;:false,&quot;dropping-particle&quot;:&quot;&quot;,&quot;non-dropping-particle&quot;:&quot;&quot;}],&quot;container-title&quot;:&quot;RECENT TRENDS IN PARALLEL COMPUTING&quot;,&quot;DOI&quot;:&quot;10.37591/rtpc.v10i1.515&quot;,&quot;ISSN&quot;:&quot;23938749&quot;,&quot;issued&quot;:{&quot;date-parts&quot;:[[2023]]},&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83B68BB152B374F93E296DB263E882A" ma:contentTypeVersion="11" ma:contentTypeDescription="Crear nuevo documento." ma:contentTypeScope="" ma:versionID="ef2091fad6597a255e2eb39d582cc956">
  <xsd:schema xmlns:xsd="http://www.w3.org/2001/XMLSchema" xmlns:xs="http://www.w3.org/2001/XMLSchema" xmlns:p="http://schemas.microsoft.com/office/2006/metadata/properties" xmlns:ns3="257ec338-62e0-47c7-bf02-8c59d0f16171" targetNamespace="http://schemas.microsoft.com/office/2006/metadata/properties" ma:root="true" ma:fieldsID="5c71130158b7f3b4bbd876d4c48c6a68" ns3:_="">
    <xsd:import namespace="257ec338-62e0-47c7-bf02-8c59d0f161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c338-62e0-47c7-bf02-8c59d0f161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57ec338-62e0-47c7-bf02-8c59d0f16171" xsi:nil="true"/>
  </documentManagement>
</p:properties>
</file>

<file path=customXml/itemProps1.xml><?xml version="1.0" encoding="utf-8"?>
<ds:datastoreItem xmlns:ds="http://schemas.openxmlformats.org/officeDocument/2006/customXml" ds:itemID="{E26C483A-7FF4-4AE2-83D0-D9C81E938F90}">
  <ds:schemaRefs>
    <ds:schemaRef ds:uri="http://schemas.openxmlformats.org/officeDocument/2006/bibliography"/>
  </ds:schemaRefs>
</ds:datastoreItem>
</file>

<file path=customXml/itemProps2.xml><?xml version="1.0" encoding="utf-8"?>
<ds:datastoreItem xmlns:ds="http://schemas.openxmlformats.org/officeDocument/2006/customXml" ds:itemID="{5A7423F5-5071-4B27-B8AD-7BAC52F28F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c338-62e0-47c7-bf02-8c59d0f161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3AE99D-0F40-48E4-A40C-7640CA99B8F6}">
  <ds:schemaRefs>
    <ds:schemaRef ds:uri="http://schemas.microsoft.com/sharepoint/v3/contenttype/forms"/>
  </ds:schemaRefs>
</ds:datastoreItem>
</file>

<file path=customXml/itemProps4.xml><?xml version="1.0" encoding="utf-8"?>
<ds:datastoreItem xmlns:ds="http://schemas.openxmlformats.org/officeDocument/2006/customXml" ds:itemID="{9653BDA1-7710-47D5-8410-6DDB49449CAC}">
  <ds:schemaRefs>
    <ds:schemaRef ds:uri="http://schemas.microsoft.com/office/2006/metadata/properties"/>
    <ds:schemaRef ds:uri="http://schemas.microsoft.com/office/infopath/2007/PartnerControls"/>
    <ds:schemaRef ds:uri="257ec338-62e0-47c7-bf02-8c59d0f16171"/>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10764</Words>
  <Characters>59202</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VALESKA SOFIA CHICA VALFRE</dc:creator>
  <cp:keywords/>
  <dc:description/>
  <cp:lastModifiedBy>JHON BYRON LETURNE PLUAS</cp:lastModifiedBy>
  <cp:revision>3</cp:revision>
  <cp:lastPrinted>2024-02-11T04:40:00Z</cp:lastPrinted>
  <dcterms:created xsi:type="dcterms:W3CDTF">2024-02-11T04:40:00Z</dcterms:created>
  <dcterms:modified xsi:type="dcterms:W3CDTF">2024-02-11T04:43:00Z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0x010100383B68BB152B374F93E296DB263E882A</vt:lpwstr>
  </property>
</Properties>
</file>